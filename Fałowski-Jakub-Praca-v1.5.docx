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w:t>
      </w:r>
      <w:proofErr w:type="spellStart"/>
      <w:r>
        <w:t>Fałowski</w:t>
      </w:r>
      <w:proofErr w:type="spellEnd"/>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Bidi"/>
              <w:sz w:val="22"/>
              <w:szCs w:val="22"/>
              <w:lang w:eastAsia="en-US"/>
            </w:rPr>
            <w:id w:val="862405634"/>
            <w:docPartObj>
              <w:docPartGallery w:val="Table of Contents"/>
              <w:docPartUnique/>
            </w:docPartObj>
          </w:sdtPr>
          <w:sdtContent>
            <w:p w14:paraId="27CBB9D7" w14:textId="71031543" w:rsidR="00CA4A4A" w:rsidRPr="00D57D26" w:rsidRDefault="00CA4A4A" w:rsidP="00CA4A4A">
              <w:pPr>
                <w:pStyle w:val="Nagwekspisutreci"/>
                <w:rPr>
                  <w:rFonts w:asciiTheme="minorHAnsi" w:eastAsiaTheme="minorHAnsi" w:hAnsiTheme="minorHAnsi" w:cstheme="minorBidi"/>
                  <w:sz w:val="22"/>
                  <w:szCs w:val="22"/>
                  <w:lang w:eastAsia="en-US"/>
                </w:rPr>
              </w:pPr>
              <w:r>
                <w:t>Spis treści</w:t>
              </w:r>
            </w:p>
            <w:p w14:paraId="4DA52E4B" w14:textId="77777777" w:rsidR="00CA4A4A" w:rsidRDefault="00CA4A4A" w:rsidP="00CA4A4A">
              <w:pPr>
                <w:rPr>
                  <w:rFonts w:cstheme="minorHAnsi"/>
                </w:rPr>
              </w:pPr>
            </w:p>
            <w:p w14:paraId="54EDCE22" w14:textId="77777777" w:rsidR="00CA4A4A" w:rsidRDefault="00CA4A4A" w:rsidP="00CA4A4A">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4209D4DB" w14:textId="77F87DCD" w:rsidR="00CA4A4A" w:rsidRDefault="00143D3A" w:rsidP="00CA4A4A">
              <w:pPr>
                <w:pStyle w:val="Akapitzlist"/>
                <w:numPr>
                  <w:ilvl w:val="1"/>
                  <w:numId w:val="2"/>
                </w:numPr>
                <w:rPr>
                  <w:rFonts w:asciiTheme="minorHAnsi" w:hAnsiTheme="minorHAnsi" w:cstheme="minorHAnsi"/>
                  <w:lang w:eastAsia="pl-PL"/>
                </w:rPr>
              </w:pPr>
              <w:bookmarkStart w:id="0" w:name="_Ref125387219"/>
              <w:r>
                <w:rPr>
                  <w:rFonts w:asciiTheme="minorHAnsi" w:hAnsiTheme="minorHAnsi" w:cstheme="minorHAnsi"/>
                  <w:lang w:eastAsia="pl-PL"/>
                </w:rPr>
                <w:t>Problematyka</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4</w:t>
              </w:r>
              <w:bookmarkEnd w:id="0"/>
            </w:p>
            <w:p w14:paraId="0E379B9F" w14:textId="7B64AC8C" w:rsidR="00CA4A4A" w:rsidRDefault="00CA4A4A" w:rsidP="00CA4A4A">
              <w:pPr>
                <w:pStyle w:val="Akapitzlist"/>
                <w:numPr>
                  <w:ilvl w:val="1"/>
                  <w:numId w:val="2"/>
                </w:numPr>
                <w:rPr>
                  <w:rFonts w:asciiTheme="minorHAnsi" w:hAnsiTheme="minorHAnsi" w:cstheme="minorHAnsi"/>
                  <w:lang w:eastAsia="pl-PL"/>
                </w:rPr>
              </w:pPr>
              <w:r w:rsidRPr="00A01FF6">
                <w:rPr>
                  <w:rFonts w:cstheme="minorHAnsi"/>
                  <w:lang w:eastAsia="pl-PL"/>
                </w:rPr>
                <w:t>Cel i założenia</w:t>
              </w:r>
              <w:r w:rsidR="00CB5EF6">
                <w:rPr>
                  <w:rFonts w:cstheme="minorHAnsi"/>
                  <w:lang w:eastAsia="pl-PL"/>
                </w:rPr>
                <w:tab/>
              </w:r>
              <w:r w:rsidR="00CB5EF6">
                <w:rPr>
                  <w:rFonts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0659CFDF" w14:textId="2942708C" w:rsidR="00CA4A4A" w:rsidRPr="00CB5EF6" w:rsidRDefault="00CB5EF6" w:rsidP="00CA4A4A">
              <w:pPr>
                <w:pStyle w:val="Akapitzlist"/>
                <w:numPr>
                  <w:ilvl w:val="1"/>
                  <w:numId w:val="2"/>
                </w:numPr>
                <w:rPr>
                  <w:rFonts w:cstheme="minorHAnsi"/>
                  <w:lang w:eastAsia="pl-PL"/>
                </w:rPr>
              </w:pPr>
              <w:r>
                <w:rPr>
                  <w:rFonts w:asciiTheme="minorHAnsi" w:hAnsiTheme="minorHAnsi" w:cstheme="minorHAnsi"/>
                  <w:lang w:eastAsia="pl-PL"/>
                </w:rPr>
                <w:t>Diagram UML</w:t>
              </w:r>
              <w:r>
                <w:rPr>
                  <w:rFonts w:asciiTheme="minorHAnsi" w:hAnsiTheme="minorHAnsi" w:cstheme="minorHAnsi"/>
                  <w:lang w:eastAsia="pl-PL"/>
                </w:rPr>
                <w:tab/>
              </w:r>
              <w:r>
                <w:rPr>
                  <w:rFonts w:asciiTheme="minorHAnsi" w:hAnsiTheme="minorHAnsi" w:cstheme="minorHAnsi"/>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t xml:space="preserve">        </w:t>
              </w:r>
              <w:r>
                <w:rPr>
                  <w:rFonts w:asciiTheme="minorHAnsi" w:hAnsiTheme="minorHAnsi" w:cstheme="minorHAnsi"/>
                  <w:color w:val="000000" w:themeColor="text1"/>
                  <w:lang w:eastAsia="pl-PL"/>
                </w:rPr>
                <w:t>5</w:t>
              </w:r>
            </w:p>
            <w:p w14:paraId="74E470FD" w14:textId="0EE8DF0C" w:rsidR="00CB5EF6" w:rsidRPr="007A3C27" w:rsidRDefault="00CB5EF6" w:rsidP="00CA4A4A">
              <w:pPr>
                <w:pStyle w:val="Akapitzlist"/>
                <w:numPr>
                  <w:ilvl w:val="1"/>
                  <w:numId w:val="2"/>
                </w:numPr>
                <w:rPr>
                  <w:rFonts w:cstheme="minorHAnsi"/>
                  <w:lang w:eastAsia="pl-PL"/>
                </w:rPr>
              </w:pPr>
              <w:r>
                <w:rPr>
                  <w:rFonts w:asciiTheme="minorHAnsi" w:hAnsiTheme="minorHAnsi" w:cstheme="minorHAnsi"/>
                  <w:color w:val="000000" w:themeColor="text1"/>
                  <w:lang w:eastAsia="pl-PL"/>
                </w:rPr>
                <w:t>Użyte technologie</w:t>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t xml:space="preserve">        6</w:t>
              </w:r>
            </w:p>
            <w:p w14:paraId="3E885ED3" w14:textId="35127398" w:rsidR="00CA4A4A" w:rsidRPr="00CB5EF6" w:rsidRDefault="00CA4A4A" w:rsidP="00CB5EF6">
              <w:pPr>
                <w:pStyle w:val="Akapitzlist"/>
                <w:numPr>
                  <w:ilvl w:val="1"/>
                  <w:numId w:val="2"/>
                </w:numPr>
                <w:rPr>
                  <w:rFonts w:cstheme="minorHAnsi"/>
                  <w:lang w:eastAsia="pl-PL"/>
                </w:rPr>
              </w:pPr>
              <w:r>
                <w:rPr>
                  <w:rFonts w:asciiTheme="minorHAnsi" w:hAnsiTheme="minorHAnsi" w:cstheme="minorHAnsi"/>
                  <w:color w:val="000000" w:themeColor="text1"/>
                  <w:lang w:eastAsia="pl-PL"/>
                </w:rPr>
                <w:t xml:space="preserve">Użyte </w:t>
              </w:r>
              <w:r w:rsidR="00CB5EF6">
                <w:rPr>
                  <w:rFonts w:asciiTheme="minorHAnsi" w:hAnsiTheme="minorHAnsi" w:cstheme="minorHAnsi"/>
                  <w:color w:val="000000" w:themeColor="text1"/>
                  <w:lang w:eastAsia="pl-PL"/>
                </w:rPr>
                <w:t xml:space="preserve">źródła </w:t>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t xml:space="preserve">        6</w:t>
              </w:r>
            </w:p>
            <w:p w14:paraId="6EFA1C1B" w14:textId="2EF2336B" w:rsid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6</w:t>
              </w:r>
            </w:p>
            <w:p w14:paraId="1CAB50FC" w14:textId="55A49A00" w:rsidR="00CB5EF6" w:rsidRDefault="00CB5EF6" w:rsidP="00CB5EF6">
              <w:pPr>
                <w:pStyle w:val="Akapitzlist"/>
                <w:numPr>
                  <w:ilvl w:val="2"/>
                  <w:numId w:val="2"/>
                </w:numPr>
                <w:rPr>
                  <w:rFonts w:cstheme="minorHAnsi"/>
                  <w:lang w:eastAsia="pl-PL"/>
                </w:rPr>
              </w:pPr>
              <w:r>
                <w:rPr>
                  <w:rFonts w:cstheme="minorHAnsi"/>
                  <w:lang w:eastAsia="pl-PL"/>
                </w:rPr>
                <w:t>Forebet.com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26B4D7C1" w14:textId="55212823" w:rsidR="00CB5EF6" w:rsidRDefault="00CB5EF6" w:rsidP="00CB5EF6">
              <w:pPr>
                <w:pStyle w:val="Akapitzlist"/>
                <w:numPr>
                  <w:ilvl w:val="2"/>
                  <w:numId w:val="2"/>
                </w:numPr>
                <w:rPr>
                  <w:rFonts w:cstheme="minorHAnsi"/>
                  <w:lang w:eastAsia="pl-PL"/>
                </w:rPr>
              </w:pPr>
              <w:r>
                <w:rPr>
                  <w:rFonts w:cstheme="minorHAnsi"/>
                  <w:lang w:eastAsia="pl-PL"/>
                </w:rPr>
                <w:t>FIFA – futhead.com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740DB275" w14:textId="2FBE5C3A" w:rsidR="00CB5EF6" w:rsidRDefault="00CB5EF6" w:rsidP="00CB5EF6">
              <w:pPr>
                <w:pStyle w:val="Akapitzlist"/>
                <w:numPr>
                  <w:ilvl w:val="2"/>
                  <w:numId w:val="2"/>
                </w:numPr>
                <w:rPr>
                  <w:rFonts w:cstheme="minorHAnsi"/>
                  <w:lang w:eastAsia="pl-PL"/>
                </w:rPr>
              </w:pPr>
              <w:r>
                <w:rPr>
                  <w:rFonts w:cstheme="minorHAnsi"/>
                  <w:lang w:eastAsia="pl-PL"/>
                </w:rPr>
                <w:t>Football Manager – fmdataba.com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34E4D963" w14:textId="53505855" w:rsidR="00CB5EF6" w:rsidRP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10AAA311" w14:textId="77777777" w:rsidR="00CA4A4A" w:rsidRPr="001532F2" w:rsidRDefault="00CA4A4A" w:rsidP="00CA4A4A">
              <w:pPr>
                <w:pStyle w:val="Akapitzlist"/>
                <w:ind w:left="360" w:firstLine="0"/>
                <w:rPr>
                  <w:rFonts w:asciiTheme="minorHAnsi" w:hAnsiTheme="minorHAnsi" w:cstheme="minorHAnsi"/>
                  <w:lang w:eastAsia="pl-PL"/>
                </w:rPr>
              </w:pPr>
            </w:p>
            <w:p w14:paraId="7D3E718E" w14:textId="219D34A0"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8</w:t>
              </w:r>
            </w:p>
            <w:p w14:paraId="5F973F22" w14:textId="2A5542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485DE094" w14:textId="78245745" w:rsidR="00CA4A4A" w:rsidRPr="007A3C27" w:rsidRDefault="00CA4A4A" w:rsidP="00CA4A4A">
              <w:pPr>
                <w:pStyle w:val="Akapitzlist"/>
                <w:numPr>
                  <w:ilvl w:val="2"/>
                  <w:numId w:val="2"/>
                </w:numPr>
                <w:rPr>
                  <w:rFonts w:cstheme="minorHAnsi"/>
                  <w:lang w:eastAsia="pl-PL"/>
                </w:rPr>
              </w:pPr>
              <w:r w:rsidRPr="007A3C27">
                <w:rPr>
                  <w:rFonts w:cstheme="minorHAnsi"/>
                  <w:lang w:eastAsia="pl-PL"/>
                </w:rPr>
                <w:t>F</w:t>
              </w:r>
              <w:r w:rsidR="00143D3A">
                <w:rPr>
                  <w:rFonts w:cstheme="minorHAnsi"/>
                  <w:lang w:eastAsia="pl-PL"/>
                </w:rPr>
                <w:t>IFA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547D76D0" w14:textId="01BC721C" w:rsidR="00CA4A4A" w:rsidRDefault="00CA4A4A" w:rsidP="00CA4A4A">
              <w:pPr>
                <w:pStyle w:val="Akapitzlist"/>
                <w:numPr>
                  <w:ilvl w:val="2"/>
                  <w:numId w:val="2"/>
                </w:numPr>
                <w:rPr>
                  <w:rFonts w:cstheme="minorHAnsi"/>
                  <w:lang w:eastAsia="pl-PL"/>
                </w:rPr>
              </w:pPr>
              <w:r>
                <w:rPr>
                  <w:rFonts w:cstheme="minorHAnsi"/>
                  <w:lang w:eastAsia="pl-PL"/>
                </w:rPr>
                <w:t>Football Manager</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1</w:t>
              </w:r>
            </w:p>
            <w:p w14:paraId="6C43FCBA" w14:textId="5CCB5CCF" w:rsidR="00CA4A4A" w:rsidRPr="007A3C27" w:rsidRDefault="00CA4A4A" w:rsidP="00CA4A4A">
              <w:pPr>
                <w:pStyle w:val="Akapitzlist"/>
                <w:numPr>
                  <w:ilvl w:val="2"/>
                  <w:numId w:val="2"/>
                </w:numPr>
                <w:rPr>
                  <w:rFonts w:cstheme="minorHAnsi"/>
                  <w:lang w:eastAsia="pl-PL"/>
                </w:rPr>
              </w:pPr>
              <w:proofErr w:type="spellStart"/>
              <w:r>
                <w:rPr>
                  <w:rFonts w:cstheme="minorHAnsi"/>
                  <w:lang w:eastAsia="pl-PL"/>
                </w:rPr>
                <w:t>Sofascore</w:t>
              </w:r>
              <w:proofErr w:type="spellEnd"/>
              <w:r>
                <w:rPr>
                  <w:rFonts w:cstheme="minorHAnsi"/>
                  <w:lang w:eastAsia="pl-PL"/>
                </w:rPr>
                <w:t xml:space="preserve"> – rzeczywiste statystyki</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3</w:t>
              </w:r>
            </w:p>
            <w:p w14:paraId="07434C62" w14:textId="20000CB0"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1</w:t>
              </w:r>
              <w:r w:rsidR="00494810">
                <w:rPr>
                  <w:lang w:eastAsia="pl-PL"/>
                </w:rPr>
                <w:t>4</w:t>
              </w:r>
            </w:p>
            <w:p w14:paraId="3BD5F2CA" w14:textId="487C8001"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w:t>
              </w:r>
              <w:r w:rsidR="00776689">
                <w:rPr>
                  <w:lang w:eastAsia="pl-PL"/>
                </w:rPr>
                <w:t>8</w:t>
              </w:r>
            </w:p>
            <w:p w14:paraId="19D00926" w14:textId="2B7FE886" w:rsidR="00CA4A4A" w:rsidRDefault="00CA4A4A" w:rsidP="00CA4A4A">
              <w:pPr>
                <w:pStyle w:val="Akapitzlist"/>
                <w:numPr>
                  <w:ilvl w:val="1"/>
                  <w:numId w:val="2"/>
                </w:numPr>
                <w:rPr>
                  <w:lang w:eastAsia="pl-PL"/>
                </w:rPr>
              </w:pPr>
              <w:r>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t xml:space="preserve">  </w:t>
              </w:r>
              <w:r>
                <w:rPr>
                  <w:lang w:eastAsia="pl-PL"/>
                </w:rPr>
                <w:tab/>
              </w:r>
              <w:r>
                <w:rPr>
                  <w:lang w:eastAsia="pl-PL"/>
                </w:rPr>
                <w:tab/>
              </w:r>
              <w:r>
                <w:rPr>
                  <w:lang w:eastAsia="pl-PL"/>
                </w:rPr>
                <w:tab/>
              </w:r>
              <w:r>
                <w:rPr>
                  <w:lang w:eastAsia="pl-PL"/>
                </w:rPr>
                <w:tab/>
                <w:t xml:space="preserve">      </w:t>
              </w:r>
              <w:r w:rsidR="00776689">
                <w:rPr>
                  <w:lang w:eastAsia="pl-PL"/>
                </w:rPr>
                <w:t>18</w:t>
              </w:r>
            </w:p>
            <w:p w14:paraId="5CFBC182" w14:textId="77777777" w:rsidR="00CA4A4A" w:rsidRDefault="00CA4A4A" w:rsidP="00CA4A4A">
              <w:pPr>
                <w:pStyle w:val="Akapitzlist"/>
                <w:ind w:left="360" w:firstLine="0"/>
                <w:rPr>
                  <w:lang w:eastAsia="pl-PL"/>
                </w:rPr>
              </w:pPr>
            </w:p>
            <w:p w14:paraId="413B75BD" w14:textId="48B579B9"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klubów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w:t>
              </w:r>
              <w:r>
                <w:rPr>
                  <w:rFonts w:asciiTheme="minorHAnsi" w:hAnsiTheme="minorHAnsi" w:cstheme="minorHAnsi"/>
                  <w:b/>
                  <w:bCs/>
                  <w:sz w:val="28"/>
                  <w:szCs w:val="28"/>
                  <w:lang w:eastAsia="pl-PL"/>
                </w:rPr>
                <w:tab/>
                <w:t xml:space="preserve">    21</w:t>
              </w:r>
            </w:p>
            <w:p w14:paraId="2120A183" w14:textId="3625EB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w:t>
              </w:r>
              <w:r w:rsidR="00776689">
                <w:rPr>
                  <w:rFonts w:cstheme="minorHAnsi"/>
                  <w:lang w:eastAsia="pl-PL"/>
                </w:rPr>
                <w:t>1</w:t>
              </w:r>
            </w:p>
            <w:p w14:paraId="7BE0EDDC" w14:textId="2FB3EDA6" w:rsidR="00CA4A4A" w:rsidRDefault="00776689" w:rsidP="00CA4A4A">
              <w:pPr>
                <w:pStyle w:val="Akapitzlist"/>
                <w:numPr>
                  <w:ilvl w:val="2"/>
                  <w:numId w:val="2"/>
                </w:numPr>
                <w:rPr>
                  <w:rFonts w:cstheme="minorHAnsi"/>
                  <w:lang w:eastAsia="pl-PL"/>
                </w:rPr>
              </w:pPr>
              <w:r>
                <w:rPr>
                  <w:rFonts w:cstheme="minorHAnsi"/>
                  <w:lang w:eastAsia="pl-PL"/>
                </w:rPr>
                <w:t>System na podstawie ostatnich rezultatów</w:t>
              </w:r>
              <w:r w:rsidR="00CA4A4A">
                <w:rPr>
                  <w:rFonts w:cstheme="minorHAnsi"/>
                  <w:lang w:eastAsia="pl-PL"/>
                </w:rPr>
                <w:tab/>
              </w:r>
              <w:r w:rsidR="00CA4A4A">
                <w:rPr>
                  <w:rFonts w:cstheme="minorHAnsi"/>
                  <w:lang w:eastAsia="pl-PL"/>
                </w:rPr>
                <w:tab/>
              </w:r>
              <w:r w:rsidR="00CA4A4A">
                <w:rPr>
                  <w:rFonts w:cstheme="minorHAnsi"/>
                  <w:lang w:eastAsia="pl-PL"/>
                </w:rPr>
                <w:tab/>
              </w:r>
              <w:r w:rsidR="00CA4A4A">
                <w:rPr>
                  <w:rFonts w:cstheme="minorHAnsi"/>
                  <w:lang w:eastAsia="pl-PL"/>
                </w:rPr>
                <w:tab/>
              </w:r>
              <w:r>
                <w:rPr>
                  <w:rFonts w:cstheme="minorHAnsi"/>
                  <w:lang w:eastAsia="pl-PL"/>
                </w:rPr>
                <w:tab/>
                <w:t xml:space="preserve">     </w:t>
              </w:r>
              <w:r w:rsidR="00CA4A4A">
                <w:rPr>
                  <w:rFonts w:cstheme="minorHAnsi"/>
                  <w:lang w:eastAsia="pl-PL"/>
                </w:rPr>
                <w:t>2</w:t>
              </w:r>
              <w:r>
                <w:rPr>
                  <w:rFonts w:cstheme="minorHAnsi"/>
                  <w:lang w:eastAsia="pl-PL"/>
                </w:rPr>
                <w:t>1</w:t>
              </w:r>
            </w:p>
            <w:p w14:paraId="24B0D3D2" w14:textId="5DECACBB" w:rsidR="00776689" w:rsidRDefault="00776689" w:rsidP="00776689">
              <w:pPr>
                <w:pStyle w:val="Akapitzlist"/>
                <w:numPr>
                  <w:ilvl w:val="3"/>
                  <w:numId w:val="2"/>
                </w:numPr>
                <w:rPr>
                  <w:rFonts w:cstheme="minorHAnsi"/>
                  <w:lang w:eastAsia="pl-PL"/>
                </w:rPr>
              </w:pPr>
              <w:r>
                <w:rPr>
                  <w:rFonts w:cstheme="minorHAnsi"/>
                  <w:lang w:eastAsia="pl-PL"/>
                </w:rPr>
                <w:t>Wyznaczenie zwycięzcy</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23</w:t>
              </w:r>
            </w:p>
            <w:p w14:paraId="5BAB6EA7" w14:textId="3B68C94F" w:rsidR="00776689" w:rsidRDefault="006A57D6" w:rsidP="00776689">
              <w:pPr>
                <w:pStyle w:val="Akapitzlist"/>
                <w:numPr>
                  <w:ilvl w:val="3"/>
                  <w:numId w:val="2"/>
                </w:numPr>
                <w:rPr>
                  <w:rFonts w:cstheme="minorHAnsi"/>
                  <w:lang w:eastAsia="pl-PL"/>
                </w:rPr>
              </w:pPr>
              <w:r>
                <w:rPr>
                  <w:rFonts w:cstheme="minorHAnsi"/>
                  <w:lang w:eastAsia="pl-PL"/>
                </w:rPr>
                <w:t>Wyznaczenie różnicy bramkowej</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28</w:t>
              </w:r>
            </w:p>
            <w:p w14:paraId="3DFFBEC1" w14:textId="0E4CE147" w:rsidR="006A57D6" w:rsidRPr="007A3C27" w:rsidRDefault="006A57D6" w:rsidP="00776689">
              <w:pPr>
                <w:pStyle w:val="Akapitzlist"/>
                <w:numPr>
                  <w:ilvl w:val="3"/>
                  <w:numId w:val="2"/>
                </w:numPr>
                <w:rPr>
                  <w:rFonts w:cstheme="minorHAnsi"/>
                  <w:lang w:eastAsia="pl-PL"/>
                </w:rPr>
              </w:pPr>
              <w:r>
                <w:rPr>
                  <w:rFonts w:cstheme="minorHAnsi"/>
                  <w:lang w:eastAsia="pl-PL"/>
                </w:rPr>
                <w:t>Wyznaczenie dokładnego wyniku</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30</w:t>
              </w:r>
            </w:p>
            <w:p w14:paraId="7F1217DD" w14:textId="2F049B67" w:rsidR="00CA4A4A" w:rsidRDefault="00CA4A4A" w:rsidP="00CA4A4A">
              <w:pPr>
                <w:pStyle w:val="Akapitzlist"/>
                <w:numPr>
                  <w:ilvl w:val="2"/>
                  <w:numId w:val="2"/>
                </w:numPr>
                <w:rPr>
                  <w:rFonts w:cstheme="minorHAnsi"/>
                  <w:lang w:eastAsia="pl-PL"/>
                </w:rPr>
              </w:pPr>
              <w:r>
                <w:rPr>
                  <w:rFonts w:cstheme="minorHAnsi"/>
                  <w:lang w:eastAsia="pl-PL"/>
                </w:rPr>
                <w:t>Kursy bukmacherów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0</w:t>
              </w:r>
            </w:p>
            <w:p w14:paraId="742A7EBB" w14:textId="42DEF7F2" w:rsidR="00CA4A4A" w:rsidRDefault="00CA4A4A" w:rsidP="00CA4A4A">
              <w:pPr>
                <w:pStyle w:val="Akapitzlist"/>
                <w:numPr>
                  <w:ilvl w:val="2"/>
                  <w:numId w:val="2"/>
                </w:numPr>
                <w:rPr>
                  <w:rFonts w:cstheme="minorHAnsi"/>
                  <w:lang w:eastAsia="pl-PL"/>
                </w:rPr>
              </w:pPr>
              <w:proofErr w:type="spellStart"/>
              <w:r>
                <w:rPr>
                  <w:rFonts w:cstheme="minorHAnsi"/>
                  <w:lang w:eastAsia="pl-PL"/>
                </w:rPr>
                <w:t>Forebet</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1</w:t>
              </w:r>
            </w:p>
            <w:p w14:paraId="1D4CB91B" w14:textId="1D135A62" w:rsidR="00CA4A4A" w:rsidRDefault="00550E9D" w:rsidP="00CA4A4A">
              <w:pPr>
                <w:pStyle w:val="Akapitzlist"/>
                <w:numPr>
                  <w:ilvl w:val="1"/>
                  <w:numId w:val="2"/>
                </w:numPr>
                <w:rPr>
                  <w:lang w:eastAsia="pl-PL"/>
                </w:rPr>
              </w:pPr>
              <w:r>
                <w:rPr>
                  <w:lang w:eastAsia="pl-PL"/>
                </w:rPr>
                <w:t>Wyświetlanie meczów</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w:t>
              </w:r>
              <w:r w:rsidR="00CA4A4A">
                <w:rPr>
                  <w:lang w:eastAsia="pl-PL"/>
                </w:rPr>
                <w:tab/>
              </w:r>
              <w:r w:rsidR="00CA4A4A">
                <w:rPr>
                  <w:lang w:eastAsia="pl-PL"/>
                </w:rPr>
                <w:tab/>
                <w:t xml:space="preserve">     3</w:t>
              </w:r>
              <w:r>
                <w:rPr>
                  <w:lang w:eastAsia="pl-PL"/>
                </w:rPr>
                <w:t>1</w:t>
              </w:r>
            </w:p>
            <w:p w14:paraId="5C687580" w14:textId="489A833A" w:rsidR="00550E9D" w:rsidRDefault="00550E9D" w:rsidP="00CA4A4A">
              <w:pPr>
                <w:pStyle w:val="Akapitzlist"/>
                <w:numPr>
                  <w:ilvl w:val="1"/>
                  <w:numId w:val="2"/>
                </w:numPr>
                <w:rPr>
                  <w:lang w:eastAsia="pl-PL"/>
                </w:rPr>
              </w:pPr>
              <w:r>
                <w:rPr>
                  <w:lang w:eastAsia="pl-PL"/>
                </w:rPr>
                <w:t>Przykładowe widoki</w:t>
              </w:r>
              <w:r>
                <w:rPr>
                  <w:lang w:eastAsia="pl-PL"/>
                </w:rPr>
                <w:tab/>
              </w:r>
              <w:r>
                <w:rPr>
                  <w:lang w:eastAsia="pl-PL"/>
                </w:rPr>
                <w:tab/>
                <w:t xml:space="preserve">  </w:t>
              </w:r>
              <w:r>
                <w:rPr>
                  <w:lang w:eastAsia="pl-PL"/>
                </w:rPr>
                <w:tab/>
              </w:r>
              <w:r>
                <w:rPr>
                  <w:lang w:eastAsia="pl-PL"/>
                </w:rPr>
                <w:tab/>
              </w:r>
              <w:r>
                <w:rPr>
                  <w:lang w:eastAsia="pl-PL"/>
                </w:rPr>
                <w:tab/>
              </w:r>
              <w:r>
                <w:rPr>
                  <w:lang w:eastAsia="pl-PL"/>
                </w:rPr>
                <w:tab/>
              </w:r>
              <w:r>
                <w:rPr>
                  <w:lang w:eastAsia="pl-PL"/>
                </w:rPr>
                <w:tab/>
              </w:r>
              <w:r>
                <w:rPr>
                  <w:lang w:eastAsia="pl-PL"/>
                </w:rPr>
                <w:tab/>
                <w:t xml:space="preserve">     32</w:t>
              </w:r>
            </w:p>
            <w:p w14:paraId="23660D50" w14:textId="253835F0"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5</w:t>
              </w:r>
            </w:p>
            <w:p w14:paraId="1D197B00" w14:textId="71283B32" w:rsidR="00CA4A4A" w:rsidRDefault="00CA4A4A" w:rsidP="00CA4A4A">
              <w:pPr>
                <w:pStyle w:val="Akapitzlist"/>
                <w:numPr>
                  <w:ilvl w:val="1"/>
                  <w:numId w:val="2"/>
                </w:numPr>
                <w:rPr>
                  <w:lang w:eastAsia="pl-PL"/>
                </w:rPr>
              </w:pPr>
              <w:r w:rsidRPr="007A3C27">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6</w:t>
              </w:r>
            </w:p>
            <w:p w14:paraId="759066AB" w14:textId="77777777" w:rsidR="00CA4A4A" w:rsidRDefault="00CA4A4A" w:rsidP="00CA4A4A">
              <w:pPr>
                <w:pStyle w:val="Akapitzlist"/>
                <w:ind w:left="360" w:firstLine="0"/>
                <w:rPr>
                  <w:lang w:eastAsia="pl-PL"/>
                </w:rPr>
              </w:pPr>
            </w:p>
            <w:p w14:paraId="3FBFACC0" w14:textId="74CFA5DE" w:rsidR="00CA4A4A" w:rsidRDefault="00CA4A4A" w:rsidP="00CA4A4A">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39</w:t>
              </w:r>
            </w:p>
            <w:p w14:paraId="37531AB1" w14:textId="425582A4" w:rsidR="00CA4A4A" w:rsidRDefault="003A60CE" w:rsidP="00CA4A4A">
              <w:pPr>
                <w:pStyle w:val="Akapitzlist"/>
                <w:numPr>
                  <w:ilvl w:val="1"/>
                  <w:numId w:val="2"/>
                </w:numPr>
                <w:rPr>
                  <w:lang w:eastAsia="pl-PL"/>
                </w:rPr>
              </w:pPr>
              <w:r>
                <w:rPr>
                  <w:lang w:eastAsia="pl-PL"/>
                </w:rPr>
                <w:t>Typowane wyniki</w:t>
              </w:r>
              <w:r w:rsidR="00CA4A4A">
                <w:rPr>
                  <w:lang w:eastAsia="pl-PL"/>
                </w:rPr>
                <w:t xml:space="preserve"> a rzeczywistość</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39</w:t>
              </w:r>
            </w:p>
            <w:p w14:paraId="0A33C315" w14:textId="7E456661" w:rsidR="00CA4A4A" w:rsidRDefault="00CA4A4A" w:rsidP="00CA4A4A">
              <w:pPr>
                <w:pStyle w:val="Akapitzlist"/>
                <w:numPr>
                  <w:ilvl w:val="1"/>
                  <w:numId w:val="2"/>
                </w:numPr>
                <w:rPr>
                  <w:lang w:eastAsia="pl-PL"/>
                </w:rPr>
              </w:pPr>
              <w:r>
                <w:rPr>
                  <w:lang w:eastAsia="pl-PL"/>
                </w:rPr>
                <w:t xml:space="preserve">Zależność pomiędzy statystykami </w:t>
              </w:r>
              <w:proofErr w:type="spellStart"/>
              <w:r>
                <w:rPr>
                  <w:lang w:eastAsia="pl-PL"/>
                </w:rPr>
                <w:t>Sofascore</w:t>
              </w:r>
              <w:proofErr w:type="spellEnd"/>
              <w:r>
                <w:rPr>
                  <w:lang w:eastAsia="pl-PL"/>
                </w:rPr>
                <w:t xml:space="preserve"> a danymi z gier piłkarskich</w:t>
              </w:r>
              <w:r>
                <w:rPr>
                  <w:lang w:eastAsia="pl-PL"/>
                </w:rPr>
                <w:tab/>
                <w:t xml:space="preserve">      4</w:t>
              </w:r>
              <w:r w:rsidR="00B8186E">
                <w:rPr>
                  <w:lang w:eastAsia="pl-PL"/>
                </w:rPr>
                <w:t>6</w:t>
              </w:r>
            </w:p>
            <w:p w14:paraId="7ECFBABE" w14:textId="39A27557" w:rsidR="00CA4A4A" w:rsidRDefault="00CA4A4A" w:rsidP="00CA4A4A">
              <w:pPr>
                <w:pStyle w:val="Akapitzlist"/>
                <w:numPr>
                  <w:ilvl w:val="1"/>
                  <w:numId w:val="2"/>
                </w:numPr>
                <w:rPr>
                  <w:lang w:eastAsia="pl-PL"/>
                </w:rPr>
              </w:pPr>
              <w:r>
                <w:rPr>
                  <w:lang w:eastAsia="pl-PL"/>
                </w:rPr>
                <w:t>Testy manualne</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4</w:t>
              </w:r>
              <w:r w:rsidR="00B8186E">
                <w:rPr>
                  <w:lang w:eastAsia="pl-PL"/>
                </w:rPr>
                <w:t>8</w:t>
              </w:r>
            </w:p>
            <w:p w14:paraId="023BFB1F" w14:textId="77777777" w:rsidR="00CA4A4A" w:rsidRDefault="00CA4A4A" w:rsidP="00CA4A4A">
              <w:pPr>
                <w:rPr>
                  <w:lang w:eastAsia="pl-PL"/>
                </w:rPr>
              </w:pPr>
            </w:p>
            <w:p w14:paraId="521D7D8C" w14:textId="7AA78272" w:rsidR="00CA4A4A" w:rsidRDefault="00CA4A4A" w:rsidP="00CA4A4A">
              <w:pPr>
                <w:rPr>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5</w:t>
              </w:r>
              <w:r w:rsidR="00B8186E">
                <w:rPr>
                  <w:b/>
                  <w:bCs/>
                  <w:lang w:eastAsia="pl-PL"/>
                </w:rPr>
                <w:t>3</w:t>
              </w:r>
            </w:p>
            <w:p w14:paraId="63B6501E" w14:textId="3D441352" w:rsidR="00FE1A87" w:rsidRDefault="00FE1A87" w:rsidP="00CA4A4A">
              <w:pPr>
                <w:rPr>
                  <w:b/>
                  <w:bCs/>
                  <w:lang w:eastAsia="pl-PL"/>
                </w:rPr>
              </w:pPr>
              <w:r>
                <w:rPr>
                  <w:b/>
                  <w:bCs/>
                  <w:lang w:eastAsia="pl-PL"/>
                </w:rPr>
                <w:t xml:space="preserve">Bibliografia i </w:t>
              </w:r>
              <w:proofErr w:type="spellStart"/>
              <w:r>
                <w:rPr>
                  <w:b/>
                  <w:bCs/>
                  <w:lang w:eastAsia="pl-PL"/>
                </w:rPr>
                <w:t>netografia</w:t>
              </w:r>
              <w:proofErr w:type="spellEnd"/>
              <w:r>
                <w:rPr>
                  <w:b/>
                  <w:bCs/>
                  <w:lang w:eastAsia="pl-PL"/>
                </w:rPr>
                <w:t xml:space="preserve">                                                                                                                        5</w:t>
              </w:r>
              <w:r w:rsidR="00B8186E">
                <w:rPr>
                  <w:b/>
                  <w:bCs/>
                  <w:lang w:eastAsia="pl-PL"/>
                </w:rPr>
                <w:t>5</w:t>
              </w:r>
            </w:p>
            <w:p w14:paraId="7DD57F23" w14:textId="71031543" w:rsidR="00CA4A4A" w:rsidRPr="004537DC" w:rsidRDefault="00000000" w:rsidP="00CA4A4A">
              <w:pPr>
                <w:rPr>
                  <w:lang w:eastAsia="pl-PL"/>
                </w:rPr>
                <w:sectPr w:rsidR="00CA4A4A" w:rsidRPr="004537DC">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36E2D5E5"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del w:id="2" w:author="Kuba Fa" w:date="2023-03-19T23:17:00Z">
        <w:r w:rsidR="00D600F0" w:rsidRPr="00143D3A" w:rsidDel="00EC49E6">
          <w:rPr>
            <w:sz w:val="24"/>
            <w:szCs w:val="24"/>
          </w:rPr>
          <w:delText xml:space="preserve">. </w:delText>
        </w:r>
      </w:del>
      <w:r w:rsidR="00D600F0" w:rsidRPr="00143D3A">
        <w:rPr>
          <w:sz w:val="24"/>
          <w:szCs w:val="24"/>
        </w:rPr>
        <w:t>[3]</w:t>
      </w:r>
      <w:ins w:id="3" w:author="Kuba Fa" w:date="2023-03-19T23:17:00Z">
        <w:r w:rsidR="00EC49E6">
          <w:rPr>
            <w:sz w:val="24"/>
            <w:szCs w:val="24"/>
          </w:rPr>
          <w:t>.</w:t>
        </w:r>
      </w:ins>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4"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4"/>
    </w:p>
    <w:p w14:paraId="3A4FB875" w14:textId="0CA744B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t xml:space="preserve"> Dzięki niej, każdy zainteresowany tym tematem, może na podstawie obiektywnych danych, wyciągać własne wnioski. Pomaga to zapobiegać przekazywaniu niesprawdzonych informacji,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1D523A4C"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ins w:id="5" w:author="Kuba Fa" w:date="2023-03-19T23:30:00Z">
        <w:r w:rsidR="00D8403B">
          <w:t>zliczający rezultaty</w:t>
        </w:r>
      </w:ins>
      <w:del w:id="6" w:author="Kuba Fa" w:date="2023-03-19T23:30:00Z">
        <w:r w:rsidR="009166A9" w:rsidDel="00D8403B">
          <w:delText>przewidywania</w:delText>
        </w:r>
      </w:del>
      <w:r w:rsidR="009166A9">
        <w:t xml:space="preserve"> meczy na podstawie ostatnich spotkań</w:t>
      </w:r>
      <w:r>
        <w:t>,</w:t>
      </w:r>
    </w:p>
    <w:p w14:paraId="0990C96C" w14:textId="018376BC" w:rsidR="009166A9" w:rsidRPr="000F275B" w:rsidRDefault="009166A9" w:rsidP="00143D3A">
      <w:pPr>
        <w:pStyle w:val="MojNormalny2"/>
        <w:numPr>
          <w:ilvl w:val="0"/>
          <w:numId w:val="46"/>
        </w:numPr>
      </w:pPr>
      <w:r>
        <w:t>porówn</w:t>
      </w:r>
      <w:r w:rsidR="001917AE">
        <w:t>ywanie</w:t>
      </w:r>
      <w:r>
        <w:t xml:space="preserve"> różnych źródeł </w:t>
      </w:r>
      <w:del w:id="7" w:author="Kuba Fa" w:date="2023-03-19T23:20:00Z">
        <w:r w:rsidDel="00EC49E6">
          <w:delText>przewidujących najbardziej prawdopodobny wynik meczu</w:delText>
        </w:r>
        <w:r w:rsidR="001917AE" w:rsidDel="00EC49E6">
          <w:delText>.</w:delText>
        </w:r>
      </w:del>
      <w:ins w:id="8" w:author="Kuba Fa" w:date="2023-03-19T23:20:00Z">
        <w:r w:rsidR="00EC49E6">
          <w:t>szacujących</w:t>
        </w:r>
      </w:ins>
      <w:ins w:id="9" w:author="Kuba Fa" w:date="2023-03-19T23:21:00Z">
        <w:r w:rsidR="00EC49E6">
          <w:t xml:space="preserve"> wynik spotkania.</w:t>
        </w:r>
      </w:ins>
    </w:p>
    <w:p w14:paraId="128BE0F8" w14:textId="04F52CBB"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xml:space="preserve">. Jeśli wartości jednego ze źródeł znacząco </w:t>
      </w:r>
      <w:r w:rsidR="001336FF">
        <w:lastRenderedPageBreak/>
        <w:t xml:space="preserve">wyróżnia się na tle reszty, bądź widoczne są zależności pomiędzy dwoma źródłami, można badać 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w:t>
      </w:r>
      <w:r w:rsidR="005B723E">
        <w:t>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 </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9166A9">
        <w:t xml:space="preserve"> </w:t>
      </w:r>
    </w:p>
    <w:p w14:paraId="54FE3EB3" w14:textId="77777777" w:rsidR="005B723E" w:rsidRDefault="005B723E" w:rsidP="005B723E">
      <w:pPr>
        <w:pStyle w:val="MojNormalny2"/>
        <w:numPr>
          <w:ilvl w:val="1"/>
          <w:numId w:val="20"/>
        </w:numPr>
        <w:tabs>
          <w:tab w:val="left" w:pos="6750"/>
        </w:tabs>
        <w:rPr>
          <w:b/>
          <w:bCs/>
          <w:sz w:val="32"/>
          <w:szCs w:val="32"/>
        </w:rPr>
      </w:pPr>
      <w:r>
        <w:rPr>
          <w:b/>
          <w:bCs/>
          <w:sz w:val="32"/>
          <w:szCs w:val="32"/>
        </w:rPr>
        <w:t>Diagram UML</w:t>
      </w:r>
    </w:p>
    <w:p w14:paraId="1171E7C7" w14:textId="0F5E8A49" w:rsidR="00F55A3A" w:rsidRDefault="00A62A06" w:rsidP="00143D3A">
      <w:pPr>
        <w:pStyle w:val="MojNormalny2"/>
        <w:keepNext/>
        <w:tabs>
          <w:tab w:val="left" w:pos="6750"/>
        </w:tabs>
        <w:ind w:left="720" w:firstLine="0"/>
        <w:jc w:val="center"/>
      </w:pPr>
      <w:r>
        <w:rPr>
          <w:b/>
          <w:bCs/>
          <w:noProof/>
          <w:sz w:val="32"/>
          <w:szCs w:val="32"/>
        </w:rPr>
        <w:drawing>
          <wp:inline distT="0" distB="0" distL="0" distR="0" wp14:anchorId="788FDB91" wp14:editId="507861AE">
            <wp:extent cx="5381625" cy="5135214"/>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474" cy="5137932"/>
                    </a:xfrm>
                    <a:prstGeom prst="rect">
                      <a:avLst/>
                    </a:prstGeom>
                    <a:noFill/>
                    <a:ln>
                      <a:noFill/>
                    </a:ln>
                  </pic:spPr>
                </pic:pic>
              </a:graphicData>
            </a:graphic>
          </wp:inline>
        </w:drawing>
      </w:r>
    </w:p>
    <w:p w14:paraId="3D6DC4D8" w14:textId="24B55CD7"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 przedstawiający możliwe przejścia pomiędzy stronami</w:t>
      </w:r>
    </w:p>
    <w:p w14:paraId="2242CE52" w14:textId="768C5F71" w:rsidR="00CA4A4A" w:rsidRPr="00CB5EF6" w:rsidRDefault="00F55A3A" w:rsidP="00CB5EF6">
      <w:pPr>
        <w:pStyle w:val="MojNormalny2"/>
        <w:jc w:val="left"/>
      </w:pPr>
      <w:r>
        <w:lastRenderedPageBreak/>
        <w:t xml:space="preserve">Diagramy przypadków użycia </w:t>
      </w:r>
      <w:r w:rsidR="00921BD2">
        <w:t>stanowią skuteczne narzędzie do opracowywania, prezentowania i udokumentowania działania jednostki. Dzięki nim, systemy, podsystemy oraz 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20363EAE"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xml:space="preserve">– </w:t>
      </w:r>
      <w:proofErr w:type="spellStart"/>
      <w:r w:rsidR="00285609" w:rsidRPr="004A2153">
        <w:t>framework</w:t>
      </w:r>
      <w:proofErr w:type="spellEnd"/>
      <w:r w:rsidR="00285609" w:rsidRPr="004A2153">
        <w:t xml:space="preserve"> React.js, który pozwala na </w:t>
      </w:r>
      <w:proofErr w:type="spellStart"/>
      <w:r w:rsidR="00285609" w:rsidRPr="004A2153">
        <w:t>renderowanie</w:t>
      </w:r>
      <w:proofErr w:type="spellEnd"/>
      <w:r w:rsidR="00285609" w:rsidRPr="004A2153">
        <w:t xml:space="preserv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9678F7">
        <w:t>.</w:t>
      </w:r>
      <w:r w:rsidR="00E573AD">
        <w:t xml:space="preserve"> [</w:t>
      </w:r>
      <w:r w:rsidR="003A60CE">
        <w:t>20</w:t>
      </w:r>
      <w:r w:rsidR="00E573AD">
        <w:t>]</w:t>
      </w:r>
      <w:r w:rsidR="009678F7">
        <w:t xml:space="preserve"> </w:t>
      </w:r>
    </w:p>
    <w:p w14:paraId="7A2EC7EC" w14:textId="77777777" w:rsidR="00EC49E6" w:rsidRDefault="00B1110D" w:rsidP="00143D3A">
      <w:pPr>
        <w:pStyle w:val="Akapitzlist"/>
        <w:tabs>
          <w:tab w:val="left" w:pos="1395"/>
        </w:tabs>
        <w:ind w:left="0" w:firstLine="0"/>
        <w:jc w:val="both"/>
        <w:rPr>
          <w:ins w:id="10" w:author="Kuba Fa" w:date="2023-03-19T23:18:00Z"/>
        </w:rPr>
      </w:pPr>
      <w:proofErr w:type="spellStart"/>
      <w:r w:rsidRPr="004A2153">
        <w:rPr>
          <w:b/>
          <w:bCs/>
        </w:rPr>
        <w:t>Mantine</w:t>
      </w:r>
      <w:proofErr w:type="spellEnd"/>
      <w:r w:rsidR="00285609" w:rsidRPr="004A2153">
        <w:rPr>
          <w:b/>
          <w:bCs/>
        </w:rPr>
        <w:t xml:space="preserve"> – </w:t>
      </w:r>
      <w:r w:rsidR="00285609" w:rsidRPr="004A2153">
        <w:t>biblioteka do React</w:t>
      </w:r>
      <w:r w:rsidR="005B723E">
        <w:t>.js(</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w:t>
      </w:r>
      <w:proofErr w:type="spellStart"/>
      <w:r w:rsidR="009678F7">
        <w:t>hooków</w:t>
      </w:r>
      <w:proofErr w:type="spellEnd"/>
      <w:r w:rsidR="009678F7">
        <w:t xml:space="preserve">.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w:t>
      </w:r>
      <w:proofErr w:type="spellStart"/>
      <w:r w:rsidR="00285609" w:rsidRPr="004A2153">
        <w:t>CSSie</w:t>
      </w:r>
      <w:proofErr w:type="spellEnd"/>
      <w:r w:rsidR="00285609" w:rsidRPr="004A2153">
        <w:t xml:space="preserve">, pozwalający </w:t>
      </w:r>
      <w:r w:rsidR="0095217D">
        <w:t xml:space="preserve">między innymi na tworzenie zmiennych i funkcji. Pomaga uporządkować i ulepszać kod CSS, co poprawia jego przejrzystość i rozwijalność. </w:t>
      </w:r>
    </w:p>
    <w:p w14:paraId="42EEB746" w14:textId="2D9ECBBF"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ins w:id="11" w:author="Kuba Fa" w:date="2023-03-19T23:18:00Z">
        <w:r w:rsidR="00EC49E6">
          <w:t>ą</w:t>
        </w:r>
      </w:ins>
      <w:del w:id="12" w:author="Kuba Fa" w:date="2023-03-19T23:18:00Z">
        <w:r w:rsidR="00285609" w:rsidRPr="004A2153" w:rsidDel="00EC49E6">
          <w:delText>a</w:delText>
        </w:r>
      </w:del>
      <w:r w:rsidR="00285609" w:rsidRPr="004A2153">
        <w:t xml:space="preserve">ca do </w:t>
      </w:r>
      <w:proofErr w:type="spellStart"/>
      <w:r w:rsidR="00285609" w:rsidRPr="004A2153">
        <w:t>parsowania</w:t>
      </w:r>
      <w:proofErr w:type="spellEnd"/>
      <w:r w:rsidR="00285609" w:rsidRPr="004A2153">
        <w:t xml:space="preserve"> kodu</w:t>
      </w:r>
      <w:r w:rsidR="0095217D">
        <w:t xml:space="preserve"> i manipulowania danych z</w:t>
      </w:r>
      <w:r w:rsidR="00285609" w:rsidRPr="004A2153">
        <w:t xml:space="preserve"> HTML</w:t>
      </w:r>
      <w:r w:rsidR="0095217D">
        <w:t xml:space="preserve">. Jest szybsza oraz łatwiejsza do użycia w porównaniu do </w:t>
      </w:r>
      <w:proofErr w:type="spellStart"/>
      <w:r w:rsidR="0095217D">
        <w:t>jQuery</w:t>
      </w:r>
      <w:proofErr w:type="spellEnd"/>
      <w:r w:rsidR="0095217D">
        <w:t xml:space="preserve">. Działa na takiej zasadzie, </w:t>
      </w:r>
      <w:proofErr w:type="spellStart"/>
      <w:r w:rsidR="0095217D">
        <w:t>żę</w:t>
      </w:r>
      <w:proofErr w:type="spellEnd"/>
      <w:r w:rsidR="0095217D">
        <w:t xml:space="preserve"> wczytuje dane, a następnie umożliwia wyszukiwanie i manipulowanie nimi za pomocą selektorów i funkcji, podobnych do </w:t>
      </w:r>
      <w:proofErr w:type="spellStart"/>
      <w:r w:rsidR="0095217D">
        <w:t>jQuery</w:t>
      </w:r>
      <w:proofErr w:type="spellEnd"/>
      <w:r w:rsidR="0095217D">
        <w:t xml:space="preserve">. Została użyta w aplikacji do </w:t>
      </w:r>
      <w:proofErr w:type="spellStart"/>
      <w:r w:rsidR="0095217D">
        <w:t>webscrappingu</w:t>
      </w:r>
      <w:proofErr w:type="spellEnd"/>
      <w:r w:rsidR="0095217D">
        <w:t xml:space="preserve">. </w:t>
      </w:r>
    </w:p>
    <w:p w14:paraId="5AF9DF15" w14:textId="02935E1D" w:rsidR="00B1110D" w:rsidRPr="004A2153" w:rsidRDefault="00B1110D" w:rsidP="00143D3A">
      <w:pPr>
        <w:pStyle w:val="Akapitzlist"/>
        <w:ind w:left="0" w:firstLine="0"/>
        <w:jc w:val="both"/>
        <w:rPr>
          <w:b/>
          <w:bCs/>
        </w:rPr>
      </w:pPr>
      <w:proofErr w:type="spellStart"/>
      <w:r w:rsidRPr="004A2153">
        <w:rPr>
          <w:b/>
          <w:bCs/>
        </w:rPr>
        <w:t>Axios</w:t>
      </w:r>
      <w:proofErr w:type="spellEnd"/>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proofErr w:type="spellStart"/>
      <w:r w:rsidRPr="004A2153">
        <w:rPr>
          <w:b/>
          <w:bCs/>
        </w:rPr>
        <w:t>Recharts</w:t>
      </w:r>
      <w:proofErr w:type="spellEnd"/>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proofErr w:type="spellStart"/>
      <w:r w:rsidRPr="004A2153">
        <w:rPr>
          <w:b/>
          <w:bCs/>
        </w:rPr>
        <w:t>Cypress</w:t>
      </w:r>
      <w:proofErr w:type="spellEnd"/>
      <w:r w:rsidRPr="004A2153">
        <w:rPr>
          <w:b/>
          <w:bCs/>
        </w:rPr>
        <w:t xml:space="preserve"> – </w:t>
      </w:r>
      <w:r w:rsidRPr="004A2153">
        <w:t xml:space="preserve">narzędzie </w:t>
      </w:r>
      <w:r w:rsidR="00886280">
        <w:t>do tworzenia</w:t>
      </w:r>
      <w:r w:rsidR="00886280" w:rsidRPr="004A2153">
        <w:t xml:space="preserve"> </w:t>
      </w:r>
      <w:r w:rsidRPr="004A2153">
        <w:t>do aplikacji internetowych</w:t>
      </w:r>
      <w:r w:rsidR="00FC38DF">
        <w:t xml:space="preserve">. Pozwala na zdefiniowanie i wykonanie testów, które sprawdzają, czy aplikacja jest zgodna z oczekiwaniami testera. </w:t>
      </w:r>
      <w:proofErr w:type="spellStart"/>
      <w:r w:rsidR="00FC38DF">
        <w:t>Cypress</w:t>
      </w:r>
      <w:proofErr w:type="spellEnd"/>
      <w:r w:rsidR="00FC38DF">
        <w:t xml:space="preserve">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Flashscore</w:t>
      </w:r>
      <w:proofErr w:type="spellEnd"/>
    </w:p>
    <w:p w14:paraId="79542581" w14:textId="45F890E5" w:rsidR="00646412" w:rsidRPr="00F2797C" w:rsidRDefault="00646412" w:rsidP="00646412">
      <w:pPr>
        <w:pStyle w:val="MojNormalny2"/>
        <w:ind w:firstLine="360"/>
        <w:jc w:val="left"/>
        <w:rPr>
          <w:b/>
          <w:bCs/>
        </w:rPr>
      </w:pPr>
      <w:proofErr w:type="spellStart"/>
      <w:r w:rsidRPr="007312D1">
        <w:t>Flash</w:t>
      </w:r>
      <w:r w:rsidR="006A57D6">
        <w:t>s</w:t>
      </w:r>
      <w:r w:rsidRPr="007312D1">
        <w:t>core</w:t>
      </w:r>
      <w:proofErr w:type="spellEnd"/>
      <w:r w:rsidRPr="007312D1">
        <w:t xml:space="preserv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API umożliwia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 xml:space="preserve">ostęp do danych w czasie rzeczywistym - </w:t>
      </w:r>
      <w:proofErr w:type="spellStart"/>
      <w:r w:rsidRPr="007312D1">
        <w:t>Flash</w:t>
      </w:r>
      <w:r w:rsidR="006A57D6">
        <w:t>s</w:t>
      </w:r>
      <w:r w:rsidRPr="007312D1">
        <w:t>core</w:t>
      </w:r>
      <w:proofErr w:type="spellEnd"/>
      <w:r w:rsidRPr="007312D1">
        <w:t xml:space="preserv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 xml:space="preserve">ostęp do danych z wielu dyscyplin - </w:t>
      </w:r>
      <w:proofErr w:type="spellStart"/>
      <w:r w:rsidRPr="007312D1">
        <w:t>Flash</w:t>
      </w:r>
      <w:r w:rsidR="006A57D6">
        <w:t>s</w:t>
      </w:r>
      <w:r w:rsidRPr="007312D1">
        <w:t>core</w:t>
      </w:r>
      <w:proofErr w:type="spellEnd"/>
      <w:r w:rsidRPr="007312D1">
        <w:t xml:space="preserv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CBE9284" w14:textId="0794542E" w:rsidR="003819A7" w:rsidRPr="007312D1" w:rsidRDefault="003819A7" w:rsidP="00143D3A">
      <w:pPr>
        <w:pStyle w:val="Akapitzlist"/>
        <w:ind w:left="0" w:firstLine="708"/>
        <w:jc w:val="both"/>
      </w:pPr>
      <w:r w:rsidRPr="007312D1">
        <w:t>Forebet.com to strona internetowa, która oferuje prognozy i analizy dotyczące wyników meczów piłkarskich z całego świata. Strona zawiera informacje o meczach, drużynach, ligach i zawodnikach, a także statystyki i inne dane, które pomagają w przewidywaniu wyników meczów.</w:t>
      </w:r>
      <w:r>
        <w:t xml:space="preserve"> </w:t>
      </w:r>
    </w:p>
    <w:p w14:paraId="7664F653" w14:textId="74F2DB57" w:rsidR="003819A7" w:rsidRPr="00CB5EF6" w:rsidRDefault="003819A7" w:rsidP="00CB5EF6">
      <w:pPr>
        <w:pStyle w:val="Akapitzlist"/>
        <w:ind w:left="0" w:firstLine="0"/>
        <w:jc w:val="both"/>
      </w:pPr>
      <w:r w:rsidRPr="007312D1">
        <w:t>Forebet.com jest popularną stroną internetową wśród miłośników piłki nożnej, którzy szukają informacji i analiz dotyczących wyników meczów.</w:t>
      </w:r>
      <w:r w:rsidR="00B8186E">
        <w:t xml:space="preserve"> </w:t>
      </w:r>
      <w:r>
        <w:t xml:space="preserve">Dane pobierane na bieżąco z powyższej strony są trzecim źródłem </w:t>
      </w:r>
      <w:ins w:id="13" w:author="Kuba Fa" w:date="2023-03-19T23:31:00Z">
        <w:r w:rsidR="00D8403B">
          <w:t xml:space="preserve">analizującym </w:t>
        </w:r>
      </w:ins>
      <w:del w:id="14" w:author="Kuba Fa" w:date="2023-03-19T23:31:00Z">
        <w:r w:rsidDel="00D8403B">
          <w:delText>do</w:delText>
        </w:r>
      </w:del>
      <w:del w:id="15" w:author="Kuba Fa" w:date="2023-03-19T23:30:00Z">
        <w:r w:rsidDel="00D8403B">
          <w:delText xml:space="preserve"> przewidywania</w:delText>
        </w:r>
      </w:del>
      <w:r>
        <w:t xml:space="preserve"> </w:t>
      </w:r>
      <w:ins w:id="16" w:author="Kuba Fa" w:date="2023-03-19T23:31:00Z">
        <w:r w:rsidR="00D8403B">
          <w:t>wyniki</w:t>
        </w:r>
      </w:ins>
      <w:del w:id="17" w:author="Kuba Fa" w:date="2023-03-19T23:31:00Z">
        <w:r w:rsidDel="00D8403B">
          <w:delText>spotkań</w:delText>
        </w:r>
      </w:del>
      <w:r>
        <w:t xml:space="preserve">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 xml:space="preserve">FIFA to seria gier piłkarskich wydawana przez firmę </w:t>
      </w:r>
      <w:proofErr w:type="spellStart"/>
      <w:r w:rsidRPr="00B1110D">
        <w:t>Electronic</w:t>
      </w:r>
      <w:proofErr w:type="spellEnd"/>
      <w:r w:rsidRPr="00B1110D">
        <w:t xml:space="preserve"> </w:t>
      </w:r>
      <w:proofErr w:type="spellStart"/>
      <w:r w:rsidRPr="00B1110D">
        <w:t>Arts</w:t>
      </w:r>
      <w:proofErr w:type="spellEnd"/>
      <w:r w:rsidRPr="00B1110D">
        <w:t xml:space="preserve">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392981E3"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del w:id="18" w:author="Kuba Fa" w:date="2023-03-19T23:19:00Z">
        <w:r w:rsidRPr="00B1110D" w:rsidDel="00EC49E6">
          <w:delText>piłkarzami.W</w:delText>
        </w:r>
      </w:del>
      <w:ins w:id="19" w:author="Kuba Fa" w:date="2023-03-19T23:19:00Z">
        <w:r w:rsidR="00EC49E6" w:rsidRPr="00B1110D">
          <w:t>piłkarzami</w:t>
        </w:r>
        <w:r w:rsidR="00EC49E6">
          <w:t>. W</w:t>
        </w:r>
      </w:ins>
      <w:r w:rsidRPr="00B1110D">
        <w:t xml:space="preserve"> aplikacji atrybuty zawodników z Football Managera zostały użyte jako źródło porównawcze ze statystykami z </w:t>
      </w:r>
      <w:proofErr w:type="spellStart"/>
      <w:r w:rsidRPr="00B1110D">
        <w:t>Fify</w:t>
      </w:r>
      <w:proofErr w:type="spellEnd"/>
      <w:r w:rsidRPr="00B1110D">
        <w:t xml:space="preserve"> i API </w:t>
      </w:r>
      <w:proofErr w:type="spellStart"/>
      <w:r w:rsidRPr="00B1110D">
        <w:t>Sofascore</w:t>
      </w:r>
      <w:proofErr w:type="spellEnd"/>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Sofascore</w:t>
      </w:r>
      <w:proofErr w:type="spellEnd"/>
    </w:p>
    <w:p w14:paraId="68DB0235" w14:textId="25D15E04" w:rsidR="00CA4A4A" w:rsidRDefault="005010B9" w:rsidP="00494810">
      <w:pPr>
        <w:ind w:firstLine="480"/>
        <w:jc w:val="both"/>
      </w:pPr>
      <w:proofErr w:type="spellStart"/>
      <w:r w:rsidRPr="00B1110D">
        <w:t>Sofascore</w:t>
      </w:r>
      <w:proofErr w:type="spellEnd"/>
      <w:r w:rsidRPr="00B1110D">
        <w:t xml:space="preserve"> to internetowa platforma, która oferuje aktualne wyniki sportowe oraz statystyki z wielu różnych dyscyplin. Platforma ta prócz informacji o rezultatach, udostępnia szczegółowe statystyki dotyczące poszczególnych zawodników i drużyn</w:t>
      </w:r>
      <w:ins w:id="20" w:author="Kuba Fa" w:date="2023-03-19T23:19:00Z">
        <w:r w:rsidR="00EC49E6">
          <w:t xml:space="preserve"> </w:t>
        </w:r>
      </w:ins>
      <w:r w:rsidRPr="00B1110D">
        <w:t xml:space="preserve">.Z API </w:t>
      </w:r>
      <w:proofErr w:type="spellStart"/>
      <w:r w:rsidRPr="00B1110D">
        <w:t>Sofascore</w:t>
      </w:r>
      <w:proofErr w:type="spellEnd"/>
      <w:r w:rsidRPr="00B1110D">
        <w:t xml:space="preserv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lastRenderedPageBreak/>
        <w:t xml:space="preserve">Moduł </w:t>
      </w:r>
      <w:r w:rsidR="007A30A3">
        <w:rPr>
          <w:b/>
          <w:bCs/>
          <w:sz w:val="40"/>
          <w:szCs w:val="40"/>
        </w:rPr>
        <w:t>zawodników</w:t>
      </w:r>
    </w:p>
    <w:p w14:paraId="7105E85D" w14:textId="32F7E2B3" w:rsidR="006B74F2" w:rsidRPr="00CB5EF6" w:rsidRDefault="0062181D" w:rsidP="00CB5EF6">
      <w:pPr>
        <w:pStyle w:val="Akapitzlist"/>
        <w:ind w:left="0" w:firstLine="0"/>
        <w:jc w:val="both"/>
        <w:rPr>
          <w:color w:val="000000"/>
        </w:rPr>
      </w:pPr>
      <w:r>
        <w:tab/>
      </w:r>
      <w:r w:rsidR="000F3141">
        <w:t xml:space="preserve">Celem tego modułu jest możliwość weryfikacji umiejętności zawodników. Wysoka ocena wystawiana przez </w:t>
      </w:r>
      <w:proofErr w:type="spellStart"/>
      <w:r w:rsidR="000F3141">
        <w:t>researcherów</w:t>
      </w:r>
      <w:proofErr w:type="spellEnd"/>
      <w:r w:rsidR="000F3141">
        <w:t>, niekoniecznie musi się pokrywać z rzeczywistością. Wpływ na wartość oceny ogólnej może mieć również popularność, bądź subiektywna ocena.</w:t>
      </w:r>
      <w:r w:rsidR="006B74F2" w:rsidRPr="006B74F2">
        <w:rPr>
          <w:rStyle w:val="czeinternetowe"/>
          <w:color w:val="000000"/>
          <w:u w:val="none"/>
        </w:rPr>
        <w:t xml:space="preserve"> Teoretycznie każdy piłkarz ma swoje mocne i słabe strony, można go szczegółowo ocenić na podstawie jego </w:t>
      </w:r>
      <w:r w:rsidR="000F3141">
        <w:rPr>
          <w:rStyle w:val="czeinternetowe"/>
          <w:color w:val="000000"/>
          <w:u w:val="none"/>
        </w:rPr>
        <w:t xml:space="preserve">ostatnich występów </w:t>
      </w:r>
      <w:r w:rsidR="006B74F2" w:rsidRPr="006B74F2">
        <w:rPr>
          <w:rStyle w:val="czeinternetowe"/>
          <w:color w:val="000000"/>
          <w:u w:val="none"/>
        </w:rPr>
        <w:t xml:space="preserve">w </w:t>
      </w:r>
      <w:r w:rsidR="000F3141">
        <w:rPr>
          <w:rStyle w:val="czeinternetowe"/>
          <w:color w:val="000000"/>
          <w:u w:val="none"/>
        </w:rPr>
        <w:t>drużynie</w:t>
      </w:r>
      <w:r w:rsidR="006B74F2" w:rsidRPr="006B74F2">
        <w:rPr>
          <w:rStyle w:val="czeinternetowe"/>
          <w:color w:val="000000"/>
          <w:u w:val="none"/>
        </w:rPr>
        <w:t xml:space="preserve">. </w:t>
      </w:r>
      <w:r w:rsidR="00B8186E" w:rsidRPr="006B74F2">
        <w:rPr>
          <w:rStyle w:val="czeinternetowe"/>
          <w:color w:val="000000"/>
          <w:u w:val="none"/>
        </w:rPr>
        <w:t>Jednak różnice</w:t>
      </w:r>
      <w:r w:rsidR="006B74F2" w:rsidRPr="006B74F2">
        <w:rPr>
          <w:rStyle w:val="czeinternetowe"/>
          <w:color w:val="000000"/>
          <w:u w:val="none"/>
        </w:rPr>
        <w:t xml:space="preserve"> w ocenie atrybutów </w:t>
      </w:r>
      <w:r w:rsidR="000F3141">
        <w:rPr>
          <w:rStyle w:val="czeinternetowe"/>
          <w:color w:val="000000"/>
          <w:u w:val="none"/>
        </w:rPr>
        <w:t>mogą doprowadzać</w:t>
      </w:r>
      <w:r w:rsidR="009B0BE0">
        <w:rPr>
          <w:rStyle w:val="czeinternetowe"/>
          <w:color w:val="000000"/>
          <w:u w:val="none"/>
        </w:rPr>
        <w:t xml:space="preserve"> </w:t>
      </w:r>
      <w:r w:rsidR="000F3141">
        <w:rPr>
          <w:rStyle w:val="czeinternetowe"/>
          <w:color w:val="000000"/>
          <w:u w:val="none"/>
        </w:rPr>
        <w:t>do sytuacji</w:t>
      </w:r>
      <w:r w:rsidR="006B74F2" w:rsidRPr="006B74F2">
        <w:rPr>
          <w:rStyle w:val="czeinternetowe"/>
          <w:color w:val="000000"/>
          <w:u w:val="none"/>
        </w:rPr>
        <w:t xml:space="preserve">, </w:t>
      </w:r>
      <w:r w:rsidR="009B0BE0">
        <w:rPr>
          <w:rStyle w:val="czeinternetowe"/>
          <w:color w:val="000000"/>
          <w:u w:val="none"/>
        </w:rPr>
        <w:t xml:space="preserve">takiej </w:t>
      </w:r>
      <w:r w:rsidR="006B74F2" w:rsidRPr="006B74F2">
        <w:rPr>
          <w:rStyle w:val="czeinternetowe"/>
          <w:color w:val="000000"/>
          <w:u w:val="none"/>
        </w:rPr>
        <w:t xml:space="preserve">że w jednej z gier zawodnik </w:t>
      </w:r>
      <w:r w:rsidR="009B0BE0">
        <w:rPr>
          <w:rStyle w:val="czeinternetowe"/>
          <w:color w:val="000000"/>
          <w:u w:val="none"/>
        </w:rPr>
        <w:t>jest sporo lepszy względem konkurentów</w:t>
      </w:r>
      <w:r w:rsidR="006B74F2" w:rsidRPr="006B74F2">
        <w:rPr>
          <w:rStyle w:val="czeinternetowe"/>
          <w:color w:val="000000"/>
          <w:u w:val="none"/>
        </w:rPr>
        <w:t xml:space="preserve">. </w:t>
      </w:r>
      <w:r w:rsidR="009B0BE0">
        <w:rPr>
          <w:rStyle w:val="czeinternetowe"/>
          <w:color w:val="000000"/>
          <w:u w:val="none"/>
        </w:rPr>
        <w:t>Dyspozycja</w:t>
      </w:r>
      <w:r w:rsidR="006B74F2" w:rsidRPr="006B74F2">
        <w:rPr>
          <w:rStyle w:val="czeinternetowe"/>
          <w:color w:val="000000"/>
          <w:u w:val="none"/>
        </w:rPr>
        <w:t xml:space="preserve"> zawodnika podczas</w:t>
      </w:r>
      <w:r w:rsidR="00B8186E">
        <w:rPr>
          <w:rStyle w:val="czeinternetowe"/>
          <w:color w:val="000000"/>
          <w:u w:val="none"/>
        </w:rPr>
        <w:t xml:space="preserve"> </w:t>
      </w:r>
      <w:r w:rsidR="006B74F2" w:rsidRPr="006B74F2">
        <w:rPr>
          <w:rStyle w:val="czeinternetowe"/>
          <w:color w:val="000000"/>
          <w:u w:val="none"/>
        </w:rPr>
        <w:t>rozgrywki może zależeć od kilku czynników. Przykładowo szybkość jest szczególnie ważna dla zawodników ofensywnych, jeśli drużyna gra z kontrataku, a technika bardziej sprawdza się podczas wolnego rozgrywania akcji</w:t>
      </w:r>
      <w:r w:rsidR="009B0BE0">
        <w:rPr>
          <w:rStyle w:val="czeinternetowe"/>
          <w:color w:val="000000"/>
          <w:u w:val="none"/>
        </w:rPr>
        <w:t xml:space="preserve"> [6]</w:t>
      </w:r>
      <w:r w:rsidR="006B74F2" w:rsidRPr="006B74F2">
        <w:rPr>
          <w:rStyle w:val="czeinternetowe"/>
          <w:color w:val="000000"/>
          <w:u w:val="none"/>
        </w:rPr>
        <w:t xml:space="preserve">. </w:t>
      </w:r>
      <w:r w:rsidR="00055FF6">
        <w:rPr>
          <w:rStyle w:val="czeinternetowe"/>
          <w:color w:val="000000"/>
          <w:u w:val="none"/>
        </w:rPr>
        <w:t>Dla możliwości porównania</w:t>
      </w:r>
      <w:r w:rsidR="009B0BE0">
        <w:rPr>
          <w:rStyle w:val="czeinternetowe"/>
          <w:color w:val="000000"/>
          <w:u w:val="none"/>
        </w:rPr>
        <w:t xml:space="preserve"> sytuacj</w:t>
      </w:r>
      <w:r w:rsidR="00055FF6">
        <w:rPr>
          <w:rStyle w:val="czeinternetowe"/>
          <w:color w:val="000000"/>
          <w:u w:val="none"/>
        </w:rPr>
        <w:t>i</w:t>
      </w:r>
      <w:r w:rsidR="009B0BE0">
        <w:rPr>
          <w:rStyle w:val="czeinternetowe"/>
          <w:color w:val="000000"/>
          <w:u w:val="none"/>
        </w:rPr>
        <w:t>, w których wartości atrybutów różnią się</w:t>
      </w:r>
      <w:r w:rsidR="00055FF6">
        <w:rPr>
          <w:rStyle w:val="czeinternetowe"/>
          <w:color w:val="000000"/>
          <w:u w:val="none"/>
        </w:rPr>
        <w:t xml:space="preserve"> w sposób znaczący, powstał moduł ułatwiający analizę umiejętności piłkarzy.</w:t>
      </w:r>
      <w:r w:rsidR="009B0BE0">
        <w:rPr>
          <w:rStyle w:val="czeinternetowe"/>
          <w:color w:val="000000"/>
          <w:u w:val="none"/>
        </w:rPr>
        <w:t xml:space="preserve"> </w:t>
      </w:r>
      <w:r w:rsidR="00953164">
        <w:rPr>
          <w:rStyle w:val="czeinternetowe"/>
          <w:color w:val="000000"/>
          <w:u w:val="none"/>
        </w:rPr>
        <w:t xml:space="preserve">Posiadając dane zebrane z jednego i drugiego źródła można je wykorzystać do porównywania. Łączna liczba piłkarzy w źródłach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 Dodatkowo Football Manager zwraca dużą uwagę na młodszych zawodników. Dla wielu graczy obserwowanie rozwoju nastoletniego zawodnika w dłuższym okresie czasu potrafi być satysfakcjonujące. Aplikacja została stworzona w taki sposób, że dany zawodnik jest wyświetlany w niej, tylko w momencie, gdy pojawi się w obydwu grach. Dodatkowo do analizy dołączają się dane statystyczne z rozgrywek pozyskane z </w:t>
      </w:r>
      <w:proofErr w:type="spellStart"/>
      <w:r w:rsidR="00953164">
        <w:rPr>
          <w:rStyle w:val="czeinternetowe"/>
          <w:color w:val="000000"/>
          <w:u w:val="none"/>
        </w:rPr>
        <w:t>Sofascore</w:t>
      </w:r>
      <w:proofErr w:type="spellEnd"/>
      <w:r w:rsidR="00953164">
        <w:rPr>
          <w:rStyle w:val="czeinternetowe"/>
          <w:color w:val="000000"/>
          <w:u w:val="none"/>
        </w:rPr>
        <w:t>.</w:t>
      </w: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Witryna </w:t>
      </w:r>
      <w:proofErr w:type="spellStart"/>
      <w:r>
        <w:rPr>
          <w:rStyle w:val="czeinternetowe"/>
          <w:color w:val="000000"/>
          <w:sz w:val="24"/>
          <w:szCs w:val="24"/>
          <w:u w:val="none"/>
        </w:rPr>
        <w:t>futhead</w:t>
      </w:r>
      <w:proofErr w:type="spellEnd"/>
      <w:r>
        <w:rPr>
          <w:rStyle w:val="czeinternetowe"/>
          <w:color w:val="000000"/>
          <w:sz w:val="24"/>
          <w:szCs w:val="24"/>
          <w:u w:val="none"/>
        </w:rPr>
        <w:t xml:space="preserve">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w:t>
      </w:r>
      <w:proofErr w:type="spellStart"/>
      <w:r w:rsidRPr="008C07DB">
        <w:rPr>
          <w:rStyle w:val="czeinternetowe"/>
          <w:color w:val="000000"/>
          <w:sz w:val="24"/>
          <w:szCs w:val="24"/>
          <w:u w:val="none"/>
        </w:rPr>
        <w:t>fmdataba</w:t>
      </w:r>
      <w:proofErr w:type="spellEnd"/>
      <w:r w:rsidRPr="008C07DB">
        <w:rPr>
          <w:rStyle w:val="czeinternetowe"/>
          <w:color w:val="000000"/>
          <w:sz w:val="24"/>
          <w:szCs w:val="24"/>
          <w:u w:val="none"/>
        </w:rPr>
        <w:t xml:space="preserve">.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112B13C4" w14:textId="09E72DD0"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 Strona </w:t>
      </w:r>
      <w:proofErr w:type="spellStart"/>
      <w:r w:rsidRPr="00143D3A">
        <w:rPr>
          <w:sz w:val="22"/>
          <w:szCs w:val="22"/>
        </w:rPr>
        <w:t>futhead</w:t>
      </w:r>
      <w:proofErr w:type="spellEnd"/>
      <w:r w:rsidRPr="00143D3A">
        <w:rPr>
          <w:sz w:val="22"/>
          <w:szCs w:val="22"/>
        </w:rPr>
        <w:t>, z której pozysk</w:t>
      </w:r>
      <w:r w:rsidR="000F3141" w:rsidRPr="00143D3A">
        <w:rPr>
          <w:sz w:val="22"/>
          <w:szCs w:val="22"/>
        </w:rPr>
        <w:t>iwane są</w:t>
      </w:r>
      <w:r w:rsidRPr="00143D3A">
        <w:rPr>
          <w:sz w:val="22"/>
          <w:szCs w:val="22"/>
        </w:rPr>
        <w:t xml:space="preserve"> informacje dotyczące atrybutów z F</w:t>
      </w:r>
      <w:r w:rsidR="00D2489B" w:rsidRPr="00143D3A">
        <w:rPr>
          <w:sz w:val="22"/>
          <w:szCs w:val="22"/>
        </w:rPr>
        <w:t xml:space="preserve">IFY – 11.11.2022 </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6836597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strzałów (SHO – </w:t>
      </w:r>
      <w:proofErr w:type="spellStart"/>
      <w:r w:rsidRPr="00501865">
        <w:rPr>
          <w:rStyle w:val="czeinternetowe"/>
          <w:color w:val="000000"/>
          <w:u w:val="none"/>
        </w:rPr>
        <w:t>shotting</w:t>
      </w:r>
      <w:proofErr w:type="spellEnd"/>
      <w:r w:rsidRPr="00501865">
        <w:rPr>
          <w:rStyle w:val="czeinternetowe"/>
          <w:color w:val="000000"/>
          <w:u w:val="none"/>
        </w:rPr>
        <w:t>),</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w:t>
      </w:r>
      <w:proofErr w:type="spellStart"/>
      <w:r w:rsidRPr="00501865">
        <w:rPr>
          <w:rStyle w:val="czeinternetowe"/>
          <w:color w:val="000000"/>
          <w:u w:val="none"/>
        </w:rPr>
        <w:t>passing</w:t>
      </w:r>
      <w:proofErr w:type="spellEnd"/>
      <w:r w:rsidRPr="00501865">
        <w:rPr>
          <w:rStyle w:val="czeinternetowe"/>
          <w:color w:val="000000"/>
          <w:u w:val="none"/>
        </w:rPr>
        <w:t xml:space="preserve">),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dryblingu (DRI – </w:t>
      </w:r>
      <w:proofErr w:type="spellStart"/>
      <w:r w:rsidRPr="00501865">
        <w:rPr>
          <w:rStyle w:val="czeinternetowe"/>
          <w:color w:val="000000"/>
          <w:u w:val="none"/>
        </w:rPr>
        <w:t>dribbling</w:t>
      </w:r>
      <w:proofErr w:type="spellEnd"/>
      <w:r w:rsidRPr="00501865">
        <w:rPr>
          <w:rStyle w:val="czeinternetowe"/>
          <w:color w:val="000000"/>
          <w:u w:val="none"/>
        </w:rPr>
        <w:t>),</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obrony (DEF – </w:t>
      </w:r>
      <w:proofErr w:type="spellStart"/>
      <w:r w:rsidRPr="00501865">
        <w:rPr>
          <w:rStyle w:val="czeinternetowe"/>
          <w:color w:val="000000"/>
          <w:u w:val="none"/>
        </w:rPr>
        <w:t>defensive</w:t>
      </w:r>
      <w:proofErr w:type="spellEnd"/>
      <w:r w:rsidRPr="00501865">
        <w:rPr>
          <w:rStyle w:val="czeinternetowe"/>
          <w:color w:val="000000"/>
          <w:u w:val="none"/>
        </w:rPr>
        <w:t>),</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 xml:space="preserve">fizyczności (PHY – </w:t>
      </w:r>
      <w:proofErr w:type="spellStart"/>
      <w:r w:rsidRPr="00501865">
        <w:rPr>
          <w:rStyle w:val="czeinternetowe"/>
          <w:color w:val="000000"/>
          <w:u w:val="none"/>
        </w:rPr>
        <w:t>physical</w:t>
      </w:r>
      <w:proofErr w:type="spellEnd"/>
      <w:r w:rsidRPr="00501865">
        <w:rPr>
          <w:rStyle w:val="czeinternetowe"/>
          <w:color w:val="000000"/>
          <w:u w:val="none"/>
        </w:rPr>
        <w:t>)</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2A6C0F77"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w:t>
      </w:r>
      <w:proofErr w:type="spellStart"/>
      <w:r w:rsidRPr="00494810">
        <w:rPr>
          <w:rStyle w:val="czeinternetowe"/>
          <w:color w:val="auto"/>
          <w:sz w:val="24"/>
          <w:szCs w:val="24"/>
          <w:u w:val="none"/>
        </w:rPr>
        <w:t>League</w:t>
      </w:r>
      <w:proofErr w:type="spellEnd"/>
      <w:r w:rsidRPr="00494810">
        <w:rPr>
          <w:rStyle w:val="czeinternetowe"/>
          <w:color w:val="auto"/>
          <w:sz w:val="24"/>
          <w:szCs w:val="24"/>
          <w:u w:val="none"/>
        </w:rPr>
        <w:t xml:space="preserv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jest to najsilniejsza liga według współczynnik</w:t>
      </w:r>
      <w:r w:rsidR="003902DC">
        <w:rPr>
          <w:rStyle w:val="czeinternetowe"/>
          <w:color w:val="auto"/>
          <w:sz w:val="24"/>
          <w:szCs w:val="24"/>
          <w:u w:val="none"/>
        </w:rPr>
        <w:t>u</w:t>
      </w:r>
      <w:r w:rsidRPr="00494810">
        <w:rPr>
          <w:rStyle w:val="czeinternetowe"/>
          <w:color w:val="auto"/>
          <w:sz w:val="24"/>
          <w:szCs w:val="24"/>
          <w:u w:val="none"/>
        </w:rPr>
        <w:t xml:space="preserve"> UEFA z 4 listopada 2022 roku. W aplikacji porównywane są takie statystyki jak na przykład liczba bramek. O wiele łatwiejszym zadaniem jest strzelenie dużej ilości bramek, gdy gra się przeciwko zawodnikom o mniejszych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 </w:t>
      </w:r>
      <w:r w:rsidR="00240D71" w:rsidRPr="00494810">
        <w:rPr>
          <w:rStyle w:val="czeinternetowe"/>
          <w:color w:val="auto"/>
          <w:sz w:val="24"/>
          <w:szCs w:val="24"/>
          <w:u w:val="none"/>
        </w:rPr>
        <w:lastRenderedPageBreak/>
        <w:t xml:space="preserve">Premier </w:t>
      </w:r>
      <w:proofErr w:type="spellStart"/>
      <w:r w:rsidR="00240D71" w:rsidRPr="00494810">
        <w:rPr>
          <w:rStyle w:val="czeinternetowe"/>
          <w:color w:val="auto"/>
          <w:sz w:val="24"/>
          <w:szCs w:val="24"/>
          <w:u w:val="none"/>
        </w:rPr>
        <w:t>League</w:t>
      </w:r>
      <w:proofErr w:type="spellEnd"/>
      <w:r w:rsidR="00240D71" w:rsidRPr="00494810">
        <w:rPr>
          <w:rStyle w:val="czeinternetowe"/>
          <w:color w:val="auto"/>
          <w:sz w:val="24"/>
          <w:szCs w:val="24"/>
          <w:u w:val="none"/>
        </w:rPr>
        <w:t xml:space="preserve">, 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092E4BF3" w14:textId="05280FFB"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 na podstawie danych z portalu </w:t>
      </w:r>
      <w:proofErr w:type="spellStart"/>
      <w:r w:rsidRPr="00143D3A">
        <w:rPr>
          <w:sz w:val="22"/>
          <w:szCs w:val="22"/>
        </w:rPr>
        <w:t>transfermarkt</w:t>
      </w:r>
      <w:proofErr w:type="spellEnd"/>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E57A62B" w14:textId="1FBF4AF5" w:rsidR="006B74F2" w:rsidRDefault="000F2462" w:rsidP="00494810">
      <w:pPr>
        <w:keepNext/>
        <w:ind w:firstLine="708"/>
        <w:jc w:val="center"/>
      </w:pPr>
      <w:r>
        <w:rPr>
          <w:rStyle w:val="czeinternetowe"/>
          <w:color w:val="000000"/>
          <w:sz w:val="24"/>
          <w:szCs w:val="24"/>
          <w:u w:val="none"/>
        </w:rPr>
        <w:t xml:space="preserve">Dane są pobierane z wszystkich podstron i zapisywane w postaci </w:t>
      </w:r>
      <w:proofErr w:type="spellStart"/>
      <w:r>
        <w:rPr>
          <w:rStyle w:val="czeinternetowe"/>
          <w:color w:val="000000"/>
          <w:sz w:val="24"/>
          <w:szCs w:val="24"/>
          <w:u w:val="none"/>
        </w:rPr>
        <w:t>JSONa</w:t>
      </w:r>
      <w:proofErr w:type="spellEnd"/>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w:t>
      </w:r>
      <w:proofErr w:type="spellStart"/>
      <w:r w:rsidRPr="008C07DB">
        <w:rPr>
          <w:rStyle w:val="czeinternetowe"/>
          <w:color w:val="000000"/>
          <w:sz w:val="24"/>
          <w:szCs w:val="24"/>
          <w:u w:val="none"/>
        </w:rPr>
        <w:t>name</w:t>
      </w:r>
      <w:proofErr w:type="spellEnd"/>
      <w:r w:rsidRPr="008C07DB">
        <w:rPr>
          <w:rStyle w:val="czeinternetowe"/>
          <w:color w:val="000000"/>
          <w:sz w:val="24"/>
          <w:szCs w:val="24"/>
          <w:u w:val="none"/>
        </w:rPr>
        <w:t xml:space="preserve"> z imieniem i nazwiskiem piłkarza, rating z oceną ogólna </w:t>
      </w:r>
      <w:r>
        <w:rPr>
          <w:rStyle w:val="czeinternetowe"/>
          <w:color w:val="000000"/>
          <w:sz w:val="24"/>
          <w:szCs w:val="24"/>
          <w:u w:val="none"/>
        </w:rPr>
        <w:t>oraz inne atrybuty</w:t>
      </w:r>
      <w:r w:rsidRPr="008C07DB">
        <w:rPr>
          <w:rStyle w:val="czeinternetowe"/>
          <w:color w:val="000000"/>
          <w:sz w:val="24"/>
          <w:szCs w:val="24"/>
          <w:u w:val="none"/>
        </w:rPr>
        <w:t xml:space="preserve">. </w:t>
      </w:r>
      <w:r>
        <w:rPr>
          <w:rStyle w:val="czeinternetowe"/>
          <w:color w:val="000000"/>
          <w:sz w:val="24"/>
          <w:szCs w:val="24"/>
          <w:u w:val="none"/>
        </w:rPr>
        <w:t xml:space="preserve">Jest to również łatwe do obsługi podczas wyświetlania na stronie.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798D3D98" w14:textId="7AEF7111"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wyświetlane w API</w:t>
      </w:r>
    </w:p>
    <w:p w14:paraId="3A80E110" w14:textId="7FE4EC77"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r w:rsidR="000F2462">
        <w:rPr>
          <w:rStyle w:val="czeinternetowe"/>
          <w:color w:val="000000"/>
          <w:sz w:val="24"/>
          <w:szCs w:val="24"/>
          <w:u w:val="none"/>
        </w:rPr>
        <w:t xml:space="preserve"> </w:t>
      </w:r>
      <w:proofErr w:type="spellStart"/>
      <w:r w:rsidR="000F2462">
        <w:rPr>
          <w:rStyle w:val="czeinternetowe"/>
          <w:color w:val="000000"/>
          <w:sz w:val="24"/>
          <w:szCs w:val="24"/>
          <w:u w:val="none"/>
        </w:rPr>
        <w:t>futheadu</w:t>
      </w:r>
      <w:proofErr w:type="spellEnd"/>
      <w:r w:rsidR="000F2462">
        <w:rPr>
          <w:rStyle w:val="czeinternetowe"/>
          <w:color w:val="000000"/>
          <w:sz w:val="24"/>
          <w:szCs w:val="24"/>
          <w:u w:val="none"/>
        </w:rPr>
        <w:t xml:space="preserve">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650E695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 Nazwisko zawodnika o nazwisko </w:t>
      </w:r>
      <w:proofErr w:type="spellStart"/>
      <w:r w:rsidRPr="00143D3A">
        <w:rPr>
          <w:sz w:val="22"/>
          <w:szCs w:val="22"/>
        </w:rPr>
        <w:t>Aubameyang</w:t>
      </w:r>
      <w:proofErr w:type="spellEnd"/>
      <w:r w:rsidRPr="00143D3A">
        <w:rPr>
          <w:sz w:val="22"/>
          <w:szCs w:val="22"/>
        </w:rPr>
        <w:t xml:space="preserve"> na stronie witryny </w:t>
      </w:r>
      <w:proofErr w:type="spellStart"/>
      <w:r w:rsidRPr="00143D3A">
        <w:rPr>
          <w:sz w:val="22"/>
          <w:szCs w:val="22"/>
        </w:rPr>
        <w:t>futhead</w:t>
      </w:r>
      <w:proofErr w:type="spellEnd"/>
      <w:r w:rsidRPr="00143D3A">
        <w:rPr>
          <w:sz w:val="22"/>
          <w:szCs w:val="22"/>
        </w:rPr>
        <w:t>, zostało skrócone i częściowo zastąpione kropkami</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1AEDB30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6</w:t>
      </w:r>
      <w:r w:rsidRPr="00143D3A">
        <w:rPr>
          <w:sz w:val="22"/>
          <w:szCs w:val="22"/>
        </w:rPr>
        <w:t xml:space="preserve"> - Nazwisko zawodnika wyświetlające się w API, jest już przekształcone na prawidłową nazwę</w:t>
      </w:r>
    </w:p>
    <w:p w14:paraId="4E418B5B" w14:textId="706DD070"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proofErr w:type="spellStart"/>
      <w:r w:rsidR="006B74F2" w:rsidRPr="008C07DB">
        <w:rPr>
          <w:rStyle w:val="czeinternetowe"/>
          <w:color w:val="000000"/>
          <w:u w:val="none"/>
        </w:rPr>
        <w:t>CORSy</w:t>
      </w:r>
      <w:proofErr w:type="spellEnd"/>
      <w:r w:rsidR="006B74F2" w:rsidRPr="008C07DB">
        <w:rPr>
          <w:rStyle w:val="czeinternetowe"/>
          <w:color w:val="000000"/>
          <w:u w:val="none"/>
        </w:rPr>
        <w:t xml:space="preserve">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CORS(Cross-</w:t>
      </w:r>
      <w:proofErr w:type="spellStart"/>
      <w:r w:rsidRPr="00143D3A">
        <w:rPr>
          <w:rStyle w:val="czeinternetowe"/>
          <w:color w:val="auto"/>
          <w:u w:val="none"/>
        </w:rPr>
        <w:t>Origin</w:t>
      </w:r>
      <w:proofErr w:type="spellEnd"/>
      <w:r w:rsidRPr="00143D3A">
        <w:rPr>
          <w:rStyle w:val="czeinternetowe"/>
          <w:color w:val="auto"/>
          <w:u w:val="none"/>
        </w:rPr>
        <w:t xml:space="preserve"> Resource </w:t>
      </w:r>
      <w:proofErr w:type="spellStart"/>
      <w:r w:rsidRPr="00143D3A">
        <w:rPr>
          <w:rStyle w:val="czeinternetowe"/>
          <w:color w:val="auto"/>
          <w:u w:val="none"/>
        </w:rPr>
        <w:t>Sharing</w:t>
      </w:r>
      <w:proofErr w:type="spellEnd"/>
      <w:r w:rsidRPr="00143D3A">
        <w:rPr>
          <w:rStyle w:val="czeinternetowe"/>
          <w:color w:val="auto"/>
          <w:u w:val="none"/>
        </w:rPr>
        <w:t>)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142A1215" w:rsidR="006B74F2" w:rsidRDefault="006B74F2" w:rsidP="00143D3A">
      <w:pPr>
        <w:ind w:firstLine="708"/>
        <w:jc w:val="both"/>
        <w:rPr>
          <w:color w:val="000000"/>
          <w:sz w:val="24"/>
          <w:szCs w:val="24"/>
        </w:rPr>
      </w:pPr>
      <w:r>
        <w:rPr>
          <w:color w:val="000000"/>
          <w:sz w:val="24"/>
          <w:szCs w:val="24"/>
        </w:rPr>
        <w:t xml:space="preserve">Drugim źródłem informacji </w:t>
      </w:r>
      <w:r w:rsidR="000F2462">
        <w:rPr>
          <w:color w:val="000000"/>
          <w:sz w:val="24"/>
          <w:szCs w:val="24"/>
        </w:rPr>
        <w:t>są dane z portalu</w:t>
      </w:r>
      <w:r w:rsidR="00954288">
        <w:rPr>
          <w:color w:val="000000"/>
          <w:sz w:val="24"/>
          <w:szCs w:val="24"/>
        </w:rPr>
        <w:t xml:space="preserve"> </w:t>
      </w:r>
      <w:proofErr w:type="spellStart"/>
      <w:r>
        <w:rPr>
          <w:color w:val="000000"/>
          <w:sz w:val="24"/>
          <w:szCs w:val="24"/>
        </w:rPr>
        <w:t>fmdataba</w:t>
      </w:r>
      <w:proofErr w:type="spellEnd"/>
      <w:r>
        <w:rPr>
          <w:color w:val="000000"/>
          <w:sz w:val="24"/>
          <w:szCs w:val="24"/>
        </w:rPr>
        <w:t xml:space="preserve">. </w:t>
      </w:r>
      <w:r w:rsidR="00954288">
        <w:rPr>
          <w:color w:val="000000"/>
          <w:sz w:val="24"/>
          <w:szCs w:val="24"/>
        </w:rPr>
        <w:t xml:space="preserve">Ostatnio dostępne wartości dotyczą edycji z 2021 roku. Aby zachować spójność i realizm, wszystkie statystyki będą analizowane z tego roku. </w:t>
      </w:r>
      <w:r>
        <w:rPr>
          <w:color w:val="000000"/>
          <w:sz w:val="24"/>
          <w:szCs w:val="24"/>
        </w:rPr>
        <w:t xml:space="preserve">Dodatkowo </w:t>
      </w:r>
      <w:r w:rsidR="00954288">
        <w:rPr>
          <w:color w:val="000000"/>
          <w:sz w:val="24"/>
          <w:szCs w:val="24"/>
        </w:rPr>
        <w:t>dane z obydwu gier będą porównywanie do statystyk z realnych rozgrywek następnego roku.</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1D354AA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xml:space="preserve">- Widok najlepszych zawodników w Premier </w:t>
      </w:r>
      <w:proofErr w:type="spellStart"/>
      <w:r w:rsidRPr="00143D3A">
        <w:rPr>
          <w:sz w:val="22"/>
          <w:szCs w:val="22"/>
        </w:rPr>
        <w:t>League</w:t>
      </w:r>
      <w:proofErr w:type="spellEnd"/>
      <w:r w:rsidRPr="00143D3A">
        <w:rPr>
          <w:sz w:val="22"/>
          <w:szCs w:val="22"/>
        </w:rPr>
        <w:t xml:space="preserve"> w portalu </w:t>
      </w:r>
      <w:proofErr w:type="spellStart"/>
      <w:r w:rsidRPr="00143D3A">
        <w:rPr>
          <w:sz w:val="22"/>
          <w:szCs w:val="22"/>
        </w:rPr>
        <w:t>fmdataba</w:t>
      </w:r>
      <w:proofErr w:type="spellEnd"/>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436F8C1A"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 xml:space="preserve">W aplikacji analizowane są wartości z jednej, równoległej edycji. </w:t>
      </w:r>
      <w:r w:rsidRPr="00494810">
        <w:rPr>
          <w:rStyle w:val="czeinternetowe"/>
          <w:i w:val="0"/>
          <w:iCs w:val="0"/>
          <w:color w:val="000000"/>
          <w:sz w:val="24"/>
          <w:szCs w:val="24"/>
          <w:u w:val="none"/>
        </w:rPr>
        <w:t xml:space="preserve">.  Na portalu do Football Managera podobnie jak w przypadku </w:t>
      </w:r>
      <w:proofErr w:type="spellStart"/>
      <w:r w:rsidRPr="00494810">
        <w:rPr>
          <w:rStyle w:val="czeinternetowe"/>
          <w:i w:val="0"/>
          <w:iCs w:val="0"/>
          <w:color w:val="000000"/>
          <w:sz w:val="24"/>
          <w:szCs w:val="24"/>
          <w:u w:val="none"/>
        </w:rPr>
        <w:t>futheada</w:t>
      </w:r>
      <w:proofErr w:type="spellEnd"/>
      <w:r w:rsidRPr="00494810">
        <w:rPr>
          <w:rStyle w:val="czeinternetowe"/>
          <w:i w:val="0"/>
          <w:iCs w:val="0"/>
          <w:color w:val="000000"/>
          <w:sz w:val="24"/>
          <w:szCs w:val="24"/>
          <w:u w:val="none"/>
        </w:rPr>
        <w:t>, widnieje widok tabeli z nazwiskiem i atrybutami piłkarzy. Znajdują się tam zawarte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w:t>
      </w:r>
      <w:proofErr w:type="spellStart"/>
      <w:r w:rsidRPr="00FC38DF">
        <w:rPr>
          <w:rStyle w:val="czeinternetowe"/>
          <w:color w:val="000000"/>
          <w:u w:val="none"/>
        </w:rPr>
        <w:t>Ove</w:t>
      </w:r>
      <w:proofErr w:type="spellEnd"/>
      <w:r w:rsidRPr="00FC38DF">
        <w:rPr>
          <w:rStyle w:val="czeinternetowe"/>
          <w:color w:val="000000"/>
          <w:u w:val="none"/>
        </w:rPr>
        <w:t xml:space="preserve"> – </w:t>
      </w:r>
      <w:proofErr w:type="spellStart"/>
      <w:r w:rsidRPr="00FC38DF">
        <w:rPr>
          <w:rStyle w:val="czeinternetowe"/>
          <w:color w:val="000000"/>
          <w:u w:val="none"/>
        </w:rPr>
        <w:t>overall</w:t>
      </w:r>
      <w:proofErr w:type="spellEnd"/>
      <w:r w:rsidRPr="00FC38DF">
        <w:rPr>
          <w:rStyle w:val="czeinternetowe"/>
          <w:color w:val="000000"/>
          <w:u w:val="none"/>
        </w:rPr>
        <w:t>),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w:t>
      </w:r>
      <w:proofErr w:type="spellStart"/>
      <w:r w:rsidRPr="00FC38DF">
        <w:rPr>
          <w:rStyle w:val="czeinternetowe"/>
          <w:color w:val="000000"/>
          <w:u w:val="none"/>
        </w:rPr>
        <w:t>Att</w:t>
      </w:r>
      <w:proofErr w:type="spellEnd"/>
      <w:r w:rsidRPr="00FC38DF">
        <w:rPr>
          <w:rStyle w:val="czeinternetowe"/>
          <w:color w:val="000000"/>
          <w:u w:val="none"/>
        </w:rPr>
        <w:t xml:space="preserve"> – </w:t>
      </w:r>
      <w:proofErr w:type="spellStart"/>
      <w:r w:rsidRPr="00FC38DF">
        <w:rPr>
          <w:rStyle w:val="czeinternetowe"/>
          <w:color w:val="000000"/>
          <w:u w:val="none"/>
        </w:rPr>
        <w:t>attacking</w:t>
      </w:r>
      <w:proofErr w:type="spellEnd"/>
      <w:r w:rsidRPr="00FC38DF">
        <w:rPr>
          <w:rStyle w:val="czeinternetowe"/>
          <w:color w:val="000000"/>
          <w:u w:val="none"/>
        </w:rPr>
        <w:t xml:space="preserve">),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19EAFE3"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r w:rsidRPr="00FC38DF">
        <w:rPr>
          <w:rStyle w:val="czeinternetowe"/>
          <w:color w:val="000000"/>
          <w:u w:val="none"/>
        </w:rPr>
        <w:t xml:space="preserve">(Def – </w:t>
      </w:r>
      <w:proofErr w:type="spellStart"/>
      <w:r w:rsidRPr="00FC38DF">
        <w:rPr>
          <w:rStyle w:val="czeinternetowe"/>
          <w:color w:val="000000"/>
          <w:u w:val="none"/>
        </w:rPr>
        <w:t>defending</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w:t>
      </w:r>
      <w:proofErr w:type="spellStart"/>
      <w:r w:rsidRPr="00FC38DF">
        <w:rPr>
          <w:rStyle w:val="czeinternetowe"/>
          <w:color w:val="000000"/>
          <w:u w:val="none"/>
        </w:rPr>
        <w:t>Tec</w:t>
      </w:r>
      <w:proofErr w:type="spellEnd"/>
      <w:r w:rsidRPr="00FC38DF">
        <w:rPr>
          <w:rStyle w:val="czeinternetowe"/>
          <w:color w:val="000000"/>
          <w:u w:val="none"/>
        </w:rPr>
        <w:t xml:space="preserve"> – </w:t>
      </w:r>
      <w:proofErr w:type="spellStart"/>
      <w:r w:rsidRPr="00FC38DF">
        <w:rPr>
          <w:rStyle w:val="czeinternetowe"/>
          <w:color w:val="000000"/>
          <w:u w:val="none"/>
        </w:rPr>
        <w:t>technical</w:t>
      </w:r>
      <w:proofErr w:type="spellEnd"/>
      <w:r w:rsidRPr="00FC38DF">
        <w:rPr>
          <w:rStyle w:val="czeinternetowe"/>
          <w:color w:val="000000"/>
          <w:u w:val="none"/>
        </w:rPr>
        <w:t xml:space="preserve">),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01AE400F"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r w:rsidRPr="00FC38DF">
        <w:rPr>
          <w:rStyle w:val="czeinternetowe"/>
          <w:color w:val="000000"/>
          <w:u w:val="none"/>
        </w:rPr>
        <w:t xml:space="preserve">(Men – </w:t>
      </w:r>
      <w:proofErr w:type="spellStart"/>
      <w:r w:rsidRPr="00FC38DF">
        <w:rPr>
          <w:rStyle w:val="czeinternetowe"/>
          <w:color w:val="000000"/>
          <w:u w:val="none"/>
        </w:rPr>
        <w:t>mental</w:t>
      </w:r>
      <w:proofErr w:type="spellEnd"/>
      <w:r w:rsidRPr="00FC38DF">
        <w:rPr>
          <w:rStyle w:val="czeinternetowe"/>
          <w:color w:val="000000"/>
          <w:u w:val="none"/>
        </w:rPr>
        <w:t xml:space="preserve">),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to gracz podejmuje decyzje, ponieważ on bezpośrednio decyduje o </w:t>
      </w:r>
      <w:proofErr w:type="spellStart"/>
      <w:r w:rsidRPr="00FC38DF">
        <w:rPr>
          <w:rStyle w:val="czeinternetowe"/>
          <w:color w:val="000000"/>
          <w:u w:val="none"/>
        </w:rPr>
        <w:t>zachowaniach</w:t>
      </w:r>
      <w:proofErr w:type="spellEnd"/>
      <w:r w:rsidRPr="00FC38DF">
        <w:rPr>
          <w:rStyle w:val="czeinternetowe"/>
          <w:color w:val="000000"/>
          <w:u w:val="none"/>
        </w:rPr>
        <w:t xml:space="preserve"> boiskowych za pomocą kontrolera, a nie tylko i wyłącznie taktyka przez niego przydzielona,</w:t>
      </w:r>
    </w:p>
    <w:p w14:paraId="58C28CB8" w14:textId="36E7B6A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r w:rsidRPr="00FC38DF">
        <w:rPr>
          <w:rStyle w:val="czeinternetowe"/>
          <w:color w:val="000000"/>
          <w:u w:val="none"/>
        </w:rPr>
        <w:t xml:space="preserve">(Phy – </w:t>
      </w:r>
      <w:proofErr w:type="spellStart"/>
      <w:r w:rsidRPr="00FC38DF">
        <w:rPr>
          <w:rStyle w:val="czeinternetowe"/>
          <w:color w:val="000000"/>
          <w:u w:val="none"/>
        </w:rPr>
        <w:t>physical</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w:t>
      </w:r>
      <w:proofErr w:type="spellStart"/>
      <w:r w:rsidRPr="00FC38DF">
        <w:rPr>
          <w:rStyle w:val="czeinternetowe"/>
          <w:color w:val="000000"/>
          <w:u w:val="none"/>
        </w:rPr>
        <w:t>Spe</w:t>
      </w:r>
      <w:proofErr w:type="spellEnd"/>
      <w:r w:rsidRPr="00FC38DF">
        <w:rPr>
          <w:rStyle w:val="czeinternetowe"/>
          <w:color w:val="000000"/>
          <w:u w:val="none"/>
        </w:rPr>
        <w:t xml:space="preserve"> – </w:t>
      </w:r>
      <w:proofErr w:type="spellStart"/>
      <w:r w:rsidRPr="00FC38DF">
        <w:rPr>
          <w:rStyle w:val="czeinternetowe"/>
          <w:color w:val="000000"/>
          <w:u w:val="none"/>
        </w:rPr>
        <w:t>speed</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3E9F4889"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 </w:t>
      </w:r>
      <w:r w:rsidR="00E41B9B">
        <w:rPr>
          <w:rStyle w:val="czeinternetowe"/>
          <w:color w:val="000000"/>
          <w:sz w:val="24"/>
          <w:szCs w:val="24"/>
          <w:u w:val="none"/>
        </w:rPr>
        <w:t xml:space="preserve">,w przeciwieństwie do FIFY gdzie wartości znajdują się pomiędzy </w:t>
      </w:r>
      <w:r>
        <w:rPr>
          <w:rStyle w:val="czeinternetowe"/>
          <w:color w:val="000000"/>
          <w:sz w:val="24"/>
          <w:szCs w:val="24"/>
          <w:u w:val="none"/>
        </w:rPr>
        <w:t xml:space="preserve"> 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uwag</w:t>
      </w:r>
      <w:r w:rsidR="00E41B9B">
        <w:rPr>
          <w:rStyle w:val="czeinternetowe"/>
          <w:color w:val="000000"/>
          <w:sz w:val="24"/>
          <w:szCs w:val="24"/>
          <w:u w:val="none"/>
        </w:rPr>
        <w:t>a,</w:t>
      </w:r>
      <w:r>
        <w:rPr>
          <w:rStyle w:val="czeinternetowe"/>
          <w:color w:val="000000"/>
          <w:sz w:val="24"/>
          <w:szCs w:val="24"/>
          <w:u w:val="none"/>
        </w:rPr>
        <w:t xml:space="preserve"> na</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proofErr w:type="spellStart"/>
      <w:r w:rsidRPr="00F15AE5">
        <w:rPr>
          <w:color w:val="000000" w:themeColor="text1"/>
          <w:sz w:val="24"/>
          <w:szCs w:val="24"/>
        </w:rPr>
        <w:t>Raheem</w:t>
      </w:r>
      <w:proofErr w:type="spellEnd"/>
      <w:r w:rsidRPr="00F15AE5">
        <w:rPr>
          <w:color w:val="000000" w:themeColor="text1"/>
          <w:sz w:val="24"/>
          <w:szCs w:val="24"/>
        </w:rPr>
        <w:t xml:space="preserve">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 ze względu na to</w:t>
      </w:r>
      <w:r w:rsidR="00494810">
        <w:rPr>
          <w:color w:val="000000" w:themeColor="text1"/>
          <w:sz w:val="24"/>
          <w:szCs w:val="24"/>
        </w:rPr>
        <w:t xml:space="preserve">, </w:t>
      </w:r>
      <w:r w:rsidRPr="00F15AE5">
        <w:rPr>
          <w:color w:val="000000" w:themeColor="text1"/>
          <w:sz w:val="24"/>
          <w:szCs w:val="24"/>
        </w:rPr>
        <w:t xml:space="preserve">że </w:t>
      </w:r>
      <w:r w:rsidR="0010792B">
        <w:rPr>
          <w:color w:val="000000" w:themeColor="text1"/>
          <w:sz w:val="24"/>
          <w:szCs w:val="24"/>
        </w:rPr>
        <w:t>odpowiada ona</w:t>
      </w:r>
      <w:r w:rsidRPr="00F15AE5">
        <w:rPr>
          <w:color w:val="000000" w:themeColor="text1"/>
          <w:sz w:val="24"/>
          <w:szCs w:val="24"/>
        </w:rPr>
        <w:t xml:space="preserve"> 90% względem maksymalnego atrybutu. </w:t>
      </w:r>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25905"/>
                    </a:xfrm>
                    <a:prstGeom prst="rect">
                      <a:avLst/>
                    </a:prstGeom>
                  </pic:spPr>
                </pic:pic>
              </a:graphicData>
            </a:graphic>
          </wp:inline>
        </w:drawing>
      </w:r>
    </w:p>
    <w:p w14:paraId="4630382C" w14:textId="388B7520"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średniej wartości statystyki wszystkich piłkarzy Premier </w:t>
      </w:r>
      <w:proofErr w:type="spellStart"/>
      <w:r w:rsidRPr="00143D3A">
        <w:rPr>
          <w:sz w:val="22"/>
          <w:szCs w:val="22"/>
        </w:rPr>
        <w:t>League</w:t>
      </w:r>
      <w:proofErr w:type="spellEnd"/>
      <w:r w:rsidRPr="00143D3A">
        <w:rPr>
          <w:sz w:val="22"/>
          <w:szCs w:val="22"/>
        </w:rPr>
        <w:t xml:space="preserve"> w obu grach</w:t>
      </w:r>
    </w:p>
    <w:p w14:paraId="42E7DA3C" w14:textId="77777777" w:rsidR="006B74F2" w:rsidRPr="00F15AE5" w:rsidRDefault="006B74F2" w:rsidP="00143D3A">
      <w:pPr>
        <w:jc w:val="both"/>
        <w:rPr>
          <w:rStyle w:val="czeinternetowe"/>
          <w:i/>
          <w:iCs/>
          <w:color w:val="000000"/>
          <w:sz w:val="24"/>
          <w:szCs w:val="24"/>
          <w:u w:val="none"/>
        </w:rPr>
      </w:pPr>
    </w:p>
    <w:p w14:paraId="25E7A3F6" w14:textId="7FAE9285" w:rsidR="00CA4A4A" w:rsidRDefault="006B74F2" w:rsidP="00494810">
      <w:pPr>
        <w:ind w:firstLine="708"/>
        <w:jc w:val="both"/>
        <w:rPr>
          <w:rStyle w:val="czeinternetowe"/>
          <w:color w:val="000000"/>
          <w:sz w:val="24"/>
          <w:szCs w:val="24"/>
          <w:u w:val="none"/>
        </w:rPr>
      </w:pPr>
      <w:r w:rsidRPr="00F15AE5">
        <w:rPr>
          <w:rStyle w:val="czeinternetowe"/>
          <w:color w:val="000000"/>
          <w:sz w:val="24"/>
          <w:szCs w:val="24"/>
          <w:u w:val="none"/>
        </w:rPr>
        <w:t>Jedynym problemem w tym założeniu mogłoby być to, że</w:t>
      </w:r>
      <w:r w:rsidR="00E41B9B">
        <w:rPr>
          <w:rStyle w:val="czeinternetowe"/>
          <w:color w:val="000000"/>
          <w:sz w:val="24"/>
          <w:szCs w:val="24"/>
          <w:u w:val="none"/>
        </w:rPr>
        <w:t xml:space="preserve"> średnie wartości różnią się w sposób znaczący.</w:t>
      </w:r>
      <w:r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Pr="00F15AE5">
        <w:rPr>
          <w:rStyle w:val="czeinternetowe"/>
          <w:color w:val="000000"/>
          <w:sz w:val="24"/>
          <w:szCs w:val="24"/>
          <w:u w:val="none"/>
        </w:rPr>
        <w:t xml:space="preserve"> 74.55, a w Football Managerze 61,52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Pr="00F15AE5">
        <w:rPr>
          <w:rStyle w:val="czeinternetowe"/>
          <w:color w:val="000000"/>
          <w:sz w:val="24"/>
          <w:szCs w:val="24"/>
          <w:u w:val="none"/>
        </w:rPr>
        <w:t xml:space="preserve">. </w:t>
      </w:r>
      <w:r w:rsidR="00E41B9B">
        <w:rPr>
          <w:rStyle w:val="czeinternetowe"/>
          <w:color w:val="000000"/>
          <w:sz w:val="24"/>
          <w:szCs w:val="24"/>
          <w:u w:val="none"/>
        </w:rPr>
        <w:t>Wynika z tego, że</w:t>
      </w:r>
      <w:r w:rsidRPr="00F15AE5">
        <w:rPr>
          <w:rStyle w:val="czeinternetowe"/>
          <w:color w:val="000000"/>
          <w:sz w:val="24"/>
          <w:szCs w:val="24"/>
          <w:u w:val="none"/>
        </w:rPr>
        <w:t xml:space="preserve"> wartości w F</w:t>
      </w:r>
      <w:r w:rsidR="00E41B9B">
        <w:rPr>
          <w:rStyle w:val="czeinternetowe"/>
          <w:color w:val="000000"/>
          <w:sz w:val="24"/>
          <w:szCs w:val="24"/>
          <w:u w:val="none"/>
        </w:rPr>
        <w:t>IFIE</w:t>
      </w:r>
      <w:r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r w:rsidRPr="00F15AE5">
        <w:rPr>
          <w:rStyle w:val="czeinternetowe"/>
          <w:color w:val="000000"/>
          <w:sz w:val="24"/>
          <w:szCs w:val="24"/>
          <w:u w:val="none"/>
        </w:rPr>
        <w:t>,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Pr="00F15AE5">
        <w:rPr>
          <w:rStyle w:val="czeinternetowe"/>
          <w:color w:val="000000"/>
          <w:sz w:val="24"/>
          <w:szCs w:val="24"/>
          <w:u w:val="none"/>
        </w:rPr>
        <w:t xml:space="preserve"> jest to by zawodnik był jak najlepszy względem maksymalnej wartości czy lepszym względem innych piłkarzy. </w:t>
      </w:r>
      <w:r>
        <w:rPr>
          <w:rStyle w:val="czeinternetowe"/>
          <w:color w:val="000000"/>
          <w:sz w:val="24"/>
          <w:szCs w:val="24"/>
          <w:u w:val="none"/>
        </w:rPr>
        <w:t xml:space="preserve">Dodatkowo </w:t>
      </w:r>
      <w:r w:rsidR="0010792B">
        <w:rPr>
          <w:rStyle w:val="czeinternetowe"/>
          <w:color w:val="000000"/>
          <w:sz w:val="24"/>
          <w:szCs w:val="24"/>
          <w:u w:val="none"/>
        </w:rPr>
        <w:t xml:space="preserve">kolejnym </w:t>
      </w:r>
      <w:r>
        <w:rPr>
          <w:rStyle w:val="czeinternetowe"/>
          <w:color w:val="000000"/>
          <w:sz w:val="24"/>
          <w:szCs w:val="24"/>
          <w:u w:val="none"/>
        </w:rPr>
        <w:t xml:space="preserve">z </w:t>
      </w:r>
      <w:r>
        <w:rPr>
          <w:rStyle w:val="czeinternetowe"/>
          <w:color w:val="000000"/>
          <w:sz w:val="24"/>
          <w:szCs w:val="24"/>
          <w:u w:val="none"/>
        </w:rPr>
        <w:lastRenderedPageBreak/>
        <w:t xml:space="preserve">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 xml:space="preserve">2.1.3 </w:t>
      </w:r>
      <w:proofErr w:type="spellStart"/>
      <w:r>
        <w:rPr>
          <w:b/>
          <w:bCs/>
          <w:sz w:val="32"/>
          <w:szCs w:val="32"/>
        </w:rPr>
        <w:t>Sofascore</w:t>
      </w:r>
      <w:proofErr w:type="spellEnd"/>
      <w:r>
        <w:rPr>
          <w:b/>
          <w:bCs/>
          <w:sz w:val="32"/>
          <w:szCs w:val="32"/>
        </w:rPr>
        <w:t xml:space="preserve"> – rzeczywiste statystyki</w:t>
      </w:r>
    </w:p>
    <w:p w14:paraId="193C36C6" w14:textId="6B95FD6B"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Dane z </w:t>
      </w:r>
      <w:proofErr w:type="spellStart"/>
      <w:r>
        <w:rPr>
          <w:rStyle w:val="czeinternetowe"/>
          <w:color w:val="000000"/>
          <w:sz w:val="24"/>
          <w:szCs w:val="24"/>
          <w:u w:val="none"/>
        </w:rPr>
        <w:t>Sofascore</w:t>
      </w:r>
      <w:proofErr w:type="spellEnd"/>
      <w:r>
        <w:rPr>
          <w:rStyle w:val="czeinternetowe"/>
          <w:color w:val="000000"/>
          <w:sz w:val="24"/>
          <w:szCs w:val="24"/>
          <w:u w:val="none"/>
        </w:rPr>
        <w:t xml:space="preserv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 xml:space="preserve"> 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proofErr w:type="spellStart"/>
      <w:r w:rsidR="00B8186E">
        <w:rPr>
          <w:rStyle w:val="czeinternetowe"/>
          <w:color w:val="000000"/>
          <w:sz w:val="24"/>
          <w:szCs w:val="24"/>
          <w:u w:val="none"/>
        </w:rPr>
        <w:t>zagrań</w:t>
      </w:r>
      <w:proofErr w:type="spellEnd"/>
      <w:r w:rsidR="00CF6B0D">
        <w:rPr>
          <w:rStyle w:val="czeinternetowe"/>
          <w:color w:val="000000"/>
          <w:sz w:val="24"/>
          <w:szCs w:val="24"/>
          <w:u w:val="none"/>
        </w:rPr>
        <w:t xml:space="preserve">. </w:t>
      </w:r>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7F024219"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r w:rsidR="003F65CC">
        <w:rPr>
          <w:rStyle w:val="czeinternetowe"/>
          <w:color w:val="000000"/>
          <w:u w:val="none"/>
        </w:rPr>
        <w:t xml:space="preserve">, bądź wykona inne </w:t>
      </w:r>
      <w:r w:rsidR="00F57322">
        <w:rPr>
          <w:rStyle w:val="czeinternetowe"/>
          <w:color w:val="000000"/>
          <w:u w:val="none"/>
        </w:rPr>
        <w:t>pozytywne</w:t>
      </w:r>
      <w:r w:rsidR="0057267B">
        <w:rPr>
          <w:rStyle w:val="czeinternetowe"/>
          <w:color w:val="000000"/>
          <w:u w:val="none"/>
        </w:rPr>
        <w:t xml:space="preserve"> </w:t>
      </w:r>
      <w:r w:rsidR="003F65CC">
        <w:rPr>
          <w:rStyle w:val="czeinternetowe"/>
          <w:color w:val="000000"/>
          <w:u w:val="none"/>
        </w:rPr>
        <w:t>zagranie,</w:t>
      </w:r>
      <w:r w:rsidRPr="00E573AD">
        <w:rPr>
          <w:rStyle w:val="czeinternetowe"/>
          <w:color w:val="000000"/>
          <w:u w:val="none"/>
        </w:rPr>
        <w:t xml:space="preserve">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057D7FBA" w14:textId="0852DEF0"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r w:rsidRPr="00E573AD">
        <w:rPr>
          <w:rStyle w:val="czeinternetowe"/>
          <w:color w:val="000000"/>
          <w:u w:val="none"/>
        </w:rPr>
        <w:t xml:space="preserve"> nie </w:t>
      </w:r>
      <w:r w:rsidR="00187B9A">
        <w:rPr>
          <w:rStyle w:val="czeinternetowe"/>
          <w:color w:val="000000"/>
          <w:u w:val="none"/>
        </w:rPr>
        <w:t xml:space="preserve">potrafią </w:t>
      </w:r>
      <w:r w:rsidRPr="00E573AD">
        <w:rPr>
          <w:rStyle w:val="czeinternetowe"/>
          <w:color w:val="000000"/>
          <w:u w:val="none"/>
        </w:rPr>
        <w:t xml:space="preserve"> </w:t>
      </w:r>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 w której podczas rzutu wolne</w:t>
      </w:r>
      <w:r w:rsidR="00B8186E">
        <w:rPr>
          <w:rStyle w:val="czeinternetowe"/>
          <w:color w:val="000000"/>
          <w:u w:val="none"/>
        </w:rPr>
        <w:t>g</w:t>
      </w:r>
      <w:r w:rsidR="00C94D73">
        <w:rPr>
          <w:rStyle w:val="czeinternetowe"/>
          <w:color w:val="000000"/>
          <w:u w:val="none"/>
        </w:rPr>
        <w:t>o piłka zatrzymuje się w miejscu przewinienia, niż taka 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lastRenderedPageBreak/>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49B95D99"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8C8BB7C"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77777777"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największej 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052725E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p>
    <w:p w14:paraId="26AC0919" w14:textId="77777777" w:rsidR="006B74F2" w:rsidRDefault="006B74F2" w:rsidP="00143D3A">
      <w:pPr>
        <w:pStyle w:val="MojNormalny2"/>
        <w:jc w:val="left"/>
      </w:pPr>
    </w:p>
    <w:p w14:paraId="30E5D6A7" w14:textId="77777777" w:rsidR="006B74F2" w:rsidRDefault="006B74F2" w:rsidP="00143D3A">
      <w:pPr>
        <w:pStyle w:val="MojNormalny2"/>
        <w:ind w:firstLine="708"/>
        <w:jc w:val="left"/>
      </w:pPr>
      <w:r>
        <w:t xml:space="preserve">Na podstronie ze szczegółami, widnieją takie kolumny jak „nie gorszy niż” oraz „procent w stosunku do najlepszej oceny”. </w:t>
      </w:r>
    </w:p>
    <w:p w14:paraId="7C68A4F3" w14:textId="77777777" w:rsidR="006B74F2" w:rsidRDefault="006B74F2" w:rsidP="00143D3A">
      <w:pPr>
        <w:pStyle w:val="MojNormalny2"/>
        <w:ind w:firstLine="708"/>
      </w:pPr>
      <w:r>
        <w:t>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proofErr w:type="spellStart"/>
      <w:r w:rsidRPr="00494810">
        <w:rPr>
          <w:b/>
          <w:bCs/>
        </w:rPr>
        <w:t>ngn</w:t>
      </w:r>
      <w:proofErr w:type="spellEnd"/>
      <w:r w:rsidRPr="00494810">
        <w:rPr>
          <w:b/>
          <w:bCs/>
        </w:rPr>
        <w:t xml:space="preserve"> = (1 - m/</w:t>
      </w:r>
      <w:proofErr w:type="spellStart"/>
      <w:r w:rsidRPr="00494810">
        <w:rPr>
          <w:b/>
          <w:bCs/>
        </w:rPr>
        <w:t>lp</w:t>
      </w:r>
      <w:proofErr w:type="spellEnd"/>
      <w:r w:rsidRPr="00494810">
        <w:rPr>
          <w:b/>
          <w:bCs/>
        </w:rPr>
        <w:t>)*100</w:t>
      </w:r>
      <w:r>
        <w:t>, gdzie</w:t>
      </w:r>
    </w:p>
    <w:p w14:paraId="19A48D8B" w14:textId="77777777" w:rsidR="006B74F2" w:rsidRDefault="006B74F2" w:rsidP="00143D3A">
      <w:pPr>
        <w:pStyle w:val="MojNormalny2"/>
        <w:ind w:left="2832" w:firstLine="0"/>
        <w:jc w:val="left"/>
      </w:pPr>
      <w:proofErr w:type="spellStart"/>
      <w:r w:rsidRPr="00494810">
        <w:rPr>
          <w:b/>
          <w:bCs/>
        </w:rPr>
        <w:t>ngn</w:t>
      </w:r>
      <w:proofErr w:type="spellEnd"/>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proofErr w:type="spellStart"/>
      <w:r w:rsidRPr="00494810">
        <w:rPr>
          <w:b/>
          <w:bCs/>
        </w:rPr>
        <w:t>lp</w:t>
      </w:r>
      <w:proofErr w:type="spellEnd"/>
      <w:r>
        <w:t xml:space="preserve"> – liczba piłkarzy</w:t>
      </w:r>
    </w:p>
    <w:p w14:paraId="1D56B03A" w14:textId="71666D45" w:rsidR="006B74F2" w:rsidRDefault="006B74F2" w:rsidP="007B0A94">
      <w:pPr>
        <w:pStyle w:val="MojNormalny2"/>
        <w:ind w:firstLine="708"/>
      </w:pPr>
      <w:r>
        <w:t>Przykładowo, zawodnik będący 30 w rankingu, w którym znajduje się 100 piłkarzy, jest nie gorszy od 70% pozostałych graczy.</w:t>
      </w:r>
    </w:p>
    <w:p w14:paraId="21B36389" w14:textId="77777777" w:rsidR="006B74F2" w:rsidRDefault="006B74F2" w:rsidP="007B0A94">
      <w:pPr>
        <w:pStyle w:val="MojNormalny2"/>
        <w:ind w:firstLine="708"/>
      </w:pPr>
      <w:r>
        <w:t>Druga statystyka przyrównuje procentowo danego zawodnika, do najlepszego piłkarza w tym atrybucie. Wzór na obliczenie:</w:t>
      </w:r>
    </w:p>
    <w:p w14:paraId="79FE36AA" w14:textId="77777777" w:rsidR="006B74F2" w:rsidRDefault="006B74F2" w:rsidP="00143D3A">
      <w:pPr>
        <w:pStyle w:val="MojNormalny2"/>
        <w:ind w:left="2832" w:firstLine="0"/>
        <w:jc w:val="left"/>
      </w:pPr>
      <w:proofErr w:type="spellStart"/>
      <w:r w:rsidRPr="00494810">
        <w:rPr>
          <w:b/>
          <w:bCs/>
        </w:rPr>
        <w:t>sdno</w:t>
      </w:r>
      <w:proofErr w:type="spellEnd"/>
      <w:r w:rsidRPr="00494810">
        <w:rPr>
          <w:b/>
          <w:bCs/>
        </w:rPr>
        <w:t xml:space="preserve"> </w:t>
      </w:r>
      <w:r>
        <w:t>= (</w:t>
      </w:r>
      <w:proofErr w:type="spellStart"/>
      <w:r>
        <w:t>op</w:t>
      </w:r>
      <w:proofErr w:type="spellEnd"/>
      <w:r>
        <w:t>/on)*100, gdzie</w:t>
      </w:r>
    </w:p>
    <w:p w14:paraId="288404EE" w14:textId="77777777" w:rsidR="006B74F2" w:rsidRDefault="006B74F2" w:rsidP="00143D3A">
      <w:pPr>
        <w:pStyle w:val="MojNormalny2"/>
        <w:ind w:left="2832" w:firstLine="0"/>
        <w:jc w:val="left"/>
      </w:pPr>
      <w:proofErr w:type="spellStart"/>
      <w:r w:rsidRPr="00494810">
        <w:rPr>
          <w:b/>
          <w:bCs/>
        </w:rPr>
        <w:t>sdno</w:t>
      </w:r>
      <w:proofErr w:type="spellEnd"/>
      <w:r>
        <w:t xml:space="preserve"> – stosunek do najlepszej oceny,</w:t>
      </w:r>
    </w:p>
    <w:p w14:paraId="6BBDEAF6" w14:textId="77777777" w:rsidR="006B74F2" w:rsidRDefault="006B74F2" w:rsidP="00143D3A">
      <w:pPr>
        <w:pStyle w:val="MojNormalny2"/>
        <w:ind w:left="2832" w:firstLine="0"/>
        <w:jc w:val="left"/>
      </w:pPr>
      <w:proofErr w:type="spellStart"/>
      <w:r w:rsidRPr="00494810">
        <w:rPr>
          <w:b/>
          <w:bCs/>
        </w:rPr>
        <w:t>op</w:t>
      </w:r>
      <w:proofErr w:type="spellEnd"/>
      <w:r>
        <w:t xml:space="preserve"> – ocena piłkarza,</w:t>
      </w:r>
    </w:p>
    <w:p w14:paraId="6FEBCAA9" w14:textId="77777777" w:rsidR="006B74F2" w:rsidRDefault="006B74F2" w:rsidP="00143D3A">
      <w:pPr>
        <w:pStyle w:val="MojNormalny2"/>
        <w:ind w:left="2832" w:firstLine="0"/>
        <w:jc w:val="left"/>
      </w:pPr>
      <w:r w:rsidRPr="00494810">
        <w:rPr>
          <w:b/>
          <w:bCs/>
        </w:rPr>
        <w:lastRenderedPageBreak/>
        <w:t>on</w:t>
      </w:r>
      <w:r>
        <w:t xml:space="preserve"> – ocena najlepszego</w:t>
      </w:r>
    </w:p>
    <w:p w14:paraId="43CAB9CB" w14:textId="0F59831D" w:rsidR="006B74F2" w:rsidRDefault="006B74F2" w:rsidP="00143D3A">
      <w:pPr>
        <w:pStyle w:val="MojNormalny2"/>
        <w:ind w:firstLine="708"/>
        <w:jc w:val="left"/>
      </w:pPr>
      <w:r>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p>
    <w:p w14:paraId="53467916" w14:textId="5A8FD44E" w:rsidR="006B74F2" w:rsidRDefault="006B74F2" w:rsidP="00143D3A">
      <w:pPr>
        <w:pStyle w:val="MojNormalny2"/>
        <w:ind w:firstLine="708"/>
        <w:jc w:val="left"/>
      </w:pPr>
      <w:r>
        <w:t>W przypadku statystyki „technika”, która w grze F</w:t>
      </w:r>
      <w:r w:rsidR="00B8186E">
        <w:t xml:space="preserve">IFA </w:t>
      </w:r>
      <w:r>
        <w:t>jest rozdzielona na drybling i podania, brana pod uwagę jest średnia dwóch wyżej wymienionych wartości.</w:t>
      </w:r>
    </w:p>
    <w:p w14:paraId="51A020C0" w14:textId="35E65F34" w:rsidR="006B74F2" w:rsidRPr="000D3FB2" w:rsidRDefault="006B74F2" w:rsidP="00143D3A">
      <w:pPr>
        <w:pStyle w:val="MojNormalny2"/>
        <w:ind w:firstLine="708"/>
        <w:jc w:val="left"/>
      </w:pPr>
      <w:r>
        <w:t xml:space="preserve">Dodatkowo, dla ułatwienia analizy </w:t>
      </w:r>
      <w:r w:rsidR="00DC5725">
        <w:t xml:space="preserve">w </w:t>
      </w:r>
      <w:r>
        <w:t>interfejs</w:t>
      </w:r>
      <w:r w:rsidR="00DC5725">
        <w:t>ie</w:t>
      </w:r>
      <w:r>
        <w:t xml:space="preserve"> graficzny</w:t>
      </w:r>
      <w:r w:rsidR="00DC5725">
        <w:t xml:space="preserve">m porównywana jest </w:t>
      </w:r>
      <w:r>
        <w:t xml:space="preserve"> </w:t>
      </w:r>
      <w:r w:rsidR="00DC5725">
        <w:t>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5"/>
                    <a:stretch>
                      <a:fillRect/>
                    </a:stretch>
                  </pic:blipFill>
                  <pic:spPr>
                    <a:xfrm>
                      <a:off x="0" y="0"/>
                      <a:ext cx="5760720" cy="2726690"/>
                    </a:xfrm>
                    <a:prstGeom prst="rect">
                      <a:avLst/>
                    </a:prstGeom>
                  </pic:spPr>
                </pic:pic>
              </a:graphicData>
            </a:graphic>
          </wp:inline>
        </w:drawing>
      </w:r>
    </w:p>
    <w:p w14:paraId="3A65834D" w14:textId="7F5385D5"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konkretnego zawodnika ze szczegółami (F</w:t>
      </w:r>
      <w:r w:rsidR="00764647" w:rsidRPr="00143D3A">
        <w:rPr>
          <w:sz w:val="22"/>
          <w:szCs w:val="22"/>
        </w:rPr>
        <w:t>IFA</w:t>
      </w:r>
      <w:r w:rsidRPr="00143D3A">
        <w:rPr>
          <w:sz w:val="22"/>
          <w:szCs w:val="22"/>
        </w:rPr>
        <w:t xml:space="preserve"> i Football Manager)</w:t>
      </w:r>
    </w:p>
    <w:p w14:paraId="77985FBD" w14:textId="03E72EAC"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 xml:space="preserve">y rodzaj przedstawienia atrybutów, niż w grach piłkarskich. W przypadku statystyki „podania”, twórcy gier oceniają całokształt zawodnika w tej dziedzinie, na podstawie obserwacji realnych meczy. Statystyki przedstawiające celność, bądź ilość kluczowych podań, są w stanie w dużym stopniu pomóc w analizie i nakreślić dyspozycje piłkarza, której niekoniecznie zauważy </w:t>
      </w:r>
      <w:r w:rsidR="000B47BA">
        <w:t>przeciętny kibic. Jeśli warunki, w których znajdują się dwaj piłkarze są podobne, przykładowo zawodnicy 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w:t>
      </w:r>
      <w:proofErr w:type="spellStart"/>
      <w:r w:rsidR="000B47BA">
        <w:t>Sofascore</w:t>
      </w:r>
      <w:proofErr w:type="spellEnd"/>
      <w:r w:rsidR="000B47BA">
        <w:t xml:space="preserve">, jest często zależna od klubu i pozycji, w którym gra zawodnik. Większe szanse na zdobycie dużej ilości </w:t>
      </w:r>
      <w:r w:rsidR="000B47BA">
        <w:lastRenderedPageBreak/>
        <w:t xml:space="preserve">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99, </w:t>
      </w:r>
      <w:r w:rsidR="000E4162">
        <w:t xml:space="preserve">podobnie </w:t>
      </w:r>
      <w:r w:rsidR="000B47BA">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6"/>
                    <a:stretch>
                      <a:fillRect/>
                    </a:stretch>
                  </pic:blipFill>
                  <pic:spPr>
                    <a:xfrm>
                      <a:off x="0" y="0"/>
                      <a:ext cx="5760720" cy="2696845"/>
                    </a:xfrm>
                    <a:prstGeom prst="rect">
                      <a:avLst/>
                    </a:prstGeom>
                  </pic:spPr>
                </pic:pic>
              </a:graphicData>
            </a:graphic>
          </wp:inline>
        </w:drawing>
      </w:r>
    </w:p>
    <w:p w14:paraId="6C5DB04C" w14:textId="424233B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 Kontynuacja podstrony konkretnego zawodnika - szczegółowe statystyki oparte na rzeczywistej rozgrywce</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lastRenderedPageBreak/>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28B309FA"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prezentująca siłę drużyn, w zależności od atrybutu z gry</w:t>
      </w:r>
    </w:p>
    <w:p w14:paraId="2BE9D01E" w14:textId="2EB4432B" w:rsidR="004C2FE9" w:rsidRPr="00F627AD" w:rsidRDefault="004C2FE9" w:rsidP="004C2FE9">
      <w:pPr>
        <w:pStyle w:val="MojNormalny2"/>
        <w:ind w:firstLine="0"/>
        <w:rPr>
          <w:b/>
          <w:bCs/>
          <w:sz w:val="32"/>
          <w:szCs w:val="32"/>
        </w:rPr>
      </w:pPr>
      <w:r w:rsidRPr="00F627AD">
        <w:rPr>
          <w:b/>
          <w:bCs/>
          <w:sz w:val="32"/>
          <w:szCs w:val="32"/>
        </w:rPr>
        <w:t xml:space="preserve">2.3 </w:t>
      </w:r>
      <w:r>
        <w:rPr>
          <w:b/>
          <w:bCs/>
          <w:sz w:val="32"/>
          <w:szCs w:val="32"/>
        </w:rPr>
        <w:t>Możliwość rozwinięcia</w:t>
      </w:r>
    </w:p>
    <w:p w14:paraId="18B96062" w14:textId="70021910" w:rsidR="00CA4A4A" w:rsidRPr="00776689" w:rsidRDefault="00EE4B3A" w:rsidP="00776689">
      <w:pPr>
        <w:pStyle w:val="MojNormalny2"/>
        <w:ind w:firstLine="0"/>
        <w:jc w:val="left"/>
      </w:pPr>
      <w:r>
        <w:rPr>
          <w:color w:val="FF0000"/>
        </w:rPr>
        <w:t xml:space="preserve"> </w:t>
      </w:r>
      <w:r>
        <w:rPr>
          <w:color w:val="FF0000"/>
        </w:rPr>
        <w:tab/>
      </w:r>
      <w:r w:rsidRPr="00776689">
        <w:t xml:space="preserve">Aplikacja dość rozlegle pozwala na zrealizowanie tematu, jakim jest analiza umiejętności piłkarzy w danym sezonie. Możliwe jest jednak rozwinięcie. Obecny stan pobiera informacje dotyczące zawodników jedynie z Premier </w:t>
      </w:r>
      <w:proofErr w:type="spellStart"/>
      <w:r w:rsidRPr="00776689">
        <w:t>League</w:t>
      </w:r>
      <w:proofErr w:type="spellEnd"/>
      <w:r w:rsidRPr="00776689">
        <w:t xml:space="preserv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w:t>
      </w:r>
      <w:proofErr w:type="spellStart"/>
      <w:r w:rsidR="00844015" w:rsidRPr="00776689">
        <w:t>Sofascore</w:t>
      </w:r>
      <w:proofErr w:type="spellEnd"/>
      <w:r w:rsidR="00844015" w:rsidRPr="00776689">
        <w:t xml:space="preserve"> statystyk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lastRenderedPageBreak/>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8"/>
                    <a:stretch>
                      <a:fillRect/>
                    </a:stretch>
                  </pic:blipFill>
                  <pic:spPr>
                    <a:xfrm>
                      <a:off x="0" y="0"/>
                      <a:ext cx="5399405" cy="1721485"/>
                    </a:xfrm>
                    <a:prstGeom prst="rect">
                      <a:avLst/>
                    </a:prstGeom>
                  </pic:spPr>
                </pic:pic>
              </a:graphicData>
            </a:graphic>
          </wp:inline>
        </w:drawing>
      </w:r>
    </w:p>
    <w:p w14:paraId="239593E2" w14:textId="2F1B8555"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proofErr w:type="spellStart"/>
      <w:r w:rsidRPr="00552C77">
        <w:t>json</w:t>
      </w:r>
      <w:proofErr w:type="spellEnd"/>
      <w:r w:rsidRPr="00552C77">
        <w:t xml:space="preserve">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9"/>
                    <a:stretch>
                      <a:fillRect/>
                    </a:stretch>
                  </pic:blipFill>
                  <pic:spPr>
                    <a:xfrm>
                      <a:off x="0" y="0"/>
                      <a:ext cx="5399405" cy="1784350"/>
                    </a:xfrm>
                    <a:prstGeom prst="rect">
                      <a:avLst/>
                    </a:prstGeom>
                  </pic:spPr>
                </pic:pic>
              </a:graphicData>
            </a:graphic>
          </wp:inline>
        </w:drawing>
      </w:r>
    </w:p>
    <w:p w14:paraId="13BA0CC4" w14:textId="3F061470"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399405" cy="920750"/>
                    </a:xfrm>
                    <a:prstGeom prst="rect">
                      <a:avLst/>
                    </a:prstGeom>
                  </pic:spPr>
                </pic:pic>
              </a:graphicData>
            </a:graphic>
          </wp:inline>
        </w:drawing>
      </w:r>
    </w:p>
    <w:p w14:paraId="633556A8" w14:textId="071EA7FA" w:rsidR="006B74F2" w:rsidRDefault="006B74F2" w:rsidP="00776689">
      <w:pPr>
        <w:pStyle w:val="Legenda"/>
        <w:jc w:val="center"/>
      </w:pPr>
      <w:r w:rsidRPr="00143D3A">
        <w:rPr>
          <w:sz w:val="22"/>
          <w:szCs w:val="22"/>
        </w:rPr>
        <w:t xml:space="preserve">Rysunek </w:t>
      </w:r>
      <w:r w:rsidR="00764647" w:rsidRPr="00143D3A">
        <w:rPr>
          <w:sz w:val="22"/>
          <w:szCs w:val="22"/>
        </w:rPr>
        <w:t>1</w:t>
      </w:r>
      <w:r w:rsidR="00646F58" w:rsidRPr="00143D3A">
        <w:rPr>
          <w:sz w:val="22"/>
          <w:szCs w:val="22"/>
        </w:rPr>
        <w:t>5</w:t>
      </w:r>
      <w:r>
        <w:t xml:space="preserve"> </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lastRenderedPageBreak/>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5399405" cy="995045"/>
                    </a:xfrm>
                    <a:prstGeom prst="rect">
                      <a:avLst/>
                    </a:prstGeom>
                  </pic:spPr>
                </pic:pic>
              </a:graphicData>
            </a:graphic>
          </wp:inline>
        </w:drawing>
      </w:r>
    </w:p>
    <w:p w14:paraId="0E859690" w14:textId="4162C2B8" w:rsidR="006B74F2" w:rsidRDefault="006B74F2" w:rsidP="00143D3A">
      <w:pPr>
        <w:pStyle w:val="Legenda"/>
        <w:jc w:val="center"/>
      </w:pPr>
      <w:r w:rsidRPr="00143D3A">
        <w:rPr>
          <w:sz w:val="22"/>
          <w:szCs w:val="22"/>
        </w:rPr>
        <w:t>Rysunek</w:t>
      </w:r>
      <w:r w:rsidR="00764647" w:rsidRPr="00143D3A">
        <w:rPr>
          <w:sz w:val="22"/>
          <w:szCs w:val="22"/>
        </w:rPr>
        <w:t xml:space="preserve"> 16</w:t>
      </w:r>
      <w:r w:rsidR="00764647">
        <w:t xml:space="preserve"> </w:t>
      </w:r>
      <w:r>
        <w:t xml:space="preserve"> </w:t>
      </w:r>
    </w:p>
    <w:p w14:paraId="3AD8CA3A" w14:textId="11349F68" w:rsidR="00C13CE0" w:rsidRPr="00832E2D" w:rsidRDefault="00C13CE0" w:rsidP="00143D3A">
      <w:pPr>
        <w:pStyle w:val="Legenda"/>
        <w:jc w:val="both"/>
      </w:pPr>
      <w:r w:rsidRPr="00143D3A">
        <w:rPr>
          <w:rFonts w:ascii="Times New Roman" w:hAnsi="Times New Roman" w:cs="Times New Roman"/>
          <w:i w:val="0"/>
          <w:iCs w:val="0"/>
          <w:sz w:val="24"/>
          <w:szCs w:val="24"/>
        </w:rPr>
        <w:t xml:space="preserve">Pobieranie statystyk zawodnika po jego nazwie za pomocą </w:t>
      </w:r>
      <w:proofErr w:type="spellStart"/>
      <w:r w:rsidRPr="00143D3A">
        <w:rPr>
          <w:rFonts w:ascii="Times New Roman" w:hAnsi="Times New Roman" w:cs="Times New Roman"/>
          <w:i w:val="0"/>
          <w:iCs w:val="0"/>
          <w:sz w:val="24"/>
          <w:szCs w:val="24"/>
        </w:rPr>
        <w:t>Sofascore</w:t>
      </w:r>
      <w:proofErr w:type="spellEnd"/>
      <w:r w:rsidRPr="00143D3A">
        <w:rPr>
          <w:rFonts w:ascii="Times New Roman" w:hAnsi="Times New Roman" w:cs="Times New Roman"/>
          <w:i w:val="0"/>
          <w:iCs w:val="0"/>
          <w:sz w:val="24"/>
          <w:szCs w:val="24"/>
        </w:rPr>
        <w:t xml:space="preserve"> API</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2"/>
                    <a:stretch>
                      <a:fillRect/>
                    </a:stretch>
                  </pic:blipFill>
                  <pic:spPr>
                    <a:xfrm>
                      <a:off x="0" y="0"/>
                      <a:ext cx="5399405" cy="1651000"/>
                    </a:xfrm>
                    <a:prstGeom prst="rect">
                      <a:avLst/>
                    </a:prstGeom>
                  </pic:spPr>
                </pic:pic>
              </a:graphicData>
            </a:graphic>
          </wp:inline>
        </w:drawing>
      </w:r>
    </w:p>
    <w:p w14:paraId="08BA9959" w14:textId="3D3D7510" w:rsidR="00F627AD" w:rsidRDefault="006B74F2" w:rsidP="00776689">
      <w:pPr>
        <w:pStyle w:val="Legenda"/>
        <w:jc w:val="center"/>
      </w:pPr>
      <w:r w:rsidRPr="00143D3A">
        <w:rPr>
          <w:sz w:val="22"/>
          <w:szCs w:val="22"/>
        </w:rPr>
        <w:t xml:space="preserve">Rysunek </w:t>
      </w:r>
      <w:r w:rsidR="00764647" w:rsidRPr="00143D3A">
        <w:rPr>
          <w:sz w:val="22"/>
          <w:szCs w:val="22"/>
        </w:rPr>
        <w:t>17</w:t>
      </w:r>
      <w:r>
        <w:t xml:space="preserve"> </w:t>
      </w:r>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2A8EB8C6" w14:textId="40535CA5" w:rsidR="00776689" w:rsidRDefault="00776689" w:rsidP="00776689">
      <w:pPr>
        <w:pStyle w:val="MojNormalny2"/>
      </w:pPr>
    </w:p>
    <w:p w14:paraId="5916022D" w14:textId="3C5E6931" w:rsidR="00776689" w:rsidRDefault="00776689" w:rsidP="00776689">
      <w:pPr>
        <w:pStyle w:val="MojNormalny2"/>
      </w:pPr>
    </w:p>
    <w:p w14:paraId="0CF64569" w14:textId="5ED180FE" w:rsidR="00776689" w:rsidRDefault="00776689" w:rsidP="00776689">
      <w:pPr>
        <w:pStyle w:val="MojNormalny2"/>
      </w:pPr>
    </w:p>
    <w:p w14:paraId="264E84CA" w14:textId="2D48FE2B" w:rsidR="00776689" w:rsidRDefault="00776689" w:rsidP="00776689">
      <w:pPr>
        <w:pStyle w:val="MojNormalny2"/>
      </w:pPr>
    </w:p>
    <w:p w14:paraId="644B87B8" w14:textId="40A27E5A" w:rsidR="00776689" w:rsidRDefault="00776689" w:rsidP="00776689">
      <w:pPr>
        <w:pStyle w:val="MojNormalny2"/>
      </w:pPr>
    </w:p>
    <w:p w14:paraId="34D61ABD" w14:textId="77777777" w:rsidR="00776689" w:rsidRPr="00776689" w:rsidRDefault="00776689" w:rsidP="00776689">
      <w:pPr>
        <w:pStyle w:val="MojNormalny2"/>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1026FA1A"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 xml:space="preserve">spotkań. Wynik meczu jest najważniejszym elementem w piłce nożnej. Każdy kibic lubi jak jego drużyna gra efektownie i prezentuje ofensywny styl, aczkolwiek to zwycięstwa gwarantują lepszą przyszłość. Dzięki dobrym wynikom </w:t>
      </w:r>
      <w:r w:rsidR="005C4F08">
        <w:rPr>
          <w:color w:val="000000"/>
        </w:rPr>
        <w:t xml:space="preserve">może </w:t>
      </w:r>
      <w:r w:rsidRPr="006B74F2">
        <w:rPr>
          <w:color w:val="000000"/>
        </w:rPr>
        <w:t>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 xml:space="preserve">przyciąga </w:t>
      </w:r>
      <w:r w:rsidRPr="006B74F2">
        <w:rPr>
          <w:color w:val="000000"/>
        </w:rPr>
        <w:t>więcej fanów na trybun</w:t>
      </w:r>
      <w:r w:rsidR="005C4F08">
        <w:rPr>
          <w:color w:val="000000"/>
        </w:rPr>
        <w:t>y</w:t>
      </w:r>
      <w:r w:rsidRPr="006B74F2">
        <w:rPr>
          <w:color w:val="000000"/>
        </w:rPr>
        <w:t xml:space="preserve"> </w:t>
      </w:r>
      <w:r w:rsidR="005C4F08">
        <w:rPr>
          <w:color w:val="000000"/>
        </w:rPr>
        <w:t>oraz gwarantuje</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zainteresowanie dotyczące</w:t>
      </w:r>
      <w:r w:rsidR="0057267B">
        <w:rPr>
          <w:color w:val="000000"/>
        </w:rPr>
        <w:t xml:space="preserve"> </w:t>
      </w:r>
      <w:r w:rsidR="00461124">
        <w:rPr>
          <w:color w:val="000000"/>
        </w:rPr>
        <w:t xml:space="preserve">typowania </w:t>
      </w:r>
      <w:r w:rsidRPr="006B74F2">
        <w:rPr>
          <w:color w:val="000000"/>
        </w:rPr>
        <w:t xml:space="preserve">wyników </w:t>
      </w:r>
      <w:r w:rsidR="00776689" w:rsidRPr="006B74F2">
        <w:rPr>
          <w:color w:val="000000"/>
        </w:rPr>
        <w:t>jest popularna</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r w:rsidR="002C64BC">
        <w:rPr>
          <w:color w:val="000000"/>
        </w:rPr>
        <w:t xml:space="preserve"> [10]</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najbardziej znanego klubu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xml:space="preserve">. Mecz ostatecznie zakończył się wynikiem 3-0 dla zespołu z Radomia. Aby zbadać </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657407E"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r w:rsidR="006B74F2">
        <w:rPr>
          <w:color w:val="000000"/>
          <w:sz w:val="24"/>
          <w:szCs w:val="24"/>
        </w:rPr>
        <w:t xml:space="preserve"> rezultatów </w:t>
      </w:r>
      <w:r w:rsidR="001424EA">
        <w:rPr>
          <w:color w:val="000000"/>
          <w:sz w:val="24"/>
          <w:szCs w:val="24"/>
        </w:rPr>
        <w:t>jest remisowych</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49B40FF"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 xml:space="preserve">ligach częściej można spotkać ofensywny styl </w:t>
      </w:r>
      <w:r>
        <w:rPr>
          <w:color w:val="000000"/>
          <w:sz w:val="24"/>
          <w:szCs w:val="24"/>
        </w:rPr>
        <w:t>i piłkarzom zależy na dużej zdobyczy bramkowej, gdyż to wpływa na atrakcyjność meczy i przyciąga więcej kibiców. W innych częściej gra się bardziej zachowawczo, ponieważ to często pomaga w uzyskiwaniu dobrych wyników, co się przekłada na miejsce w tabeli. W dodatku niektóre narodowości słyną z tego, że są nadprzeciętne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3"/>
                    <a:stretch>
                      <a:fillRect/>
                    </a:stretch>
                  </pic:blipFill>
                  <pic:spPr>
                    <a:xfrm>
                      <a:off x="0" y="0"/>
                      <a:ext cx="3791479" cy="5220429"/>
                    </a:xfrm>
                    <a:prstGeom prst="rect">
                      <a:avLst/>
                    </a:prstGeom>
                  </pic:spPr>
                </pic:pic>
              </a:graphicData>
            </a:graphic>
          </wp:inline>
        </w:drawing>
      </w:r>
    </w:p>
    <w:p w14:paraId="4C6B5CBF" w14:textId="2B89A991" w:rsidR="006B74F2" w:rsidRDefault="006B74F2" w:rsidP="00143D3A">
      <w:pPr>
        <w:jc w:val="both"/>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 </w:t>
      </w:r>
      <w:r w:rsidR="001424EA" w:rsidRPr="00143D3A">
        <w:rPr>
          <w:i/>
          <w:iCs/>
          <w:color w:val="44546A" w:themeColor="text2"/>
        </w:rPr>
        <w:t xml:space="preserve">procent </w:t>
      </w:r>
      <w:r w:rsidRPr="00143D3A">
        <w:rPr>
          <w:i/>
          <w:iCs/>
          <w:color w:val="44546A" w:themeColor="text2"/>
        </w:rPr>
        <w:t xml:space="preserve">remisów w danych ligach na dzień 2 grudnia 2022 roku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75FEEAEC"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D046B8">
        <w:rPr>
          <w:color w:val="000000"/>
          <w:sz w:val="24"/>
          <w:szCs w:val="24"/>
        </w:rPr>
        <w:t>]</w:t>
      </w:r>
      <w:r>
        <w:rPr>
          <w:color w:val="000000"/>
          <w:sz w:val="24"/>
          <w:szCs w:val="24"/>
        </w:rPr>
        <w:t xml:space="preserve"> najczęściej remis pada w bahrańskiej Premier </w:t>
      </w:r>
      <w:proofErr w:type="spellStart"/>
      <w:r>
        <w:rPr>
          <w:color w:val="000000"/>
          <w:sz w:val="24"/>
          <w:szCs w:val="24"/>
        </w:rPr>
        <w:t>League</w:t>
      </w:r>
      <w:proofErr w:type="spellEnd"/>
      <w:r>
        <w:rPr>
          <w:color w:val="000000"/>
          <w:sz w:val="24"/>
          <w:szCs w:val="24"/>
        </w:rPr>
        <w:t xml:space="preserv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w:t>
      </w:r>
      <w:proofErr w:type="spellStart"/>
      <w:r>
        <w:rPr>
          <w:color w:val="000000"/>
          <w:sz w:val="24"/>
          <w:szCs w:val="24"/>
        </w:rPr>
        <w:t>League</w:t>
      </w:r>
      <w:proofErr w:type="spellEnd"/>
      <w:r>
        <w:rPr>
          <w:color w:val="000000"/>
          <w:sz w:val="24"/>
          <w:szCs w:val="24"/>
        </w:rPr>
        <w:t xml:space="preserve">, gdzie ten współczynnik jest równy 9.52%. Jak widać różnica zależna od ligi jest </w:t>
      </w:r>
      <w:r w:rsidR="001424EA">
        <w:rPr>
          <w:color w:val="000000"/>
          <w:sz w:val="24"/>
          <w:szCs w:val="24"/>
        </w:rPr>
        <w:t>ogromna</w:t>
      </w:r>
      <w:r>
        <w:rPr>
          <w:color w:val="000000"/>
          <w:sz w:val="24"/>
          <w:szCs w:val="24"/>
        </w:rPr>
        <w:t>.</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 xml:space="preserve">angielska Premier </w:t>
      </w:r>
      <w:proofErr w:type="spellStart"/>
      <w:r w:rsidRPr="00143D3A">
        <w:rPr>
          <w:b/>
          <w:bCs/>
          <w:color w:val="000000"/>
        </w:rPr>
        <w:t>League</w:t>
      </w:r>
      <w:proofErr w:type="spellEnd"/>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 xml:space="preserve">francuska </w:t>
      </w:r>
      <w:proofErr w:type="spellStart"/>
      <w:r w:rsidRPr="00143D3A">
        <w:rPr>
          <w:b/>
          <w:bCs/>
          <w:color w:val="000000"/>
        </w:rPr>
        <w:t>Ligue</w:t>
      </w:r>
      <w:proofErr w:type="spellEnd"/>
      <w:r w:rsidRPr="00143D3A">
        <w:rPr>
          <w:b/>
          <w:bCs/>
          <w:color w:val="000000"/>
        </w:rPr>
        <w:t xml:space="preserv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3C76A416"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w:t>
      </w:r>
      <w:proofErr w:type="spellStart"/>
      <w:r>
        <w:rPr>
          <w:color w:val="000000"/>
          <w:sz w:val="24"/>
          <w:szCs w:val="24"/>
        </w:rPr>
        <w:t>Flashscore</w:t>
      </w:r>
      <w:proofErr w:type="spellEnd"/>
      <w:r>
        <w:rPr>
          <w:color w:val="000000"/>
          <w:sz w:val="24"/>
          <w:szCs w:val="24"/>
        </w:rPr>
        <w:t>. Za jego pomocą tworz</w:t>
      </w:r>
      <w:r w:rsidR="009F3513">
        <w:rPr>
          <w:color w:val="000000"/>
          <w:sz w:val="24"/>
          <w:szCs w:val="24"/>
        </w:rPr>
        <w:t xml:space="preserve">one zostają </w:t>
      </w:r>
      <w:r>
        <w:rPr>
          <w:color w:val="000000"/>
          <w:sz w:val="24"/>
          <w:szCs w:val="24"/>
        </w:rPr>
        <w:t xml:space="preserve"> ocen</w:t>
      </w:r>
      <w:r w:rsidR="009F3513">
        <w:rPr>
          <w:color w:val="000000"/>
          <w:sz w:val="24"/>
          <w:szCs w:val="24"/>
        </w:rPr>
        <w:t>y</w:t>
      </w:r>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 xml:space="preserve">Oficjalny ranking federacji piłki kobiecej jest oparty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6686550"/>
                    </a:xfrm>
                    <a:prstGeom prst="rect">
                      <a:avLst/>
                    </a:prstGeom>
                  </pic:spPr>
                </pic:pic>
              </a:graphicData>
            </a:graphic>
          </wp:inline>
        </w:drawing>
      </w:r>
    </w:p>
    <w:p w14:paraId="081A33B9" w14:textId="063AF86B"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na dzień 3 grudnia 2022 roku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77777777"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drużyn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 sezonie 2022/2023. Po szóstej kolejce, dzięki dobrej dyspozycji, zostali liderem tabeli. Jednak po przerwie zimowej, ich forma znacząco uległa pogorszeniu. </w:t>
      </w:r>
    </w:p>
    <w:p w14:paraId="421E4193" w14:textId="5B3AE655"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5"/>
                    <a:stretch>
                      <a:fillRect/>
                    </a:stretch>
                  </pic:blipFill>
                  <pic:spPr>
                    <a:xfrm>
                      <a:off x="0" y="0"/>
                      <a:ext cx="5760720" cy="3087370"/>
                    </a:xfrm>
                    <a:prstGeom prst="rect">
                      <a:avLst/>
                    </a:prstGeom>
                  </pic:spPr>
                </pic:pic>
              </a:graphicData>
            </a:graphic>
          </wp:inline>
        </w:drawing>
      </w:r>
      <w:r w:rsidRPr="00143D3A">
        <w:rPr>
          <w:i/>
          <w:iCs/>
          <w:color w:val="44546A" w:themeColor="text2"/>
        </w:rPr>
        <w:t>Rysunek 20 – Tabela za okres 15 lipca 2022 – 22 sierpnia 2022 w Ekstraklasie [13]</w:t>
      </w:r>
    </w:p>
    <w:p w14:paraId="31D560D3" w14:textId="786B058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6"/>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 za okres 27 stycznia 2023 – 7 marca 2023 [13]</w:t>
      </w:r>
    </w:p>
    <w:p w14:paraId="703F043D" w14:textId="3777BE0E"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ins w:id="21" w:author="Kuba Fa" w:date="2023-03-19T23:31:00Z">
        <w:r w:rsidR="006628E2">
          <w:rPr>
            <w:color w:val="000000"/>
            <w:sz w:val="24"/>
            <w:szCs w:val="24"/>
          </w:rPr>
          <w:t xml:space="preserve">powinien mieć </w:t>
        </w:r>
      </w:ins>
      <w:del w:id="22" w:author="Kuba Fa" w:date="2023-03-19T23:31:00Z">
        <w:r w:rsidDel="006628E2">
          <w:rPr>
            <w:color w:val="000000"/>
            <w:sz w:val="24"/>
            <w:szCs w:val="24"/>
          </w:rPr>
          <w:delText xml:space="preserve">ma </w:delText>
        </w:r>
      </w:del>
      <w:r>
        <w:rPr>
          <w:color w:val="000000"/>
          <w:sz w:val="24"/>
          <w:szCs w:val="24"/>
        </w:rPr>
        <w:t xml:space="preserve">wpływu na </w:t>
      </w:r>
      <w:del w:id="23" w:author="Kuba Fa" w:date="2023-03-19T23:32:00Z">
        <w:r w:rsidDel="006628E2">
          <w:rPr>
            <w:color w:val="000000"/>
            <w:sz w:val="24"/>
            <w:szCs w:val="24"/>
          </w:rPr>
          <w:delText>przewidywan</w:delText>
        </w:r>
      </w:del>
      <w:del w:id="24" w:author="Kuba Fa" w:date="2023-03-19T23:31:00Z">
        <w:r w:rsidDel="006628E2">
          <w:rPr>
            <w:color w:val="000000"/>
            <w:sz w:val="24"/>
            <w:szCs w:val="24"/>
          </w:rPr>
          <w:delText>ie</w:delText>
        </w:r>
      </w:del>
      <w:r>
        <w:rPr>
          <w:color w:val="000000"/>
          <w:sz w:val="24"/>
          <w:szCs w:val="24"/>
        </w:rPr>
        <w:t xml:space="preserve"> wynik</w:t>
      </w:r>
      <w:del w:id="25" w:author="Kuba Fa" w:date="2023-03-19T23:32:00Z">
        <w:r w:rsidDel="006628E2">
          <w:rPr>
            <w:color w:val="000000"/>
            <w:sz w:val="24"/>
            <w:szCs w:val="24"/>
          </w:rPr>
          <w:delText>u</w:delText>
        </w:r>
      </w:del>
      <w:r>
        <w:rPr>
          <w:color w:val="000000"/>
          <w:sz w:val="24"/>
          <w:szCs w:val="24"/>
        </w:rPr>
        <w:t xml:space="preserve"> z obecnego okresu i nie zakłóca obrazu okresie jak rok wyniki są zupełnie odmienne w stosunku do dzisiejszych, zarówno pod względem zdobyczy punktowej, jak i bilansu bramkowego.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3124636" cy="3677163"/>
                    </a:xfrm>
                    <a:prstGeom prst="rect">
                      <a:avLst/>
                    </a:prstGeom>
                  </pic:spPr>
                </pic:pic>
              </a:graphicData>
            </a:graphic>
          </wp:inline>
        </w:drawing>
      </w:r>
    </w:p>
    <w:p w14:paraId="161E248C" w14:textId="70446EF6"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metoda obliczania punktów ELO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5F89FB6A"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które drużyna zajmie miejsce w tabeli</w:t>
      </w:r>
      <w:r w:rsidR="00813B29">
        <w:rPr>
          <w:color w:val="000000"/>
          <w:sz w:val="24"/>
          <w:szCs w:val="24"/>
        </w:rPr>
        <w:t>. To przekłada się na to</w:t>
      </w:r>
      <w:r>
        <w:rPr>
          <w:color w:val="000000"/>
          <w:sz w:val="24"/>
          <w:szCs w:val="24"/>
        </w:rPr>
        <w:t xml:space="preserve"> czy się utrzyma w lidze, bądź awansuje. </w:t>
      </w:r>
      <w:r w:rsidR="00813B29">
        <w:rPr>
          <w:color w:val="000000"/>
          <w:sz w:val="24"/>
          <w:szCs w:val="24"/>
        </w:rPr>
        <w:t>Aplikacja weryfikuje</w:t>
      </w:r>
      <w:r>
        <w:rPr>
          <w:color w:val="000000"/>
          <w:sz w:val="24"/>
          <w:szCs w:val="24"/>
        </w:rPr>
        <w:t xml:space="preserve"> formę drużyny, a w ocenieniu tego pomagają ostatnie mecze, szczególnie te które </w:t>
      </w:r>
      <w:r w:rsidR="009571CC">
        <w:rPr>
          <w:color w:val="000000"/>
          <w:sz w:val="24"/>
          <w:szCs w:val="24"/>
        </w:rPr>
        <w:t xml:space="preserve"> odbywały się w mniejszym odstępie czasowym od obecnej daty</w:t>
      </w:r>
      <w:r>
        <w:rPr>
          <w:color w:val="000000"/>
          <w:sz w:val="24"/>
          <w:szCs w:val="24"/>
        </w:rPr>
        <w:t xml:space="preserve">. </w:t>
      </w:r>
      <w:r w:rsidR="009571CC">
        <w:rPr>
          <w:color w:val="000000"/>
          <w:sz w:val="24"/>
          <w:szCs w:val="24"/>
        </w:rPr>
        <w:t xml:space="preserve">  System, który przy testowaniu dawał najlepsze efekty wygląda następująco:</w:t>
      </w:r>
    </w:p>
    <w:p w14:paraId="6FBBB6AC" w14:textId="4B7EFE61"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D046B8">
        <w:rPr>
          <w:color w:val="000000"/>
          <w:sz w:val="24"/>
          <w:szCs w:val="24"/>
        </w:rPr>
        <w:t xml:space="preserve"> </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3CBF0758"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 punktacji jest teren rozgrywania spotkania</w:t>
      </w:r>
      <w:r w:rsidR="006B74F2" w:rsidRPr="00776689">
        <w:rPr>
          <w:sz w:val="24"/>
          <w:szCs w:val="24"/>
        </w:rPr>
        <w:t xml:space="preserve">. W analizie statycznej Ekstraklasy z sezonu 2021/2022 można znaleźć informacje </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42557D5B" w:rsidR="006B74F2" w:rsidRDefault="006B74F2" w:rsidP="00776689">
      <w:pPr>
        <w:ind w:firstLine="708"/>
        <w:jc w:val="both"/>
        <w:rPr>
          <w:color w:val="000000"/>
          <w:sz w:val="24"/>
          <w:szCs w:val="24"/>
        </w:rPr>
      </w:pPr>
      <w:r>
        <w:rPr>
          <w:color w:val="000000"/>
          <w:sz w:val="24"/>
          <w:szCs w:val="24"/>
        </w:rPr>
        <w:t xml:space="preserve">Stosunek zwycięstw gości do gospodarzy wynosi 64,(4)%.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 w którym spotkanie jest rozgrywane. Około 1/3 wyników spotkań </w:t>
      </w:r>
      <w:r w:rsidR="00B12AC4">
        <w:rPr>
          <w:color w:val="000000"/>
          <w:sz w:val="24"/>
          <w:szCs w:val="24"/>
        </w:rPr>
        <w:t xml:space="preserve">kończy się sukcesem </w:t>
      </w:r>
      <w:r>
        <w:rPr>
          <w:color w:val="000000"/>
          <w:sz w:val="24"/>
          <w:szCs w:val="24"/>
        </w:rPr>
        <w:t xml:space="preserve"> gospodarzy ze względu na swoje boisko, kibiców i brak konieczności odbywania podróży</w:t>
      </w:r>
      <w:r w:rsidR="00B12AC4">
        <w:rPr>
          <w:color w:val="000000"/>
          <w:sz w:val="24"/>
          <w:szCs w:val="24"/>
        </w:rPr>
        <w:t xml:space="preserve"> przed spotkaniem</w:t>
      </w:r>
      <w:r>
        <w:rPr>
          <w:color w:val="000000"/>
          <w:sz w:val="24"/>
          <w:szCs w:val="24"/>
        </w:rPr>
        <w:t>. Jednak</w:t>
      </w:r>
      <w:r w:rsidR="00B12AC4">
        <w:rPr>
          <w:color w:val="000000"/>
          <w:sz w:val="24"/>
          <w:szCs w:val="24"/>
        </w:rPr>
        <w:t xml:space="preserve"> ta sytuacja raz jest większym, a raz mniejszym atutem</w:t>
      </w:r>
      <w:r>
        <w:rPr>
          <w:color w:val="000000"/>
          <w:sz w:val="24"/>
          <w:szCs w:val="24"/>
        </w:rPr>
        <w:t>.</w:t>
      </w:r>
      <w:r w:rsidR="00B12AC4">
        <w:rPr>
          <w:color w:val="000000"/>
          <w:sz w:val="24"/>
          <w:szCs w:val="24"/>
        </w:rPr>
        <w:t xml:space="preserve"> Zależne jest to od drużyny.</w:t>
      </w:r>
      <w:r>
        <w:rPr>
          <w:color w:val="000000"/>
          <w:sz w:val="24"/>
          <w:szCs w:val="24"/>
        </w:rPr>
        <w:t xml:space="preserve"> W sezonie 2021/2022 aż 15 na 18 zespołów zdobyło więcej punktów u siebie względem meczów na wyjeździe. </w:t>
      </w:r>
      <w:r w:rsidR="00B12AC4">
        <w:rPr>
          <w:color w:val="000000"/>
          <w:sz w:val="24"/>
          <w:szCs w:val="24"/>
        </w:rPr>
        <w:t xml:space="preserve"> U niektórych zespołów widać było dużą dysproporcje pomiędzy ilością punktów u siebie i na wyjeździe </w:t>
      </w:r>
      <w:r>
        <w:rPr>
          <w:color w:val="000000"/>
          <w:sz w:val="24"/>
          <w:szCs w:val="24"/>
        </w:rPr>
        <w:t xml:space="preserve">. Dobrym przykładem jest 40 zdobytych punktów Lechii Gdańsk u siebie i tylko 17 na obcym boisku. Podobnie Wisła z dorobkiem 35 punktów w Płocku i 13 oczek na wyjazdach. Zdarzają się jednak sytuacje, w których drużynom lepiej się gra na innym boisku, niż tym gdzie formalnie są gospodarzem.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 xml:space="preserve">wynosił 18:24. Po rundzie jesiennej kolejnego sezonu, czyli po rozegraniu połowy spotkań, ta różnica jest sporo większa i wynosi 6:19. Mając na uwadze powyższe statystyki </w:t>
      </w:r>
      <w:r w:rsidR="00B12AC4">
        <w:rPr>
          <w:color w:val="000000"/>
          <w:sz w:val="24"/>
          <w:szCs w:val="24"/>
        </w:rPr>
        <w:t>system</w:t>
      </w:r>
      <w:r>
        <w:rPr>
          <w:color w:val="000000"/>
          <w:sz w:val="24"/>
          <w:szCs w:val="24"/>
        </w:rPr>
        <w:t xml:space="preserve"> prócz punktów mających określić formę w ostatnich 15 meczach do rankingu klubu</w:t>
      </w:r>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 </w:t>
      </w:r>
      <w:r w:rsidR="003A3545">
        <w:rPr>
          <w:color w:val="000000"/>
          <w:sz w:val="24"/>
          <w:szCs w:val="24"/>
        </w:rPr>
        <w:t>miejscu,</w:t>
      </w:r>
      <w:r>
        <w:rPr>
          <w:color w:val="000000"/>
          <w:sz w:val="24"/>
          <w:szCs w:val="24"/>
        </w:rPr>
        <w:t xml:space="preserve"> gdzie będzie się odbywał</w:t>
      </w:r>
      <w:r w:rsidR="00B12AC4">
        <w:rPr>
          <w:color w:val="000000"/>
          <w:sz w:val="24"/>
          <w:szCs w:val="24"/>
        </w:rPr>
        <w:t xml:space="preserve"> szacowany</w:t>
      </w:r>
      <w:r>
        <w:rPr>
          <w:color w:val="000000"/>
          <w:sz w:val="24"/>
          <w:szCs w:val="24"/>
        </w:rPr>
        <w:t xml:space="preserve"> mecz. Jeśli drużyna gra kolejny mecz u siebie, 1/3 punktów w rankingu będzie zależna od </w:t>
      </w:r>
      <w:r w:rsidR="00B12AC4">
        <w:rPr>
          <w:color w:val="000000"/>
          <w:sz w:val="24"/>
          <w:szCs w:val="24"/>
        </w:rPr>
        <w:t xml:space="preserve">ilości punktów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77777777"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79FE2B8B"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w:t>
      </w:r>
      <w:ins w:id="26" w:author="Kuba Fa" w:date="2023-03-19T23:32:00Z">
        <w:r w:rsidR="006628E2">
          <w:rPr>
            <w:color w:val="000000"/>
            <w:sz w:val="24"/>
            <w:szCs w:val="24"/>
          </w:rPr>
          <w:t>typować</w:t>
        </w:r>
      </w:ins>
      <w:del w:id="27" w:author="Kuba Fa" w:date="2023-03-19T23:32:00Z">
        <w:r w:rsidR="006B74F2" w:rsidDel="006628E2">
          <w:rPr>
            <w:color w:val="000000"/>
            <w:sz w:val="24"/>
            <w:szCs w:val="24"/>
          </w:rPr>
          <w:delText>próbować przewidywać</w:delText>
        </w:r>
      </w:del>
      <w:r w:rsidR="006B74F2">
        <w:rPr>
          <w:color w:val="000000"/>
          <w:sz w:val="24"/>
          <w:szCs w:val="24"/>
        </w:rPr>
        <w:t xml:space="preserve"> jakim wynikiem zakończy się spotkanie potrzebne są informacje o tym</w:t>
      </w:r>
      <w:r>
        <w:rPr>
          <w:color w:val="000000"/>
          <w:sz w:val="24"/>
          <w:szCs w:val="24"/>
        </w:rPr>
        <w:t>,</w:t>
      </w:r>
      <w:r w:rsidR="006B74F2">
        <w:rPr>
          <w:color w:val="000000"/>
          <w:sz w:val="24"/>
          <w:szCs w:val="24"/>
        </w:rPr>
        <w:t xml:space="preserve"> która drużyna wygra spotkanie, jaka będzie różnica bramkowa i ile bramek padnie. W piłce nożnej dosyć często dochodzi do remisów i trzeba je też brać pod uwagę przy </w:t>
      </w:r>
      <w:ins w:id="28" w:author="Kuba Fa" w:date="2023-03-19T23:25:00Z">
        <w:r w:rsidR="00D8403B">
          <w:rPr>
            <w:color w:val="000000"/>
            <w:sz w:val="24"/>
            <w:szCs w:val="24"/>
          </w:rPr>
          <w:t>typowaniach</w:t>
        </w:r>
      </w:ins>
      <w:del w:id="29" w:author="Kuba Fa" w:date="2023-03-19T23:25:00Z">
        <w:r w:rsidR="006B74F2" w:rsidDel="00D8403B">
          <w:rPr>
            <w:color w:val="000000"/>
            <w:sz w:val="24"/>
            <w:szCs w:val="24"/>
          </w:rPr>
          <w:delText>predykcjach</w:delText>
        </w:r>
      </w:del>
      <w:r w:rsidR="006B74F2">
        <w:rPr>
          <w:color w:val="000000"/>
          <w:sz w:val="24"/>
          <w:szCs w:val="24"/>
        </w:rPr>
        <w:t xml:space="preserve">. Przy obliczaniu tylu działań </w:t>
      </w:r>
      <w:del w:id="30" w:author="Kuba Fa" w:date="2023-03-19T23:21:00Z">
        <w:r w:rsidR="006B74F2" w:rsidDel="00EC49E6">
          <w:rPr>
            <w:color w:val="000000"/>
            <w:sz w:val="24"/>
            <w:szCs w:val="24"/>
          </w:rPr>
          <w:delText>mało prawdopodobne jest, że</w:delText>
        </w:r>
      </w:del>
      <w:ins w:id="31" w:author="Kuba Fa" w:date="2023-03-19T23:21:00Z">
        <w:r w:rsidR="00EC49E6">
          <w:rPr>
            <w:color w:val="000000"/>
            <w:sz w:val="24"/>
            <w:szCs w:val="24"/>
          </w:rPr>
          <w:t>rzadko się będą zdarzać sytuacje, gdy</w:t>
        </w:r>
      </w:ins>
      <w:r w:rsidR="006B74F2">
        <w:rPr>
          <w:color w:val="000000"/>
          <w:sz w:val="24"/>
          <w:szCs w:val="24"/>
        </w:rPr>
        <w:t xml:space="preserve"> siła obu drużyn będzie identyczna. W </w:t>
      </w:r>
      <w:r w:rsidR="006B74F2">
        <w:rPr>
          <w:color w:val="000000"/>
          <w:sz w:val="24"/>
          <w:szCs w:val="24"/>
        </w:rPr>
        <w:lastRenderedPageBreak/>
        <w:t xml:space="preserve">celu rozwiązania tego problemu </w:t>
      </w:r>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8"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pod uwagę liczby z poprzedniego sezonu. Skoro w ostatnim sezonie liczba remisów wynosiła 23.03% to</w:t>
      </w:r>
      <w:r w:rsidR="00C2110E">
        <w:rPr>
          <w:color w:val="000000"/>
          <w:sz w:val="24"/>
          <w:szCs w:val="24"/>
        </w:rPr>
        <w:t xml:space="preserve"> można zakładać, że</w:t>
      </w:r>
      <w:r w:rsidR="006B74F2">
        <w:rPr>
          <w:color w:val="000000"/>
          <w:sz w:val="24"/>
          <w:szCs w:val="24"/>
        </w:rPr>
        <w:t xml:space="preserve"> w obecnym stosunek powinien mieć podobną wartość</w:t>
      </w:r>
      <w:r w:rsidR="00C2110E">
        <w:rPr>
          <w:color w:val="000000"/>
          <w:sz w:val="24"/>
          <w:szCs w:val="24"/>
        </w:rPr>
        <w:t>.</w:t>
      </w:r>
      <w:r w:rsidR="006A57D6">
        <w:rPr>
          <w:color w:val="000000"/>
          <w:sz w:val="24"/>
          <w:szCs w:val="24"/>
        </w:rPr>
        <w:t xml:space="preserve"> </w:t>
      </w:r>
      <w:r w:rsidR="00C2110E">
        <w:rPr>
          <w:color w:val="000000"/>
          <w:sz w:val="24"/>
          <w:szCs w:val="24"/>
        </w:rPr>
        <w:t>C</w:t>
      </w:r>
      <w:r w:rsidR="006B74F2">
        <w:rPr>
          <w:color w:val="000000"/>
          <w:sz w:val="24"/>
          <w:szCs w:val="24"/>
        </w:rPr>
        <w:t xml:space="preserve">o czwarte bądź piąte </w:t>
      </w:r>
      <w:r w:rsidR="003716A6">
        <w:rPr>
          <w:color w:val="000000"/>
          <w:sz w:val="24"/>
          <w:szCs w:val="24"/>
        </w:rPr>
        <w:t xml:space="preserve">szacowanie </w:t>
      </w:r>
      <w:r w:rsidR="006B74F2">
        <w:rPr>
          <w:color w:val="000000"/>
          <w:sz w:val="24"/>
          <w:szCs w:val="24"/>
        </w:rPr>
        <w:t xml:space="preserve">powinno wskazywać na remis. Wzory, które po konsultacjach i analizie </w:t>
      </w:r>
      <w:r w:rsidR="006A651F">
        <w:rPr>
          <w:color w:val="000000"/>
          <w:sz w:val="24"/>
          <w:szCs w:val="24"/>
        </w:rPr>
        <w:t xml:space="preserve"> 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091C09FF"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p>
    <w:p w14:paraId="2CBF1F69" w14:textId="77777777" w:rsidR="006B74F2" w:rsidRPr="00143D3A" w:rsidRDefault="006B74F2" w:rsidP="00143D3A">
      <w:pPr>
        <w:pStyle w:val="Akapitzlist"/>
        <w:ind w:left="720" w:firstLine="0"/>
        <w:rPr>
          <w:color w:val="000000"/>
        </w:rPr>
      </w:pPr>
      <w:r w:rsidRPr="00143D3A">
        <w:rPr>
          <w:color w:val="000000"/>
        </w:rPr>
        <w:t>A – procentowy stosunek siły drużyny gości do siły obu drużyn, A jest równe 100 - H</w:t>
      </w:r>
    </w:p>
    <w:p w14:paraId="3B24C700" w14:textId="24FD085B" w:rsidR="006B74F2" w:rsidRPr="00143D3A" w:rsidRDefault="006B74F2" w:rsidP="00143D3A">
      <w:pPr>
        <w:pStyle w:val="Akapitzlist"/>
        <w:ind w:left="720" w:firstLine="0"/>
        <w:rPr>
          <w:color w:val="000000"/>
        </w:rPr>
      </w:pPr>
      <w:r w:rsidRPr="00143D3A">
        <w:rPr>
          <w:color w:val="000000"/>
        </w:rPr>
        <w:t xml:space="preserve">HW – </w:t>
      </w:r>
      <w:ins w:id="32" w:author="Kuba Fa" w:date="2023-03-19T23:22:00Z">
        <w:r w:rsidR="00A22932">
          <w:rPr>
            <w:color w:val="000000"/>
          </w:rPr>
          <w:t>procent szacowania</w:t>
        </w:r>
      </w:ins>
      <w:del w:id="33" w:author="Kuba Fa" w:date="2023-03-19T23:21:00Z">
        <w:r w:rsidRPr="00143D3A" w:rsidDel="00A22932">
          <w:rPr>
            <w:color w:val="000000"/>
          </w:rPr>
          <w:delText>prawdopodobieństwo</w:delText>
        </w:r>
      </w:del>
      <w:r w:rsidRPr="00143D3A">
        <w:rPr>
          <w:color w:val="000000"/>
        </w:rPr>
        <w:t xml:space="preserve"> na zakończenie spotkania zwycięstwem gospodarzy</w:t>
      </w:r>
    </w:p>
    <w:p w14:paraId="0CF32C43" w14:textId="7FD389A1" w:rsidR="006B74F2" w:rsidRPr="00143D3A" w:rsidRDefault="006B74F2" w:rsidP="00143D3A">
      <w:pPr>
        <w:pStyle w:val="Akapitzlist"/>
        <w:ind w:left="720" w:firstLine="0"/>
        <w:rPr>
          <w:color w:val="000000"/>
        </w:rPr>
      </w:pPr>
      <w:r w:rsidRPr="00143D3A">
        <w:rPr>
          <w:color w:val="000000"/>
        </w:rPr>
        <w:t xml:space="preserve">DW </w:t>
      </w:r>
      <w:del w:id="34" w:author="Kuba Fa" w:date="2023-03-19T23:22:00Z">
        <w:r w:rsidRPr="00143D3A" w:rsidDel="00A22932">
          <w:rPr>
            <w:color w:val="000000"/>
          </w:rPr>
          <w:delText>-</w:delText>
        </w:r>
      </w:del>
      <w:ins w:id="35" w:author="Kuba Fa" w:date="2023-03-19T23:22:00Z">
        <w:r w:rsidR="00A22932">
          <w:rPr>
            <w:color w:val="000000"/>
          </w:rPr>
          <w:t>–</w:t>
        </w:r>
      </w:ins>
      <w:r w:rsidRPr="00143D3A">
        <w:rPr>
          <w:color w:val="000000"/>
        </w:rPr>
        <w:t xml:space="preserve"> </w:t>
      </w:r>
      <w:ins w:id="36" w:author="Kuba Fa" w:date="2023-03-19T23:22:00Z">
        <w:r w:rsidR="00A22932">
          <w:rPr>
            <w:color w:val="000000"/>
          </w:rPr>
          <w:t>procent szacowania</w:t>
        </w:r>
      </w:ins>
      <w:del w:id="37" w:author="Kuba Fa" w:date="2023-03-19T23:22:00Z">
        <w:r w:rsidRPr="00143D3A" w:rsidDel="00A22932">
          <w:rPr>
            <w:color w:val="000000"/>
          </w:rPr>
          <w:delText>prawdopodobieństwo</w:delText>
        </w:r>
      </w:del>
      <w:r w:rsidRPr="00143D3A">
        <w:rPr>
          <w:color w:val="000000"/>
        </w:rPr>
        <w:t xml:space="preserve"> na zakończenie spotkania remisem</w:t>
      </w:r>
    </w:p>
    <w:p w14:paraId="67F5B0F9" w14:textId="1FB04B9D" w:rsidR="006B74F2" w:rsidRDefault="006B74F2" w:rsidP="00E65E28">
      <w:pPr>
        <w:pStyle w:val="Akapitzlist"/>
        <w:ind w:left="720" w:firstLine="0"/>
        <w:rPr>
          <w:color w:val="000000"/>
        </w:rPr>
      </w:pPr>
      <w:r w:rsidRPr="00143D3A">
        <w:rPr>
          <w:color w:val="000000"/>
        </w:rPr>
        <w:t xml:space="preserve">AW </w:t>
      </w:r>
      <w:del w:id="38" w:author="Kuba Fa" w:date="2023-03-19T23:22:00Z">
        <w:r w:rsidRPr="00143D3A" w:rsidDel="00A22932">
          <w:rPr>
            <w:color w:val="000000"/>
          </w:rPr>
          <w:delText>-</w:delText>
        </w:r>
      </w:del>
      <w:ins w:id="39" w:author="Kuba Fa" w:date="2023-03-19T23:22:00Z">
        <w:r w:rsidR="00A22932">
          <w:rPr>
            <w:color w:val="000000"/>
          </w:rPr>
          <w:t>–</w:t>
        </w:r>
      </w:ins>
      <w:r w:rsidRPr="00143D3A">
        <w:rPr>
          <w:color w:val="000000"/>
        </w:rPr>
        <w:t xml:space="preserve"> pr</w:t>
      </w:r>
      <w:ins w:id="40" w:author="Kuba Fa" w:date="2023-03-19T23:22:00Z">
        <w:r w:rsidR="00A22932">
          <w:rPr>
            <w:color w:val="000000"/>
          </w:rPr>
          <w:t>ocent szacowania</w:t>
        </w:r>
      </w:ins>
      <w:del w:id="41" w:author="Kuba Fa" w:date="2023-03-19T23:22:00Z">
        <w:r w:rsidRPr="00143D3A" w:rsidDel="00A22932">
          <w:rPr>
            <w:color w:val="000000"/>
          </w:rPr>
          <w:delText>awdopodobieństwo</w:delText>
        </w:r>
      </w:del>
      <w:r w:rsidRPr="00143D3A">
        <w:rPr>
          <w:color w:val="000000"/>
        </w:rPr>
        <w:t xml:space="preserve"> na zakończenie spotkania zwycięstwem gości</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35BAE984"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 DW i AW można określić potencjalnego zwycięzcę spotkania. Wiadomą sprawą jest, że czym większa wartość danej statystyki tym </w:t>
      </w:r>
      <w:del w:id="42" w:author="Kuba Fa" w:date="2023-03-19T23:22:00Z">
        <w:r w:rsidR="006B74F2" w:rsidDel="00A22932">
          <w:rPr>
            <w:color w:val="000000"/>
            <w:sz w:val="24"/>
            <w:szCs w:val="24"/>
          </w:rPr>
          <w:delText>większe prawdopodobieństwo</w:delText>
        </w:r>
      </w:del>
      <w:ins w:id="43" w:author="Kuba Fa" w:date="2023-03-19T23:22:00Z">
        <w:r w:rsidR="00A22932">
          <w:rPr>
            <w:color w:val="000000"/>
            <w:sz w:val="24"/>
            <w:szCs w:val="24"/>
          </w:rPr>
          <w:t>większa szansa</w:t>
        </w:r>
      </w:ins>
      <w:r w:rsidR="006B74F2">
        <w:rPr>
          <w:color w:val="000000"/>
          <w:sz w:val="24"/>
          <w:szCs w:val="24"/>
        </w:rPr>
        <w:t xml:space="preserve"> na </w:t>
      </w:r>
      <w:ins w:id="44" w:author="Kuba Fa" w:date="2023-03-19T23:22:00Z">
        <w:r w:rsidR="00A22932">
          <w:rPr>
            <w:color w:val="000000"/>
            <w:sz w:val="24"/>
            <w:szCs w:val="24"/>
          </w:rPr>
          <w:t xml:space="preserve">zwycięstwo przez daną </w:t>
        </w:r>
      </w:ins>
      <w:ins w:id="45" w:author="Kuba Fa" w:date="2023-03-19T23:23:00Z">
        <w:r w:rsidR="00A22932">
          <w:rPr>
            <w:color w:val="000000"/>
            <w:sz w:val="24"/>
            <w:szCs w:val="24"/>
          </w:rPr>
          <w:t>drużynę</w:t>
        </w:r>
      </w:ins>
      <w:del w:id="46" w:author="Kuba Fa" w:date="2023-03-19T23:22:00Z">
        <w:r w:rsidR="006B74F2" w:rsidDel="00A22932">
          <w:rPr>
            <w:color w:val="000000"/>
            <w:sz w:val="24"/>
            <w:szCs w:val="24"/>
          </w:rPr>
          <w:delText>danego zwycięzcę</w:delText>
        </w:r>
      </w:del>
      <w:r w:rsidR="006B74F2">
        <w:rPr>
          <w:color w:val="000000"/>
          <w:sz w:val="24"/>
          <w:szCs w:val="24"/>
        </w:rPr>
        <w:t xml:space="preserve">. Wynika to z różnicy siły pomiędzy drużynami. Skoro drużyna A jest sporo lepsza od drużyny B, to można </w:t>
      </w:r>
      <w:r w:rsidR="006B74F2">
        <w:rPr>
          <w:color w:val="000000"/>
          <w:sz w:val="24"/>
          <w:szCs w:val="24"/>
        </w:rPr>
        <w:lastRenderedPageBreak/>
        <w:t>przypuszczać, nie tylko że zdobędzie 3 punkty, ale również, że różnica bramkowa będzie trochę większa.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9"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0"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 xml:space="preserve">Lech Poznań 5-0 Bruk-Bet </w:t>
        </w:r>
        <w:proofErr w:type="spellStart"/>
        <w:r w:rsidRPr="006C2CD0">
          <w:rPr>
            <w:rStyle w:val="Hipercze"/>
            <w:i/>
            <w:iCs/>
            <w:color w:val="000000" w:themeColor="text1"/>
            <w:u w:val="none"/>
          </w:rPr>
          <w:t>Termalica</w:t>
        </w:r>
        <w:proofErr w:type="spellEnd"/>
        <w:r w:rsidRPr="006C2CD0">
          <w:rPr>
            <w:rStyle w:val="Hipercze"/>
            <w:i/>
            <w:iCs/>
            <w:color w:val="000000" w:themeColor="text1"/>
            <w:u w:val="none"/>
          </w:rPr>
          <w:t xml:space="preserve">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3"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7"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8"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1168563F" w:rsidR="006B74F2" w:rsidRDefault="006B74F2" w:rsidP="006A57D6">
      <w:pPr>
        <w:ind w:firstLine="360"/>
        <w:jc w:val="both"/>
        <w:rPr>
          <w:color w:val="000000"/>
          <w:sz w:val="24"/>
          <w:szCs w:val="24"/>
        </w:rPr>
      </w:pPr>
      <w:r>
        <w:rPr>
          <w:color w:val="000000"/>
          <w:sz w:val="24"/>
          <w:szCs w:val="24"/>
        </w:rPr>
        <w:t xml:space="preserve">Dopasowując to do trzytorowych procentów na dany wynik (HW – wygrana gospodarzy, DW – remis, AW – wygrana gości) </w:t>
      </w:r>
      <w:r w:rsidR="00432010">
        <w:rPr>
          <w:color w:val="000000"/>
          <w:sz w:val="24"/>
          <w:szCs w:val="24"/>
        </w:rPr>
        <w:t xml:space="preserve"> 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6CA4153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ins w:id="47" w:author="Kuba Fa" w:date="2023-03-19T23:25:00Z">
        <w:r w:rsidR="00D8403B">
          <w:rPr>
            <w:color w:val="000000"/>
          </w:rPr>
          <w:t>typowań</w:t>
        </w:r>
      </w:ins>
      <w:del w:id="48" w:author="Kuba Fa" w:date="2023-03-19T23:25:00Z">
        <w:r w:rsidRPr="00143D3A" w:rsidDel="00D8403B">
          <w:rPr>
            <w:color w:val="000000"/>
          </w:rPr>
          <w:delText>przewidywań</w:delText>
        </w:r>
      </w:del>
      <w:r w:rsidRPr="00143D3A">
        <w:rPr>
          <w:color w:val="000000"/>
        </w:rPr>
        <w:t xml:space="preserve"> ma największe szanse na wygraną</w:t>
      </w:r>
      <w:r w:rsidR="00432010">
        <w:rPr>
          <w:color w:val="000000"/>
        </w:rPr>
        <w:t>,</w:t>
      </w:r>
    </w:p>
    <w:p w14:paraId="20686F08" w14:textId="0336E631" w:rsidR="006B74F2" w:rsidRDefault="006B74F2" w:rsidP="00432010">
      <w:pPr>
        <w:pStyle w:val="Akapitzlist"/>
        <w:numPr>
          <w:ilvl w:val="0"/>
          <w:numId w:val="70"/>
        </w:numPr>
        <w:rPr>
          <w:color w:val="000000"/>
        </w:rPr>
      </w:pPr>
      <w:r w:rsidRPr="00143D3A">
        <w:rPr>
          <w:b/>
          <w:bCs/>
          <w:color w:val="000000"/>
        </w:rPr>
        <w:lastRenderedPageBreak/>
        <w:t>DW</w:t>
      </w:r>
      <w:r w:rsidRPr="00143D3A">
        <w:rPr>
          <w:color w:val="000000"/>
        </w:rPr>
        <w:t xml:space="preserve"> – procent na remis w tym meczu</w:t>
      </w:r>
      <w:r w:rsidR="00432010">
        <w:rPr>
          <w:color w:val="000000"/>
        </w:rPr>
        <w:t>.</w:t>
      </w:r>
    </w:p>
    <w:p w14:paraId="6C29A257" w14:textId="2D713338" w:rsidR="00432010" w:rsidRDefault="00432010" w:rsidP="00432010">
      <w:pPr>
        <w:ind w:left="360"/>
        <w:rPr>
          <w:color w:val="000000"/>
        </w:rPr>
      </w:pPr>
    </w:p>
    <w:p w14:paraId="5000CBBF" w14:textId="648345BF" w:rsidR="00432010" w:rsidRPr="008A20F3" w:rsidRDefault="00432010" w:rsidP="00432010">
      <w:pPr>
        <w:pStyle w:val="MojNormalny2"/>
        <w:ind w:firstLine="0"/>
        <w:rPr>
          <w:b/>
          <w:bCs/>
          <w:sz w:val="32"/>
          <w:szCs w:val="32"/>
        </w:rPr>
      </w:pPr>
      <w:r>
        <w:rPr>
          <w:b/>
          <w:bCs/>
          <w:sz w:val="32"/>
          <w:szCs w:val="32"/>
        </w:rPr>
        <w:t>3.1.1.3 Wyznaczenie dokładnego wyniku</w:t>
      </w:r>
    </w:p>
    <w:p w14:paraId="5E85BC05" w14:textId="6AC1576C"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 xml:space="preserve"> 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140AC21E"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ins w:id="49" w:author="Kuba Fa" w:date="2023-03-19T23:25:00Z">
        <w:r w:rsidR="00D8403B">
          <w:rPr>
            <w:color w:val="000000"/>
            <w:sz w:val="24"/>
            <w:szCs w:val="24"/>
          </w:rPr>
          <w:t>zwróconej</w:t>
        </w:r>
      </w:ins>
      <w:del w:id="50" w:author="Kuba Fa" w:date="2023-03-19T23:25:00Z">
        <w:r w:rsidDel="00D8403B">
          <w:rPr>
            <w:color w:val="000000"/>
            <w:sz w:val="24"/>
            <w:szCs w:val="24"/>
          </w:rPr>
          <w:delText>przewidywanej</w:delText>
        </w:r>
      </w:del>
      <w:r>
        <w:rPr>
          <w:color w:val="000000"/>
          <w:sz w:val="24"/>
          <w:szCs w:val="24"/>
        </w:rPr>
        <w:t xml:space="preserve"> różn</w:t>
      </w:r>
      <w:r w:rsidRPr="003B6D6F">
        <w:rPr>
          <w:color w:val="000000"/>
          <w:sz w:val="24"/>
          <w:szCs w:val="24"/>
        </w:rPr>
        <w:t xml:space="preserve">icy pomiędzy zespołami </w:t>
      </w:r>
      <w:del w:id="51" w:author="Kuba Fa" w:date="2023-03-19T23:23:00Z">
        <w:r w:rsidRPr="003B6D6F" w:rsidDel="00D8403B">
          <w:rPr>
            <w:color w:val="000000"/>
            <w:sz w:val="24"/>
            <w:szCs w:val="24"/>
          </w:rPr>
          <w:delText>najbardziej prawdopodobny</w:delText>
        </w:r>
      </w:del>
      <w:ins w:id="52" w:author="Kuba Fa" w:date="2023-03-19T23:23:00Z">
        <w:r w:rsidR="00D8403B">
          <w:rPr>
            <w:color w:val="000000"/>
            <w:sz w:val="24"/>
            <w:szCs w:val="24"/>
          </w:rPr>
          <w:t>typowany</w:t>
        </w:r>
      </w:ins>
      <w:r w:rsidRPr="003B6D6F">
        <w:rPr>
          <w:color w:val="000000"/>
          <w:sz w:val="24"/>
          <w:szCs w:val="24"/>
        </w:rPr>
        <w:t xml:space="preserve"> wynik jest podawany przez aplikacje. </w:t>
      </w:r>
      <w:r w:rsidRPr="00143D3A">
        <w:rPr>
          <w:color w:val="000000"/>
          <w:sz w:val="24"/>
          <w:szCs w:val="24"/>
        </w:rPr>
        <w:t xml:space="preserve">Algorytmy </w:t>
      </w:r>
      <w:del w:id="53" w:author="Kuba Fa" w:date="2023-03-19T23:26:00Z">
        <w:r w:rsidRPr="00143D3A" w:rsidDel="00D8403B">
          <w:rPr>
            <w:color w:val="000000"/>
            <w:sz w:val="24"/>
            <w:szCs w:val="24"/>
          </w:rPr>
          <w:delText>przewidywania</w:delText>
        </w:r>
      </w:del>
      <w:r w:rsidRPr="00143D3A">
        <w:rPr>
          <w:color w:val="000000"/>
          <w:sz w:val="24"/>
          <w:szCs w:val="24"/>
        </w:rPr>
        <w:t xml:space="preserve"> dokładnych wyników zostały utworzone na podstawie cytowanych wyżej częstości wyników z portalu 90minut. Ilość konkretnych rezultatów (1-0, 2-1 ,1-1 itd.) podawana przez  aplikacje jest zbliżona do tej, która wydarzyła się w rzeczywistości w rundzie wiosennej 2022 roku.</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770CE942"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dostanie dodatkową złotówkę, czyli </w:t>
      </w:r>
      <w:r w:rsidR="00373395">
        <w:rPr>
          <w:color w:val="000000"/>
          <w:sz w:val="24"/>
          <w:szCs w:val="24"/>
        </w:rPr>
        <w:t xml:space="preserve">podwoi </w:t>
      </w:r>
      <w:r>
        <w:rPr>
          <w:color w:val="000000"/>
          <w:sz w:val="24"/>
          <w:szCs w:val="24"/>
        </w:rPr>
        <w:t>swoją kwotę. Z matematycznego punktu widzenia szansa na wygraną w takich sytuacjach wynosi 50%. W momencie gdy kurs wynosi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w:t>
      </w:r>
      <w:ins w:id="54" w:author="Kuba Fa" w:date="2023-03-19T23:23:00Z">
        <w:r w:rsidR="00D8403B">
          <w:rPr>
            <w:color w:val="000000"/>
            <w:sz w:val="24"/>
            <w:szCs w:val="24"/>
          </w:rPr>
          <w:t>y procent szans</w:t>
        </w:r>
      </w:ins>
      <w:del w:id="55" w:author="Kuba Fa" w:date="2023-03-19T23:23:00Z">
        <w:r w:rsidDel="00D8403B">
          <w:rPr>
            <w:color w:val="000000"/>
            <w:sz w:val="24"/>
            <w:szCs w:val="24"/>
          </w:rPr>
          <w:delText>e prawdopodobieństwo</w:delText>
        </w:r>
      </w:del>
      <w:r>
        <w:rPr>
          <w:color w:val="000000"/>
          <w:sz w:val="24"/>
          <w:szCs w:val="24"/>
        </w:rPr>
        <w:t xml:space="preserve"> według tej metody oznacza mniejszą możliwą wygraną dla klienta. A zakłady bukmacherskie są konstruowane w taki sposób, aby móc zarabiać na swoich klientach. Aby móc czytelniej porównywać dane </w:t>
      </w:r>
      <w:r>
        <w:rPr>
          <w:color w:val="000000"/>
          <w:sz w:val="24"/>
          <w:szCs w:val="24"/>
        </w:rPr>
        <w:lastRenderedPageBreak/>
        <w:t xml:space="preserve">powyższe procenty zostały podzielone w taki sposób by całość wynosiła 100%. Zakłady bukmacherskie w Polsce obejmuje 12% podatek. Żeby móc sprawdzić jakie minimalne </w:t>
      </w:r>
      <w:ins w:id="56" w:author="Kuba Fa" w:date="2023-03-19T23:24:00Z">
        <w:r w:rsidR="00D8403B">
          <w:rPr>
            <w:color w:val="000000"/>
            <w:sz w:val="24"/>
            <w:szCs w:val="24"/>
          </w:rPr>
          <w:t>szacowanie</w:t>
        </w:r>
      </w:ins>
      <w:del w:id="57" w:author="Kuba Fa" w:date="2023-03-19T23:24:00Z">
        <w:r w:rsidDel="00D8403B">
          <w:rPr>
            <w:color w:val="000000"/>
            <w:sz w:val="24"/>
            <w:szCs w:val="24"/>
          </w:rPr>
          <w:delText>prawdopodobieństwo</w:delText>
        </w:r>
      </w:del>
      <w:r>
        <w:rPr>
          <w:color w:val="000000"/>
          <w:sz w:val="24"/>
          <w:szCs w:val="24"/>
        </w:rPr>
        <w:t xml:space="preserve"> powinno być by na powyższy mecz opłacane było stawianie swoich pieniędzy stworzona została </w:t>
      </w:r>
      <w:r w:rsidR="00832E2D">
        <w:rPr>
          <w:color w:val="000000"/>
          <w:sz w:val="24"/>
          <w:szCs w:val="24"/>
        </w:rPr>
        <w:t xml:space="preserve">statystyka </w:t>
      </w:r>
      <w:r>
        <w:rPr>
          <w:color w:val="000000"/>
          <w:sz w:val="24"/>
          <w:szCs w:val="24"/>
        </w:rPr>
        <w:t xml:space="preserve">„opłacalne </w:t>
      </w:r>
      <w:r w:rsidR="00373395">
        <w:rPr>
          <w:color w:val="000000"/>
          <w:sz w:val="24"/>
          <w:szCs w:val="24"/>
        </w:rPr>
        <w:t>procent</w:t>
      </w:r>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podatkiem). Ze względu na to, że od kursów zależny jest zarobek bukmacherów, to źródło powinno być najbardziej prawidłowe. Jednak </w:t>
      </w:r>
      <w:r w:rsidR="00373395">
        <w:rPr>
          <w:color w:val="000000"/>
          <w:sz w:val="24"/>
          <w:szCs w:val="24"/>
        </w:rPr>
        <w:t xml:space="preserve"> ewentualne znalezienie alternatywnego źródła, o podobnej skuteczności byłoby dużym odkryciem i zagrożeniem dla firm bukmacherskich.</w:t>
      </w:r>
    </w:p>
    <w:p w14:paraId="3891EF9B" w14:textId="46A90969" w:rsidR="006B74F2" w:rsidRPr="006B74F2" w:rsidRDefault="006B74F2" w:rsidP="006B74F2">
      <w:pPr>
        <w:pStyle w:val="MojNormalny2"/>
        <w:ind w:firstLine="0"/>
        <w:rPr>
          <w:b/>
          <w:bCs/>
          <w:sz w:val="32"/>
          <w:szCs w:val="32"/>
        </w:rPr>
      </w:pPr>
      <w:r>
        <w:rPr>
          <w:b/>
          <w:bCs/>
          <w:sz w:val="32"/>
          <w:szCs w:val="32"/>
        </w:rPr>
        <w:t xml:space="preserve">3.1.3 </w:t>
      </w:r>
      <w:proofErr w:type="spellStart"/>
      <w:r>
        <w:rPr>
          <w:b/>
          <w:bCs/>
          <w:sz w:val="32"/>
          <w:szCs w:val="32"/>
        </w:rPr>
        <w:t>Forebet</w:t>
      </w:r>
      <w:proofErr w:type="spellEnd"/>
    </w:p>
    <w:p w14:paraId="485ECECF" w14:textId="0C164895"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del w:id="58" w:author="Kuba Fa" w:date="2023-03-19T23:27:00Z">
        <w:r w:rsidR="00373395" w:rsidDel="00D8403B">
          <w:rPr>
            <w:color w:val="000000"/>
            <w:sz w:val="24"/>
            <w:szCs w:val="24"/>
          </w:rPr>
          <w:delText>próbuje przewidywać</w:delText>
        </w:r>
      </w:del>
      <w:ins w:id="59" w:author="Kuba Fa" w:date="2023-03-19T23:27:00Z">
        <w:r w:rsidR="00D8403B">
          <w:rPr>
            <w:color w:val="000000"/>
            <w:sz w:val="24"/>
            <w:szCs w:val="24"/>
          </w:rPr>
          <w:t>oferuje</w:t>
        </w:r>
      </w:ins>
      <w:r w:rsidR="00373395">
        <w:rPr>
          <w:color w:val="000000"/>
          <w:sz w:val="24"/>
          <w:szCs w:val="24"/>
        </w:rPr>
        <w:t xml:space="preserve"> </w:t>
      </w:r>
      <w:r>
        <w:rPr>
          <w:color w:val="000000"/>
          <w:sz w:val="24"/>
          <w:szCs w:val="24"/>
        </w:rPr>
        <w:t xml:space="preserve">nie tylko procent szans na zwycięstwo danej drużyny, ale również </w:t>
      </w:r>
      <w:ins w:id="60" w:author="Kuba Fa" w:date="2023-03-19T23:26:00Z">
        <w:r w:rsidR="00D8403B">
          <w:rPr>
            <w:color w:val="000000"/>
            <w:sz w:val="24"/>
            <w:szCs w:val="24"/>
          </w:rPr>
          <w:t>zwraca</w:t>
        </w:r>
      </w:ins>
      <w:del w:id="61" w:author="Kuba Fa" w:date="2023-03-19T23:26:00Z">
        <w:r w:rsidDel="00D8403B">
          <w:rPr>
            <w:color w:val="000000"/>
            <w:sz w:val="24"/>
            <w:szCs w:val="24"/>
          </w:rPr>
          <w:delText>prognozuje</w:delText>
        </w:r>
      </w:del>
      <w:r>
        <w:rPr>
          <w:color w:val="000000"/>
          <w:sz w:val="24"/>
          <w:szCs w:val="24"/>
        </w:rPr>
        <w:t xml:space="preserve"> </w:t>
      </w:r>
      <w:del w:id="62" w:author="Kuba Fa" w:date="2023-03-19T23:24:00Z">
        <w:r w:rsidDel="00D8403B">
          <w:rPr>
            <w:color w:val="000000"/>
            <w:sz w:val="24"/>
            <w:szCs w:val="24"/>
          </w:rPr>
          <w:delText>najbardziej prawdopodobny wynik</w:delText>
        </w:r>
      </w:del>
      <w:ins w:id="63" w:author="Kuba Fa" w:date="2023-03-19T23:24:00Z">
        <w:r w:rsidR="00D8403B">
          <w:rPr>
            <w:color w:val="000000"/>
            <w:sz w:val="24"/>
            <w:szCs w:val="24"/>
          </w:rPr>
          <w:t>sugerowany wynik</w:t>
        </w:r>
      </w:ins>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r>
        <w:rPr>
          <w:color w:val="000000"/>
          <w:sz w:val="24"/>
          <w:szCs w:val="24"/>
        </w:rPr>
        <w:t xml:space="preserve"> lecz </w:t>
      </w:r>
      <w:r w:rsidR="00F766CC">
        <w:rPr>
          <w:color w:val="000000"/>
          <w:sz w:val="24"/>
          <w:szCs w:val="24"/>
        </w:rPr>
        <w:t xml:space="preserve">w pozyskanych wartościach widoczna jest zależność podobna do pozostałych źródeł. </w:t>
      </w:r>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4ED8BB10" w:rsidR="006B74F2" w:rsidRDefault="006B74F2" w:rsidP="00743DD9">
      <w:pPr>
        <w:ind w:firstLine="708"/>
        <w:jc w:val="both"/>
        <w:rPr>
          <w:color w:val="000000"/>
          <w:sz w:val="24"/>
          <w:szCs w:val="24"/>
        </w:rPr>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 kursy na mecz nie są dostępne u bukmacherów kilka tygodni wcześniej, podobnie jak z </w:t>
      </w:r>
      <w:ins w:id="64" w:author="Kuba Fa" w:date="2023-03-19T23:27:00Z">
        <w:r w:rsidR="00D8403B">
          <w:rPr>
            <w:color w:val="000000"/>
            <w:sz w:val="24"/>
            <w:szCs w:val="24"/>
          </w:rPr>
          <w:t>danymi z</w:t>
        </w:r>
      </w:ins>
      <w:del w:id="65" w:author="Kuba Fa" w:date="2023-03-19T23:27:00Z">
        <w:r w:rsidDel="00D8403B">
          <w:rPr>
            <w:color w:val="000000"/>
            <w:sz w:val="24"/>
            <w:szCs w:val="24"/>
          </w:rPr>
          <w:delText>przewidywaniami</w:delText>
        </w:r>
      </w:del>
      <w:r>
        <w:rPr>
          <w:color w:val="000000"/>
          <w:sz w:val="24"/>
          <w:szCs w:val="24"/>
        </w:rPr>
        <w:t xml:space="preserve"> portalu </w:t>
      </w:r>
      <w:proofErr w:type="spellStart"/>
      <w:r>
        <w:rPr>
          <w:color w:val="000000"/>
          <w:sz w:val="24"/>
          <w:szCs w:val="24"/>
        </w:rPr>
        <w:t>forebet</w:t>
      </w:r>
      <w:proofErr w:type="spellEnd"/>
      <w:r>
        <w:rPr>
          <w:color w:val="000000"/>
          <w:sz w:val="24"/>
          <w:szCs w:val="24"/>
        </w:rPr>
        <w:t xml:space="preserve">. </w:t>
      </w:r>
      <w:del w:id="66" w:author="Kuba Fa" w:date="2023-03-19T23:26:00Z">
        <w:r w:rsidR="002C61EB" w:rsidDel="00D8403B">
          <w:rPr>
            <w:color w:val="000000"/>
            <w:sz w:val="24"/>
            <w:szCs w:val="24"/>
          </w:rPr>
          <w:delText xml:space="preserve"> </w:delText>
        </w:r>
      </w:del>
      <w:r w:rsidR="002C61EB">
        <w:rPr>
          <w:color w:val="000000"/>
          <w:sz w:val="24"/>
          <w:szCs w:val="24"/>
        </w:rPr>
        <w:t xml:space="preserve">Spotkania są wyświetlane w kolejności najbliższej daty. </w:t>
      </w:r>
      <w:r>
        <w:rPr>
          <w:color w:val="000000"/>
          <w:sz w:val="24"/>
          <w:szCs w:val="24"/>
        </w:rPr>
        <w:t xml:space="preserve">Problemem </w:t>
      </w:r>
      <w:r w:rsidR="002C61EB">
        <w:rPr>
          <w:color w:val="000000"/>
          <w:sz w:val="24"/>
          <w:szCs w:val="24"/>
        </w:rPr>
        <w:t>okazał się</w:t>
      </w:r>
      <w:r>
        <w:rPr>
          <w:color w:val="000000"/>
          <w:sz w:val="24"/>
          <w:szCs w:val="24"/>
        </w:rPr>
        <w:t xml:space="preserve">  sposób w jaki termin meczu został podany w API.  Zamiast daty pojawiała się liczba, przykładowo </w:t>
      </w:r>
      <w:r w:rsidRPr="0099490A">
        <w:t>1654293600</w:t>
      </w:r>
      <w:r w:rsidR="002C61EB">
        <w:t xml:space="preserve"> Znając </w:t>
      </w:r>
      <w:r w:rsidR="00E47A81">
        <w:t>terminy realnych spotkań i powyższą liczbę można było te dwie wartości porównywać.</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r w:rsidR="00E47A81">
        <w:t xml:space="preserve"> Dzięki takiej wiedzy, stworzony został kompilator liczby uzyskanej z API na datę.</w:t>
      </w:r>
    </w:p>
    <w:p w14:paraId="7E18A606" w14:textId="01D2278F" w:rsidR="00CA4A4A" w:rsidRDefault="00CA4A4A">
      <w:pPr>
        <w:pStyle w:val="MojNormalny2"/>
        <w:ind w:firstLine="0"/>
        <w:rPr>
          <w:b/>
          <w:bCs/>
          <w:sz w:val="32"/>
          <w:szCs w:val="32"/>
        </w:rPr>
      </w:pPr>
    </w:p>
    <w:p w14:paraId="76443798" w14:textId="3215A73A" w:rsidR="00743DD9" w:rsidRDefault="00743DD9">
      <w:pPr>
        <w:pStyle w:val="MojNormalny2"/>
        <w:ind w:firstLine="0"/>
        <w:rPr>
          <w:b/>
          <w:bCs/>
          <w:sz w:val="32"/>
          <w:szCs w:val="32"/>
        </w:rPr>
      </w:pPr>
    </w:p>
    <w:p w14:paraId="03BD20EF" w14:textId="09A52188" w:rsidR="00743DD9" w:rsidRDefault="00743DD9">
      <w:pPr>
        <w:pStyle w:val="MojNormalny2"/>
        <w:ind w:firstLine="0"/>
        <w:rPr>
          <w:b/>
          <w:bCs/>
          <w:sz w:val="32"/>
          <w:szCs w:val="32"/>
        </w:rPr>
      </w:pPr>
    </w:p>
    <w:p w14:paraId="1F04146F" w14:textId="7A909860" w:rsidR="00743DD9" w:rsidRDefault="00743DD9">
      <w:pPr>
        <w:pStyle w:val="MojNormalny2"/>
        <w:ind w:firstLine="0"/>
        <w:rPr>
          <w:b/>
          <w:bCs/>
          <w:sz w:val="32"/>
          <w:szCs w:val="32"/>
        </w:rPr>
      </w:pPr>
    </w:p>
    <w:p w14:paraId="1832819B" w14:textId="64A2CBFB" w:rsidR="00743DD9" w:rsidRDefault="00743DD9">
      <w:pPr>
        <w:pStyle w:val="MojNormalny2"/>
        <w:ind w:firstLine="0"/>
        <w:rPr>
          <w:b/>
          <w:bCs/>
          <w:sz w:val="32"/>
          <w:szCs w:val="32"/>
        </w:rPr>
      </w:pPr>
    </w:p>
    <w:p w14:paraId="5478509F" w14:textId="77777777" w:rsidR="00743DD9" w:rsidRDefault="00743DD9">
      <w:pPr>
        <w:pStyle w:val="MojNormalny2"/>
        <w:ind w:firstLine="0"/>
        <w:rPr>
          <w:b/>
          <w:bCs/>
          <w:sz w:val="32"/>
          <w:szCs w:val="32"/>
        </w:rPr>
      </w:pPr>
    </w:p>
    <w:p w14:paraId="2DCFAE90" w14:textId="3284AFE9" w:rsidR="00EB4DBF" w:rsidRDefault="00B94741">
      <w:pPr>
        <w:pStyle w:val="MojNormalny2"/>
        <w:ind w:firstLine="0"/>
        <w:rPr>
          <w:b/>
          <w:bCs/>
          <w:sz w:val="32"/>
          <w:szCs w:val="32"/>
        </w:rPr>
      </w:pPr>
      <w:r w:rsidRPr="00143D3A">
        <w:rPr>
          <w:b/>
          <w:bCs/>
          <w:sz w:val="32"/>
          <w:szCs w:val="32"/>
        </w:rPr>
        <w:t>3.</w:t>
      </w:r>
      <w:r w:rsidR="00550E9D">
        <w:rPr>
          <w:b/>
          <w:bCs/>
          <w:sz w:val="32"/>
          <w:szCs w:val="32"/>
        </w:rPr>
        <w:t>3</w:t>
      </w:r>
      <w:r w:rsidRPr="00143D3A">
        <w:rPr>
          <w:b/>
          <w:bCs/>
          <w:sz w:val="32"/>
          <w:szCs w:val="32"/>
        </w:rPr>
        <w:t xml:space="preserve">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1A452EAE" w:rsidR="00C24D74" w:rsidRDefault="008B7A03" w:rsidP="00143D3A">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889250"/>
                    </a:xfrm>
                    <a:prstGeom prst="rect">
                      <a:avLst/>
                    </a:prstGeom>
                  </pic:spPr>
                </pic:pic>
              </a:graphicData>
            </a:graphic>
          </wp:inline>
        </w:drawing>
      </w:r>
    </w:p>
    <w:p w14:paraId="4CDFCF0C" w14:textId="40383CC5"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p>
    <w:p w14:paraId="488031B3" w14:textId="78FF7B96" w:rsidR="00743DD9" w:rsidRDefault="00743DD9" w:rsidP="00743DD9">
      <w:pPr>
        <w:pStyle w:val="MojNormalny2"/>
      </w:pPr>
    </w:p>
    <w:p w14:paraId="7C352858" w14:textId="1E59A5BE" w:rsidR="00743DD9" w:rsidRDefault="00743DD9" w:rsidP="00743DD9">
      <w:pPr>
        <w:pStyle w:val="MojNormalny2"/>
      </w:pPr>
    </w:p>
    <w:p w14:paraId="7038218B" w14:textId="346BC230" w:rsidR="00743DD9" w:rsidRDefault="00743DD9" w:rsidP="00743DD9">
      <w:pPr>
        <w:pStyle w:val="MojNormalny2"/>
      </w:pPr>
    </w:p>
    <w:p w14:paraId="25058C79" w14:textId="60EABA0C" w:rsidR="00743DD9" w:rsidRDefault="00743DD9" w:rsidP="00743DD9">
      <w:pPr>
        <w:pStyle w:val="MojNormalny2"/>
      </w:pPr>
    </w:p>
    <w:p w14:paraId="27F05220" w14:textId="498B6174" w:rsidR="00743DD9" w:rsidRDefault="00743DD9" w:rsidP="00743DD9">
      <w:pPr>
        <w:pStyle w:val="MojNormalny2"/>
      </w:pPr>
    </w:p>
    <w:p w14:paraId="03267217" w14:textId="74F392C0" w:rsidR="00743DD9" w:rsidRDefault="00743DD9" w:rsidP="00743DD9">
      <w:pPr>
        <w:pStyle w:val="MojNormalny2"/>
      </w:pPr>
    </w:p>
    <w:p w14:paraId="3F51CB02" w14:textId="3FE5F4DA" w:rsidR="00743DD9" w:rsidRDefault="00743DD9" w:rsidP="00743DD9">
      <w:pPr>
        <w:pStyle w:val="MojNormalny2"/>
      </w:pPr>
    </w:p>
    <w:p w14:paraId="73EF22F6" w14:textId="381D3A6B" w:rsidR="00743DD9" w:rsidRDefault="00743DD9" w:rsidP="00743DD9">
      <w:pPr>
        <w:pStyle w:val="MojNormalny2"/>
      </w:pPr>
    </w:p>
    <w:p w14:paraId="5456E8DF" w14:textId="25309039" w:rsidR="00743DD9" w:rsidRDefault="00743DD9" w:rsidP="00743DD9">
      <w:pPr>
        <w:pStyle w:val="MojNormalny2"/>
      </w:pPr>
    </w:p>
    <w:p w14:paraId="5319B30C" w14:textId="1BF6B31F" w:rsidR="00743DD9" w:rsidRDefault="00743DD9" w:rsidP="00743DD9">
      <w:pPr>
        <w:pStyle w:val="MojNormalny2"/>
      </w:pPr>
    </w:p>
    <w:p w14:paraId="624264FB" w14:textId="5C1BF03D" w:rsidR="00743DD9" w:rsidRDefault="00743DD9" w:rsidP="00743DD9">
      <w:pPr>
        <w:pStyle w:val="MojNormalny2"/>
      </w:pPr>
    </w:p>
    <w:p w14:paraId="36DC3305" w14:textId="77777777" w:rsidR="00550E9D" w:rsidRDefault="00550E9D" w:rsidP="00743DD9">
      <w:pPr>
        <w:pStyle w:val="MojNormalny2"/>
      </w:pPr>
    </w:p>
    <w:p w14:paraId="32F57C84" w14:textId="77777777" w:rsidR="00743DD9" w:rsidRDefault="00743DD9" w:rsidP="00143D3A">
      <w:pPr>
        <w:pStyle w:val="MojNormalny2"/>
        <w:ind w:firstLine="0"/>
      </w:pPr>
    </w:p>
    <w:p w14:paraId="4116E0EB" w14:textId="46F7BE51" w:rsidR="006B74F2" w:rsidRDefault="00E47A81" w:rsidP="00743DD9">
      <w:pPr>
        <w:pStyle w:val="MojNormalny2"/>
        <w:ind w:firstLine="0"/>
      </w:pPr>
      <w:r>
        <w:t>Podstrona wyświetlająca szczegółowe informacje o meczu w widoku mobilnym</w:t>
      </w:r>
    </w:p>
    <w:p w14:paraId="1B4267FF" w14:textId="24FF6805" w:rsidR="00C24D74" w:rsidRDefault="008B7A03" w:rsidP="00143D3A">
      <w:pPr>
        <w:pStyle w:val="Legenda"/>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50"/>
                    <a:stretch>
                      <a:fillRect/>
                    </a:stretch>
                  </pic:blipFill>
                  <pic:spPr>
                    <a:xfrm>
                      <a:off x="0" y="0"/>
                      <a:ext cx="3553321" cy="6363588"/>
                    </a:xfrm>
                    <a:prstGeom prst="rect">
                      <a:avLst/>
                    </a:prstGeom>
                  </pic:spPr>
                </pic:pic>
              </a:graphicData>
            </a:graphic>
          </wp:inline>
        </w:drawing>
      </w:r>
    </w:p>
    <w:p w14:paraId="25BF5DE1" w14:textId="0EB6A39B"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t>Rozwinięty boczny panel w widoku mobilnym</w:t>
      </w:r>
    </w:p>
    <w:p w14:paraId="398157A8" w14:textId="77777777" w:rsidR="006B74F2" w:rsidRDefault="006B74F2" w:rsidP="00143D3A">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7163800"/>
                    </a:xfrm>
                    <a:prstGeom prst="rect">
                      <a:avLst/>
                    </a:prstGeom>
                  </pic:spPr>
                </pic:pic>
              </a:graphicData>
            </a:graphic>
          </wp:inline>
        </w:drawing>
      </w:r>
    </w:p>
    <w:p w14:paraId="320C967B" w14:textId="64EB0AE2"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76BA3683" w14:textId="77777777" w:rsidR="00743DD9" w:rsidRDefault="00743DD9" w:rsidP="00143D3A">
      <w:pPr>
        <w:pStyle w:val="MojNormalny2"/>
        <w:ind w:firstLine="0"/>
        <w:jc w:val="left"/>
        <w:rPr>
          <w:b/>
          <w:bCs/>
          <w:sz w:val="32"/>
          <w:szCs w:val="32"/>
        </w:rPr>
      </w:pPr>
    </w:p>
    <w:p w14:paraId="2C5CD867" w14:textId="26F3EBC9" w:rsidR="004C2FE9" w:rsidRDefault="004C2FE9" w:rsidP="00143D3A">
      <w:pPr>
        <w:pStyle w:val="MojNormalny2"/>
        <w:ind w:firstLine="0"/>
        <w:jc w:val="left"/>
        <w:rPr>
          <w:b/>
          <w:bCs/>
          <w:sz w:val="32"/>
          <w:szCs w:val="32"/>
        </w:rPr>
      </w:pPr>
      <w:r w:rsidRPr="00B94741">
        <w:rPr>
          <w:b/>
          <w:bCs/>
          <w:sz w:val="32"/>
          <w:szCs w:val="32"/>
        </w:rPr>
        <w:t>3.</w:t>
      </w:r>
      <w:r w:rsidR="00550E9D">
        <w:rPr>
          <w:b/>
          <w:bCs/>
          <w:sz w:val="32"/>
          <w:szCs w:val="32"/>
        </w:rPr>
        <w:t xml:space="preserve">4 </w:t>
      </w:r>
      <w:r w:rsidR="00886F83">
        <w:rPr>
          <w:b/>
          <w:bCs/>
          <w:sz w:val="32"/>
          <w:szCs w:val="32"/>
        </w:rPr>
        <w:t>Możliwe rozwinięcia</w:t>
      </w:r>
    </w:p>
    <w:p w14:paraId="68DD99BB" w14:textId="334D617E" w:rsidR="00886F83" w:rsidRDefault="00886F83" w:rsidP="00743DD9">
      <w:pPr>
        <w:pStyle w:val="MojNormalny2"/>
        <w:ind w:firstLine="708"/>
        <w:jc w:val="left"/>
      </w:pPr>
      <w:r>
        <w:t xml:space="preserve">Aplikacja pobiera większość informacji potrzebnych do generowania po stronie z API </w:t>
      </w:r>
      <w:proofErr w:type="spellStart"/>
      <w:r>
        <w:t>Flashscore</w:t>
      </w:r>
      <w:proofErr w:type="spellEnd"/>
      <w:r>
        <w:t xml:space="preserv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 .</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w:t>
      </w:r>
      <w:proofErr w:type="spellStart"/>
      <w:r w:rsidR="001E7367">
        <w:t>Redis</w:t>
      </w:r>
      <w:proofErr w:type="spellEnd"/>
      <w:r w:rsidR="00743DD9">
        <w:t>.</w:t>
      </w:r>
      <w:r w:rsidR="008C024B">
        <w:t xml:space="preserve"> </w:t>
      </w:r>
      <w:r w:rsidR="00E60ED3">
        <w:t>W razie takie</w:t>
      </w:r>
      <w:r w:rsidR="001E7367">
        <w:t>j zmiany</w:t>
      </w:r>
      <w:r w:rsidR="00E60ED3">
        <w:t xml:space="preserve">, </w:t>
      </w:r>
      <w:r w:rsidR="001E7367">
        <w:t xml:space="preserve"> możliwe by się stało</w:t>
      </w:r>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r w:rsidR="00541943">
        <w:t xml:space="preserve">Dodatkowo istnieje możliwość włączenia statystyk z meczu (takich jak posiadanie piłki, strzały, niebezpieczne ataki) do skryptu </w:t>
      </w:r>
      <w:r w:rsidR="001E7367">
        <w:t xml:space="preserve"> typującego</w:t>
      </w:r>
      <w:r w:rsidR="00541943">
        <w:t xml:space="preserve"> rezultat. Te dane dostępne są w API </w:t>
      </w:r>
      <w:proofErr w:type="spellStart"/>
      <w:r w:rsidR="00541943">
        <w:t>Flashscore</w:t>
      </w:r>
      <w:proofErr w:type="spellEnd"/>
      <w:r w:rsidR="00541943">
        <w:t xml:space="preserve"> </w:t>
      </w:r>
      <w:r w:rsidR="007701CE">
        <w:t xml:space="preserve">i </w:t>
      </w:r>
      <w:r w:rsidR="001E7367">
        <w:t>mogłyby ulepszyć tą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modelem.</w:t>
      </w:r>
    </w:p>
    <w:p w14:paraId="3AA1FD2F" w14:textId="737AC8D1" w:rsidR="003A60CE" w:rsidRDefault="003A60CE" w:rsidP="00743DD9">
      <w:pPr>
        <w:pStyle w:val="MojNormalny2"/>
        <w:ind w:firstLine="708"/>
        <w:jc w:val="left"/>
      </w:pPr>
    </w:p>
    <w:p w14:paraId="4876E479" w14:textId="1427DB30" w:rsidR="003A60CE" w:rsidRDefault="003A60CE" w:rsidP="00743DD9">
      <w:pPr>
        <w:pStyle w:val="MojNormalny2"/>
        <w:ind w:firstLine="708"/>
        <w:jc w:val="left"/>
      </w:pPr>
    </w:p>
    <w:p w14:paraId="5810831F" w14:textId="0C832F6E" w:rsidR="003A60CE" w:rsidRDefault="003A60CE" w:rsidP="00743DD9">
      <w:pPr>
        <w:pStyle w:val="MojNormalny2"/>
        <w:ind w:firstLine="708"/>
        <w:jc w:val="left"/>
      </w:pPr>
    </w:p>
    <w:p w14:paraId="1FBF4968" w14:textId="086FE856" w:rsidR="003A60CE" w:rsidRDefault="003A60CE" w:rsidP="00743DD9">
      <w:pPr>
        <w:pStyle w:val="MojNormalny2"/>
        <w:ind w:firstLine="708"/>
        <w:jc w:val="left"/>
      </w:pPr>
    </w:p>
    <w:p w14:paraId="4830DEA5" w14:textId="15DA2AA6" w:rsidR="003A60CE" w:rsidRDefault="003A60CE" w:rsidP="00743DD9">
      <w:pPr>
        <w:pStyle w:val="MojNormalny2"/>
        <w:ind w:firstLine="708"/>
        <w:jc w:val="left"/>
      </w:pPr>
    </w:p>
    <w:p w14:paraId="6DA2D973" w14:textId="1B7D04FE" w:rsidR="003A60CE" w:rsidRDefault="003A60CE" w:rsidP="00743DD9">
      <w:pPr>
        <w:pStyle w:val="MojNormalny2"/>
        <w:ind w:firstLine="708"/>
        <w:jc w:val="left"/>
      </w:pPr>
    </w:p>
    <w:p w14:paraId="263553A0" w14:textId="66D5E250" w:rsidR="003A60CE" w:rsidRDefault="003A60CE" w:rsidP="00743DD9">
      <w:pPr>
        <w:pStyle w:val="MojNormalny2"/>
        <w:ind w:firstLine="708"/>
        <w:jc w:val="left"/>
      </w:pPr>
    </w:p>
    <w:p w14:paraId="3657F1F4" w14:textId="66E9DDC7" w:rsidR="003A60CE" w:rsidRDefault="003A60CE" w:rsidP="00743DD9">
      <w:pPr>
        <w:pStyle w:val="MojNormalny2"/>
        <w:ind w:firstLine="708"/>
        <w:jc w:val="left"/>
      </w:pPr>
    </w:p>
    <w:p w14:paraId="34EE07B7" w14:textId="2AAACAF4" w:rsidR="003A60CE" w:rsidRDefault="003A60CE" w:rsidP="00743DD9">
      <w:pPr>
        <w:pStyle w:val="MojNormalny2"/>
        <w:ind w:firstLine="708"/>
        <w:jc w:val="left"/>
      </w:pPr>
    </w:p>
    <w:p w14:paraId="7538B373" w14:textId="1B49478E" w:rsidR="003A60CE" w:rsidRDefault="003A60CE" w:rsidP="00743DD9">
      <w:pPr>
        <w:pStyle w:val="MojNormalny2"/>
        <w:ind w:firstLine="708"/>
        <w:jc w:val="left"/>
      </w:pPr>
    </w:p>
    <w:p w14:paraId="654AC0F7" w14:textId="7FD9AE46" w:rsidR="003A60CE" w:rsidRDefault="003A60CE" w:rsidP="00743DD9">
      <w:pPr>
        <w:pStyle w:val="MojNormalny2"/>
        <w:ind w:firstLine="708"/>
        <w:jc w:val="left"/>
      </w:pPr>
    </w:p>
    <w:p w14:paraId="5CFFBEDF" w14:textId="5A4A4C33" w:rsidR="003A60CE" w:rsidRDefault="003A60CE" w:rsidP="00743DD9">
      <w:pPr>
        <w:pStyle w:val="MojNormalny2"/>
        <w:ind w:firstLine="708"/>
        <w:jc w:val="left"/>
      </w:pPr>
    </w:p>
    <w:p w14:paraId="6F5A1C89" w14:textId="77777777" w:rsidR="003A60CE" w:rsidRDefault="003A60CE" w:rsidP="00743DD9">
      <w:pPr>
        <w:pStyle w:val="MojNormalny2"/>
        <w:ind w:firstLine="708"/>
        <w:jc w:val="left"/>
        <w:rPr>
          <w:b/>
          <w:bCs/>
          <w:sz w:val="32"/>
          <w:szCs w:val="32"/>
        </w:rPr>
      </w:pPr>
    </w:p>
    <w:p w14:paraId="4F1A4863" w14:textId="56B6C5F5" w:rsidR="006B74F2" w:rsidRDefault="006B74F2" w:rsidP="006B74F2">
      <w:pPr>
        <w:pStyle w:val="MojNormalny2"/>
        <w:ind w:firstLine="0"/>
        <w:rPr>
          <w:b/>
          <w:bCs/>
          <w:sz w:val="32"/>
          <w:szCs w:val="32"/>
        </w:rPr>
      </w:pPr>
      <w:r>
        <w:rPr>
          <w:b/>
          <w:bCs/>
          <w:sz w:val="32"/>
          <w:szCs w:val="32"/>
        </w:rPr>
        <w:t>3.</w:t>
      </w:r>
      <w:r w:rsidR="00550E9D">
        <w:rPr>
          <w:b/>
          <w:bCs/>
          <w:sz w:val="32"/>
          <w:szCs w:val="32"/>
        </w:rPr>
        <w:t>5</w:t>
      </w:r>
      <w:r>
        <w:rPr>
          <w:b/>
          <w:bCs/>
          <w:sz w:val="32"/>
          <w:szCs w:val="32"/>
        </w:rPr>
        <w:t xml:space="preserve"> Implementacja </w:t>
      </w:r>
      <w:r w:rsidR="00A3272A">
        <w:rPr>
          <w:b/>
          <w:bCs/>
          <w:sz w:val="32"/>
          <w:szCs w:val="32"/>
        </w:rPr>
        <w:t>systemu</w:t>
      </w:r>
    </w:p>
    <w:p w14:paraId="2A284EBC" w14:textId="22DB56AE"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ins w:id="67" w:author="Kuba Fa" w:date="2023-03-19T23:28:00Z">
        <w:r w:rsidR="00D8403B">
          <w:t>liczony</w:t>
        </w:r>
      </w:ins>
      <w:del w:id="68" w:author="Kuba Fa" w:date="2023-03-19T23:28:00Z">
        <w:r w:rsidRPr="004B16FC" w:rsidDel="00D8403B">
          <w:delText>przewidywany</w:delText>
        </w:r>
      </w:del>
      <w:r w:rsidRPr="004B16FC">
        <w:t xml:space="preserve">. Zmienna tablicowa </w:t>
      </w:r>
      <w:proofErr w:type="spellStart"/>
      <w:r w:rsidRPr="004B16FC">
        <w:t>ekstraklasaTab</w:t>
      </w:r>
      <w:proofErr w:type="spellEnd"/>
      <w:r w:rsidRPr="004B16FC">
        <w:t xml:space="preserve"> została stworzona z powodu wadliwości API. Z założenia w </w:t>
      </w:r>
      <w:r w:rsidR="00B8186E">
        <w:t>pliku .</w:t>
      </w:r>
      <w:proofErr w:type="spellStart"/>
      <w:r w:rsidR="00B8186E">
        <w:t>json</w:t>
      </w:r>
      <w:proofErr w:type="spellEnd"/>
      <w:r w:rsidR="00B8186E">
        <w:t xml:space="preserve">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2"/>
                    <a:stretch>
                      <a:fillRect/>
                    </a:stretch>
                  </pic:blipFill>
                  <pic:spPr>
                    <a:xfrm>
                      <a:off x="0" y="0"/>
                      <a:ext cx="4957518" cy="3403156"/>
                    </a:xfrm>
                    <a:prstGeom prst="rect">
                      <a:avLst/>
                    </a:prstGeom>
                  </pic:spPr>
                </pic:pic>
              </a:graphicData>
            </a:graphic>
          </wp:inline>
        </w:drawing>
      </w:r>
    </w:p>
    <w:p w14:paraId="44E8FFC4" w14:textId="2EA1AFA6" w:rsidR="006B74F2" w:rsidRDefault="006B74F2" w:rsidP="00743DD9">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6</w:t>
      </w:r>
      <w:r>
        <w:t xml:space="preserve"> </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3"/>
                    <a:stretch>
                      <a:fillRect/>
                    </a:stretch>
                  </pic:blipFill>
                  <pic:spPr>
                    <a:xfrm>
                      <a:off x="0" y="0"/>
                      <a:ext cx="5399405" cy="1980565"/>
                    </a:xfrm>
                    <a:prstGeom prst="rect">
                      <a:avLst/>
                    </a:prstGeom>
                  </pic:spPr>
                </pic:pic>
              </a:graphicData>
            </a:graphic>
          </wp:inline>
        </w:drawing>
      </w:r>
    </w:p>
    <w:p w14:paraId="20250B9E" w14:textId="6F05B611" w:rsidR="006B74F2" w:rsidRDefault="006B74F2" w:rsidP="001E7367">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t xml:space="preserve"> </w:t>
      </w:r>
    </w:p>
    <w:p w14:paraId="4926A595" w14:textId="6AAB2542" w:rsidR="003A60CE" w:rsidRDefault="003A60CE" w:rsidP="003A60CE">
      <w:pPr>
        <w:pStyle w:val="MojNormalny2"/>
      </w:pPr>
    </w:p>
    <w:p w14:paraId="42C156E7" w14:textId="77777777" w:rsidR="003A60CE" w:rsidRPr="003A60CE" w:rsidRDefault="003A60CE" w:rsidP="003A60CE">
      <w:pPr>
        <w:pStyle w:val="MojNormalny2"/>
      </w:pPr>
    </w:p>
    <w:p w14:paraId="224795ED" w14:textId="41B41C26" w:rsidR="001E7367" w:rsidRPr="001E7367" w:rsidRDefault="001E7367" w:rsidP="00143D3A">
      <w:pPr>
        <w:pStyle w:val="MojNormalny2"/>
        <w:ind w:firstLine="0"/>
      </w:pPr>
      <w:r w:rsidRPr="00900077">
        <w:t xml:space="preserve">Wyświetlanie danych z </w:t>
      </w:r>
      <w:r>
        <w:t xml:space="preserve">portalu </w:t>
      </w:r>
      <w:proofErr w:type="spellStart"/>
      <w:r>
        <w:t>Forebet</w:t>
      </w:r>
      <w:proofErr w:type="spellEnd"/>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4"/>
                    <a:stretch>
                      <a:fillRect/>
                    </a:stretch>
                  </pic:blipFill>
                  <pic:spPr>
                    <a:xfrm>
                      <a:off x="0" y="0"/>
                      <a:ext cx="5399405" cy="2348865"/>
                    </a:xfrm>
                    <a:prstGeom prst="rect">
                      <a:avLst/>
                    </a:prstGeom>
                  </pic:spPr>
                </pic:pic>
              </a:graphicData>
            </a:graphic>
          </wp:inline>
        </w:drawing>
      </w:r>
    </w:p>
    <w:p w14:paraId="28E56588" w14:textId="51B95B6D" w:rsidR="006B74F2" w:rsidRPr="00143D3A" w:rsidRDefault="006B74F2" w:rsidP="001E7367">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r w:rsidRPr="00143D3A">
        <w:rPr>
          <w:sz w:val="22"/>
          <w:szCs w:val="22"/>
        </w:rPr>
        <w:t xml:space="preserve"> </w:t>
      </w:r>
    </w:p>
    <w:p w14:paraId="0374DB51" w14:textId="0EA3B4B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rozgrywanym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5"/>
                    <a:stretch>
                      <a:fillRect/>
                    </a:stretch>
                  </pic:blipFill>
                  <pic:spPr>
                    <a:xfrm>
                      <a:off x="0" y="0"/>
                      <a:ext cx="5399405" cy="2907665"/>
                    </a:xfrm>
                    <a:prstGeom prst="rect">
                      <a:avLst/>
                    </a:prstGeom>
                  </pic:spPr>
                </pic:pic>
              </a:graphicData>
            </a:graphic>
          </wp:inline>
        </w:drawing>
      </w:r>
    </w:p>
    <w:p w14:paraId="02E4120E" w14:textId="69BF550B" w:rsidR="006B74F2" w:rsidRDefault="006B74F2" w:rsidP="00143D3A">
      <w:pPr>
        <w:pStyle w:val="Legenda"/>
        <w:jc w:val="center"/>
      </w:pPr>
      <w:r w:rsidRPr="00143D3A">
        <w:rPr>
          <w:sz w:val="22"/>
          <w:szCs w:val="22"/>
        </w:rPr>
        <w:t>Rysunek 2</w:t>
      </w:r>
      <w:r w:rsidR="002420F2" w:rsidRPr="00143D3A">
        <w:rPr>
          <w:sz w:val="22"/>
          <w:szCs w:val="22"/>
        </w:rPr>
        <w:t>9</w:t>
      </w:r>
      <w:r>
        <w:t xml:space="preserve"> </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6"/>
                    <a:stretch>
                      <a:fillRect/>
                    </a:stretch>
                  </pic:blipFill>
                  <pic:spPr>
                    <a:xfrm>
                      <a:off x="0" y="0"/>
                      <a:ext cx="4305901" cy="943107"/>
                    </a:xfrm>
                    <a:prstGeom prst="rect">
                      <a:avLst/>
                    </a:prstGeom>
                  </pic:spPr>
                </pic:pic>
              </a:graphicData>
            </a:graphic>
          </wp:inline>
        </w:drawing>
      </w:r>
    </w:p>
    <w:p w14:paraId="333865BE" w14:textId="4BF5153D" w:rsidR="006B74F2" w:rsidRDefault="006B74F2" w:rsidP="00143D3A">
      <w:pPr>
        <w:pStyle w:val="Legenda"/>
        <w:jc w:val="center"/>
      </w:pPr>
      <w:r w:rsidRPr="00143D3A">
        <w:rPr>
          <w:sz w:val="22"/>
          <w:szCs w:val="22"/>
        </w:rPr>
        <w:t xml:space="preserve">Rysunek </w:t>
      </w:r>
      <w:r w:rsidR="002420F2" w:rsidRPr="00143D3A">
        <w:rPr>
          <w:sz w:val="22"/>
          <w:szCs w:val="22"/>
        </w:rPr>
        <w:t>30</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t xml:space="preserve">4 </w:t>
      </w:r>
      <w:r w:rsidR="003B0E53" w:rsidRPr="00B94741">
        <w:rPr>
          <w:b/>
          <w:bCs/>
          <w:sz w:val="40"/>
          <w:szCs w:val="40"/>
        </w:rPr>
        <w:t>Testy</w:t>
      </w:r>
    </w:p>
    <w:p w14:paraId="5BDF5CCA" w14:textId="634032CE" w:rsidR="00EB4DBF" w:rsidRPr="00B94741"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EDD74C" w14:textId="1894D0C7" w:rsidR="00EE3996" w:rsidDel="00617216" w:rsidRDefault="00956EB1" w:rsidP="003A60CE">
      <w:pPr>
        <w:pStyle w:val="MojNormalny2"/>
        <w:ind w:firstLine="360"/>
        <w:jc w:val="left"/>
        <w:rPr>
          <w:del w:id="69" w:author="Kuba Fa" w:date="2023-03-20T11:08:00Z"/>
        </w:rPr>
      </w:pPr>
      <w:r>
        <w:t>Jako przykład został</w:t>
      </w:r>
      <w:ins w:id="70" w:author="Kuba Fa" w:date="2023-03-20T11:06:00Z">
        <w:r w:rsidR="00617216">
          <w:t>y</w:t>
        </w:r>
      </w:ins>
      <w:del w:id="71" w:author="Kuba Fa" w:date="2023-03-20T11:06:00Z">
        <w:r w:rsidDel="00617216">
          <w:delText>a</w:delText>
        </w:r>
      </w:del>
      <w:r>
        <w:t xml:space="preserve"> wzięt</w:t>
      </w:r>
      <w:ins w:id="72" w:author="Kuba Fa" w:date="2023-03-20T11:06:00Z">
        <w:r w:rsidR="00617216">
          <w:t>e</w:t>
        </w:r>
      </w:ins>
      <w:del w:id="73" w:author="Kuba Fa" w:date="2023-03-20T11:06:00Z">
        <w:r w:rsidDel="00617216">
          <w:delText>a</w:delText>
        </w:r>
      </w:del>
      <w:r>
        <w:t xml:space="preserve"> pod uwagę</w:t>
      </w:r>
      <w:del w:id="74" w:author="Kuba Fa" w:date="2023-03-20T11:06:00Z">
        <w:r w:rsidR="00EE3996" w:rsidDel="00617216">
          <w:delText xml:space="preserve"> 17</w:delText>
        </w:r>
      </w:del>
      <w:r w:rsidR="00EE3996">
        <w:t xml:space="preserve"> kolejk</w:t>
      </w:r>
      <w:ins w:id="75" w:author="Kuba Fa" w:date="2023-03-20T11:06:00Z">
        <w:r w:rsidR="00617216">
          <w:t>i</w:t>
        </w:r>
      </w:ins>
      <w:del w:id="76" w:author="Kuba Fa" w:date="2023-03-20T11:06:00Z">
        <w:r w:rsidDel="00617216">
          <w:delText>a</w:delText>
        </w:r>
      </w:del>
      <w:ins w:id="77" w:author="Kuba Fa" w:date="2023-03-20T11:07:00Z">
        <w:r w:rsidR="00617216">
          <w:t xml:space="preserve"> 17-25 w</w:t>
        </w:r>
      </w:ins>
      <w:r w:rsidR="00EE3996">
        <w:t xml:space="preserve"> sezon</w:t>
      </w:r>
      <w:ins w:id="78" w:author="Kuba Fa" w:date="2023-03-20T11:07:00Z">
        <w:r w:rsidR="00617216">
          <w:t>ie</w:t>
        </w:r>
      </w:ins>
      <w:del w:id="79" w:author="Kuba Fa" w:date="2023-03-20T11:07:00Z">
        <w:r w:rsidR="00EE3996" w:rsidDel="00617216">
          <w:delText>u</w:delText>
        </w:r>
      </w:del>
      <w:r w:rsidR="00EE3996">
        <w:t xml:space="preserve"> 2022/2023 w Ekstraklasie. Kolejka oznacza wszystkie </w:t>
      </w:r>
      <w:r w:rsidR="00EE3996" w:rsidRPr="00B028BA">
        <w:t>mecze grane przez dany weekend w lidze.</w:t>
      </w:r>
      <w:r w:rsidR="007701CE" w:rsidRPr="00B028BA">
        <w:t xml:space="preserve"> W niej zespoły rozgrywają po jedno spotkanie</w:t>
      </w:r>
      <w:r w:rsidR="007701CE" w:rsidRPr="00143D3A">
        <w:t>.</w:t>
      </w:r>
      <w:r w:rsidR="00EE3996" w:rsidRPr="00143D3A">
        <w:t xml:space="preserve"> </w:t>
      </w:r>
      <w:r w:rsidR="00290460" w:rsidRPr="00143D3A">
        <w:t xml:space="preserve">Są to wszystkie mecze możliwe do </w:t>
      </w:r>
      <w:del w:id="80" w:author="Kuba Fa" w:date="2023-03-20T11:07:00Z">
        <w:r w:rsidR="00290460" w:rsidRPr="00143D3A" w:rsidDel="00617216">
          <w:delText xml:space="preserve">badania </w:delText>
        </w:r>
      </w:del>
      <w:ins w:id="81" w:author="Kuba Fa" w:date="2023-03-20T11:07:00Z">
        <w:r w:rsidR="00617216">
          <w:t>sprawdzania</w:t>
        </w:r>
        <w:r w:rsidR="00617216" w:rsidRPr="00143D3A">
          <w:t xml:space="preserve"> </w:t>
        </w:r>
      </w:ins>
      <w:r w:rsidR="00290460" w:rsidRPr="00143D3A">
        <w:t xml:space="preserve">w trakcie jednego tygodnia, oraz takie które </w:t>
      </w:r>
      <w:ins w:id="82" w:author="Kuba Fa" w:date="2023-03-20T11:07:00Z">
        <w:r w:rsidR="00617216">
          <w:t>testują</w:t>
        </w:r>
      </w:ins>
      <w:del w:id="83" w:author="Kuba Fa" w:date="2023-03-20T11:07:00Z">
        <w:r w:rsidR="00290460" w:rsidRPr="00143D3A" w:rsidDel="00617216">
          <w:delText>sprawdzają</w:delText>
        </w:r>
      </w:del>
      <w:r w:rsidR="00290460" w:rsidRPr="00143D3A">
        <w:t xml:space="preserve"> wszystkie zespoły grające w tej lidze równomiernie.</w:t>
      </w:r>
      <w:r w:rsidR="00290460" w:rsidRPr="00B028BA">
        <w:t xml:space="preserve"> </w:t>
      </w:r>
      <w:del w:id="84" w:author="Kuba Fa" w:date="2023-03-20T11:08:00Z">
        <w:r w:rsidR="007701CE" w:rsidRPr="00B028BA" w:rsidDel="00617216">
          <w:delText xml:space="preserve">17 kolejka </w:delText>
        </w:r>
        <w:r w:rsidR="000269A1" w:rsidDel="00617216">
          <w:delText>odbywała</w:delText>
        </w:r>
        <w:r w:rsidR="00610D86" w:rsidDel="00617216">
          <w:delText xml:space="preserve"> się w terminach 11-13 listopada 2022 roku i </w:delText>
        </w:r>
        <w:r w:rsidR="007701CE" w:rsidRPr="00B028BA" w:rsidDel="00617216">
          <w:delText>była</w:delText>
        </w:r>
        <w:r w:rsidR="00C766F8" w:rsidRPr="00B028BA" w:rsidDel="00617216">
          <w:delText xml:space="preserve"> ostatni</w:delText>
        </w:r>
        <w:r w:rsidR="007701CE" w:rsidRPr="00B028BA" w:rsidDel="00617216">
          <w:delText>m</w:delText>
        </w:r>
        <w:r w:rsidR="00C766F8" w:rsidRPr="00B028BA" w:rsidDel="00617216">
          <w:delText xml:space="preserve"> cykl</w:delText>
        </w:r>
        <w:r w:rsidR="007701CE" w:rsidRPr="00B028BA" w:rsidDel="00617216">
          <w:delText>em</w:delText>
        </w:r>
        <w:r w:rsidR="00C766F8" w:rsidRPr="00B028BA" w:rsidDel="00617216">
          <w:delText xml:space="preserve"> meczy przed zakończeniem rundy jesiennej.</w:delText>
        </w:r>
      </w:del>
      <w:ins w:id="85" w:author="Kuba Fa" w:date="2023-03-20T11:08:00Z">
        <w:r w:rsidR="00617216">
          <w:t xml:space="preserve"> Powyższy zakre</w:t>
        </w:r>
      </w:ins>
      <w:ins w:id="86" w:author="Kuba Fa" w:date="2023-03-20T11:41:00Z">
        <w:r w:rsidR="006056A5">
          <w:t>s</w:t>
        </w:r>
      </w:ins>
      <w:ins w:id="87" w:author="Kuba Fa" w:date="2023-03-20T11:09:00Z">
        <w:r w:rsidR="00617216">
          <w:t xml:space="preserve"> to wszystkie </w:t>
        </w:r>
      </w:ins>
      <w:ins w:id="88" w:author="Kuba Fa" w:date="2023-03-20T11:41:00Z">
        <w:r w:rsidR="006056A5">
          <w:t>mecze</w:t>
        </w:r>
      </w:ins>
      <w:ins w:id="89" w:author="Kuba Fa" w:date="2023-03-20T11:09:00Z">
        <w:r w:rsidR="00617216">
          <w:t xml:space="preserve"> </w:t>
        </w:r>
      </w:ins>
      <w:ins w:id="90" w:author="Kuba Fa" w:date="2023-03-20T11:41:00Z">
        <w:r w:rsidR="006056A5">
          <w:t>z cykli spotkań</w:t>
        </w:r>
      </w:ins>
      <w:ins w:id="91" w:author="Kuba Fa" w:date="2023-03-20T11:42:00Z">
        <w:r w:rsidR="006056A5">
          <w:t>,</w:t>
        </w:r>
      </w:ins>
      <w:ins w:id="92" w:author="Kuba Fa" w:date="2023-03-20T11:41:00Z">
        <w:r w:rsidR="006056A5">
          <w:t xml:space="preserve"> </w:t>
        </w:r>
      </w:ins>
      <w:ins w:id="93" w:author="Kuba Fa" w:date="2023-03-20T11:09:00Z">
        <w:r w:rsidR="00617216">
          <w:t>które odbywały się od 11 listopada 2022 do marca 2023.</w:t>
        </w:r>
      </w:ins>
      <w:ins w:id="94" w:author="Kuba Fa" w:date="2023-03-20T15:18:00Z">
        <w:r w:rsidR="000524EE">
          <w:t xml:space="preserve"> Spośród 72 rywalizacji, </w:t>
        </w:r>
      </w:ins>
      <w:ins w:id="95" w:author="Kuba Fa" w:date="2023-03-20T15:19:00Z">
        <w:r w:rsidR="000524EE">
          <w:t xml:space="preserve">zwycięzcy zostali poprawnie wytypowani w 34 spotkaniach (47,2%) według danych od bukmacherów i portalu </w:t>
        </w:r>
        <w:proofErr w:type="spellStart"/>
        <w:r w:rsidR="000524EE">
          <w:t>forebet</w:t>
        </w:r>
        <w:proofErr w:type="spellEnd"/>
        <w:r w:rsidR="000524EE">
          <w:t xml:space="preserve">. </w:t>
        </w:r>
      </w:ins>
      <w:ins w:id="96" w:author="Kuba Fa" w:date="2023-03-20T15:20:00Z">
        <w:r w:rsidR="000524EE">
          <w:t xml:space="preserve">Niewiele mniej, bo 33 rozstrzygnięcia (45,8%) były zgodne z szacowaniem systemu </w:t>
        </w:r>
      </w:ins>
      <w:ins w:id="97" w:author="Kuba Fa" w:date="2023-03-20T15:21:00Z">
        <w:r w:rsidR="000524EE">
          <w:t xml:space="preserve">obliczającego wynik meczu na podstawie ostatnich spotkań. </w:t>
        </w:r>
      </w:ins>
      <w:ins w:id="98" w:author="Kuba Fa" w:date="2023-03-20T15:22:00Z">
        <w:r w:rsidR="000524EE">
          <w:t>Udane próby trafienia w zwycięzcę oraz różnice bramek wynosiły 21</w:t>
        </w:r>
      </w:ins>
      <w:ins w:id="99" w:author="Kuba Fa" w:date="2023-03-20T15:23:00Z">
        <w:r w:rsidR="000524EE">
          <w:t xml:space="preserve"> (29</w:t>
        </w:r>
      </w:ins>
      <w:ins w:id="100" w:author="Kuba Fa" w:date="2023-03-20T15:25:00Z">
        <w:r w:rsidR="000524EE">
          <w:t>,</w:t>
        </w:r>
      </w:ins>
      <w:ins w:id="101" w:author="Kuba Fa" w:date="2023-03-20T15:23:00Z">
        <w:r w:rsidR="000524EE">
          <w:t xml:space="preserve">2%) w przypadku zarówno </w:t>
        </w:r>
        <w:proofErr w:type="spellStart"/>
        <w:r w:rsidR="000524EE">
          <w:t>forebet</w:t>
        </w:r>
        <w:proofErr w:type="spellEnd"/>
        <w:r w:rsidR="000524EE">
          <w:t xml:space="preserve"> i bukmachera, oraz 16 (</w:t>
        </w:r>
      </w:ins>
      <w:ins w:id="102" w:author="Kuba Fa" w:date="2023-03-20T15:24:00Z">
        <w:r w:rsidR="000524EE">
          <w:t>22,2%) w przypadku systemu. Dokładne wyniki sprawdziły się 9 razy (1</w:t>
        </w:r>
      </w:ins>
      <w:ins w:id="103" w:author="Kuba Fa" w:date="2023-03-20T15:25:00Z">
        <w:r w:rsidR="000524EE">
          <w:t>2,5%)</w:t>
        </w:r>
        <w:r w:rsidR="00147AEF">
          <w:t xml:space="preserve"> na serwisie </w:t>
        </w:r>
        <w:proofErr w:type="spellStart"/>
        <w:r w:rsidR="00147AEF">
          <w:t>forebet</w:t>
        </w:r>
        <w:proofErr w:type="spellEnd"/>
        <w:r w:rsidR="00147AEF">
          <w:t>, oraz według wskazań bukmachera. W</w:t>
        </w:r>
      </w:ins>
      <w:ins w:id="104" w:author="Kuba Fa" w:date="2023-03-20T15:26:00Z">
        <w:r w:rsidR="00147AEF">
          <w:t xml:space="preserve"> przypadku systemu wynik ten wynosił 5 (6,9%).</w:t>
        </w:r>
      </w:ins>
    </w:p>
    <w:tbl>
      <w:tblPr>
        <w:tblStyle w:val="Tabela-Siatka"/>
        <w:tblW w:w="0" w:type="auto"/>
        <w:tblLook w:val="04A0" w:firstRow="1" w:lastRow="0" w:firstColumn="1" w:lastColumn="0" w:noHBand="0" w:noVBand="1"/>
        <w:tblPrChange w:id="105" w:author="Kuba Fa" w:date="2023-03-20T13:02:00Z">
          <w:tblPr>
            <w:tblStyle w:val="Tabela-Siatka"/>
            <w:tblW w:w="0" w:type="auto"/>
            <w:tblLook w:val="04A0" w:firstRow="1" w:lastRow="0" w:firstColumn="1" w:lastColumn="0" w:noHBand="0" w:noVBand="1"/>
          </w:tblPr>
        </w:tblPrChange>
      </w:tblPr>
      <w:tblGrid>
        <w:gridCol w:w="2689"/>
        <w:gridCol w:w="1417"/>
        <w:gridCol w:w="1985"/>
        <w:gridCol w:w="1158"/>
        <w:gridCol w:w="1813"/>
        <w:tblGridChange w:id="106">
          <w:tblGrid>
            <w:gridCol w:w="2689"/>
            <w:gridCol w:w="1417"/>
            <w:gridCol w:w="1701"/>
            <w:gridCol w:w="1442"/>
            <w:gridCol w:w="1813"/>
          </w:tblGrid>
        </w:tblGridChange>
      </w:tblGrid>
      <w:tr w:rsidR="000C0097" w14:paraId="254E6188" w14:textId="77777777" w:rsidTr="0025261A">
        <w:trPr>
          <w:ins w:id="107" w:author="Kuba Fa" w:date="2023-03-20T11:19:00Z"/>
        </w:trPr>
        <w:tc>
          <w:tcPr>
            <w:tcW w:w="2689" w:type="dxa"/>
            <w:tcPrChange w:id="108" w:author="Kuba Fa" w:date="2023-03-20T13:02:00Z">
              <w:tcPr>
                <w:tcW w:w="2689" w:type="dxa"/>
              </w:tcPr>
            </w:tcPrChange>
          </w:tcPr>
          <w:p w14:paraId="341171BB" w14:textId="5717839B" w:rsidR="00DA532A" w:rsidRPr="00DA532A" w:rsidRDefault="00DA532A">
            <w:pPr>
              <w:pStyle w:val="MojNormalny2"/>
              <w:ind w:firstLine="0"/>
              <w:jc w:val="center"/>
              <w:rPr>
                <w:ins w:id="109" w:author="Kuba Fa" w:date="2023-03-20T11:19:00Z"/>
                <w:b/>
                <w:bCs/>
                <w:rPrChange w:id="110" w:author="Kuba Fa" w:date="2023-03-20T11:20:00Z">
                  <w:rPr>
                    <w:ins w:id="111" w:author="Kuba Fa" w:date="2023-03-20T11:19:00Z"/>
                  </w:rPr>
                </w:rPrChange>
              </w:rPr>
              <w:pPrChange w:id="112" w:author="Kuba Fa" w:date="2023-03-20T11:21:00Z">
                <w:pPr>
                  <w:pStyle w:val="MojNormalny2"/>
                  <w:ind w:firstLine="0"/>
                  <w:jc w:val="left"/>
                </w:pPr>
              </w:pPrChange>
            </w:pPr>
            <w:ins w:id="113" w:author="Kuba Fa" w:date="2023-03-20T11:19:00Z">
              <w:r w:rsidRPr="00DA532A">
                <w:rPr>
                  <w:b/>
                  <w:bCs/>
                  <w:rPrChange w:id="114" w:author="Kuba Fa" w:date="2023-03-20T11:20:00Z">
                    <w:rPr/>
                  </w:rPrChange>
                </w:rPr>
                <w:t>Spotkanie</w:t>
              </w:r>
            </w:ins>
          </w:p>
        </w:tc>
        <w:tc>
          <w:tcPr>
            <w:tcW w:w="1417" w:type="dxa"/>
            <w:tcPrChange w:id="115" w:author="Kuba Fa" w:date="2023-03-20T13:02:00Z">
              <w:tcPr>
                <w:tcW w:w="1417" w:type="dxa"/>
              </w:tcPr>
            </w:tcPrChange>
          </w:tcPr>
          <w:p w14:paraId="1C44D4A6" w14:textId="17528D4E" w:rsidR="00DA532A" w:rsidRPr="00DA532A" w:rsidRDefault="00DA532A">
            <w:pPr>
              <w:pStyle w:val="MojNormalny2"/>
              <w:ind w:firstLine="0"/>
              <w:jc w:val="center"/>
              <w:rPr>
                <w:ins w:id="116" w:author="Kuba Fa" w:date="2023-03-20T11:19:00Z"/>
                <w:b/>
                <w:bCs/>
                <w:rPrChange w:id="117" w:author="Kuba Fa" w:date="2023-03-20T11:20:00Z">
                  <w:rPr>
                    <w:ins w:id="118" w:author="Kuba Fa" w:date="2023-03-20T11:19:00Z"/>
                  </w:rPr>
                </w:rPrChange>
              </w:rPr>
              <w:pPrChange w:id="119" w:author="Kuba Fa" w:date="2023-03-20T11:21:00Z">
                <w:pPr>
                  <w:pStyle w:val="MojNormalny2"/>
                  <w:ind w:firstLine="0"/>
                  <w:jc w:val="left"/>
                </w:pPr>
              </w:pPrChange>
            </w:pPr>
            <w:ins w:id="120" w:author="Kuba Fa" w:date="2023-03-20T11:22:00Z">
              <w:r>
                <w:rPr>
                  <w:b/>
                  <w:bCs/>
                </w:rPr>
                <w:t>Rezultat</w:t>
              </w:r>
            </w:ins>
          </w:p>
        </w:tc>
        <w:tc>
          <w:tcPr>
            <w:tcW w:w="1985" w:type="dxa"/>
            <w:tcPrChange w:id="121" w:author="Kuba Fa" w:date="2023-03-20T13:02:00Z">
              <w:tcPr>
                <w:tcW w:w="1701" w:type="dxa"/>
              </w:tcPr>
            </w:tcPrChange>
          </w:tcPr>
          <w:p w14:paraId="179EA33F" w14:textId="0E3DC603" w:rsidR="00DA532A" w:rsidRPr="00DA532A" w:rsidRDefault="00DA532A">
            <w:pPr>
              <w:pStyle w:val="MojNormalny2"/>
              <w:ind w:firstLine="0"/>
              <w:jc w:val="center"/>
              <w:rPr>
                <w:ins w:id="122" w:author="Kuba Fa" w:date="2023-03-20T11:19:00Z"/>
                <w:b/>
                <w:bCs/>
                <w:rPrChange w:id="123" w:author="Kuba Fa" w:date="2023-03-20T11:20:00Z">
                  <w:rPr>
                    <w:ins w:id="124" w:author="Kuba Fa" w:date="2023-03-20T11:19:00Z"/>
                  </w:rPr>
                </w:rPrChange>
              </w:rPr>
              <w:pPrChange w:id="125" w:author="Kuba Fa" w:date="2023-03-20T11:21:00Z">
                <w:pPr>
                  <w:pStyle w:val="MojNormalny2"/>
                  <w:ind w:firstLine="0"/>
                  <w:jc w:val="left"/>
                </w:pPr>
              </w:pPrChange>
            </w:pPr>
            <w:ins w:id="126" w:author="Kuba Fa" w:date="2023-03-20T11:19:00Z">
              <w:r w:rsidRPr="00DA532A">
                <w:rPr>
                  <w:b/>
                  <w:bCs/>
                  <w:rPrChange w:id="127" w:author="Kuba Fa" w:date="2023-03-20T11:20:00Z">
                    <w:rPr/>
                  </w:rPrChange>
                </w:rPr>
                <w:t>Bukmacher</w:t>
              </w:r>
            </w:ins>
            <w:ins w:id="128" w:author="Kuba Fa" w:date="2023-03-20T13:02:00Z">
              <w:r w:rsidR="0025261A">
                <w:rPr>
                  <w:b/>
                  <w:bCs/>
                </w:rPr>
                <w:t xml:space="preserve"> [18]</w:t>
              </w:r>
            </w:ins>
          </w:p>
        </w:tc>
        <w:tc>
          <w:tcPr>
            <w:tcW w:w="1158" w:type="dxa"/>
            <w:tcPrChange w:id="129" w:author="Kuba Fa" w:date="2023-03-20T13:02:00Z">
              <w:tcPr>
                <w:tcW w:w="1442" w:type="dxa"/>
              </w:tcPr>
            </w:tcPrChange>
          </w:tcPr>
          <w:p w14:paraId="3BE9718B" w14:textId="44400792" w:rsidR="00DA532A" w:rsidRPr="00DA532A" w:rsidRDefault="00DA532A">
            <w:pPr>
              <w:pStyle w:val="MojNormalny2"/>
              <w:ind w:firstLine="0"/>
              <w:jc w:val="center"/>
              <w:rPr>
                <w:ins w:id="130" w:author="Kuba Fa" w:date="2023-03-20T11:19:00Z"/>
                <w:b/>
                <w:bCs/>
                <w:rPrChange w:id="131" w:author="Kuba Fa" w:date="2023-03-20T11:20:00Z">
                  <w:rPr>
                    <w:ins w:id="132" w:author="Kuba Fa" w:date="2023-03-20T11:19:00Z"/>
                  </w:rPr>
                </w:rPrChange>
              </w:rPr>
              <w:pPrChange w:id="133" w:author="Kuba Fa" w:date="2023-03-20T11:21:00Z">
                <w:pPr>
                  <w:pStyle w:val="MojNormalny2"/>
                  <w:ind w:firstLine="0"/>
                  <w:jc w:val="left"/>
                </w:pPr>
              </w:pPrChange>
            </w:pPr>
            <w:ins w:id="134" w:author="Kuba Fa" w:date="2023-03-20T11:19:00Z">
              <w:r w:rsidRPr="00DA532A">
                <w:rPr>
                  <w:b/>
                  <w:bCs/>
                  <w:rPrChange w:id="135" w:author="Kuba Fa" w:date="2023-03-20T11:20:00Z">
                    <w:rPr/>
                  </w:rPrChange>
                </w:rPr>
                <w:t>System</w:t>
              </w:r>
            </w:ins>
          </w:p>
        </w:tc>
        <w:tc>
          <w:tcPr>
            <w:tcW w:w="1813" w:type="dxa"/>
            <w:tcPrChange w:id="136" w:author="Kuba Fa" w:date="2023-03-20T13:02:00Z">
              <w:tcPr>
                <w:tcW w:w="1813" w:type="dxa"/>
              </w:tcPr>
            </w:tcPrChange>
          </w:tcPr>
          <w:p w14:paraId="05B5AA2E" w14:textId="665D66C4" w:rsidR="00DA532A" w:rsidRPr="00DA532A" w:rsidRDefault="00DA532A">
            <w:pPr>
              <w:pStyle w:val="MojNormalny2"/>
              <w:ind w:firstLine="0"/>
              <w:jc w:val="center"/>
              <w:rPr>
                <w:ins w:id="137" w:author="Kuba Fa" w:date="2023-03-20T11:19:00Z"/>
                <w:b/>
                <w:bCs/>
                <w:rPrChange w:id="138" w:author="Kuba Fa" w:date="2023-03-20T11:20:00Z">
                  <w:rPr>
                    <w:ins w:id="139" w:author="Kuba Fa" w:date="2023-03-20T11:19:00Z"/>
                  </w:rPr>
                </w:rPrChange>
              </w:rPr>
              <w:pPrChange w:id="140" w:author="Kuba Fa" w:date="2023-03-20T11:21:00Z">
                <w:pPr>
                  <w:pStyle w:val="MojNormalny2"/>
                  <w:ind w:firstLine="0"/>
                  <w:jc w:val="left"/>
                </w:pPr>
              </w:pPrChange>
            </w:pPr>
            <w:proofErr w:type="spellStart"/>
            <w:ins w:id="141" w:author="Kuba Fa" w:date="2023-03-20T11:19:00Z">
              <w:r w:rsidRPr="00DA532A">
                <w:rPr>
                  <w:b/>
                  <w:bCs/>
                  <w:rPrChange w:id="142" w:author="Kuba Fa" w:date="2023-03-20T11:20:00Z">
                    <w:rPr/>
                  </w:rPrChange>
                </w:rPr>
                <w:t>Forebet</w:t>
              </w:r>
              <w:proofErr w:type="spellEnd"/>
            </w:ins>
          </w:p>
        </w:tc>
      </w:tr>
      <w:tr w:rsidR="000C0097" w14:paraId="32A26613" w14:textId="77777777" w:rsidTr="0025261A">
        <w:trPr>
          <w:ins w:id="143" w:author="Kuba Fa" w:date="2023-03-20T11:19:00Z"/>
        </w:trPr>
        <w:tc>
          <w:tcPr>
            <w:tcW w:w="2689" w:type="dxa"/>
            <w:tcPrChange w:id="144" w:author="Kuba Fa" w:date="2023-03-20T13:02:00Z">
              <w:tcPr>
                <w:tcW w:w="2689" w:type="dxa"/>
              </w:tcPr>
            </w:tcPrChange>
          </w:tcPr>
          <w:p w14:paraId="4B00686F" w14:textId="42A23FD5" w:rsidR="00DA532A" w:rsidRDefault="00DA532A">
            <w:pPr>
              <w:pStyle w:val="MojNormalny2"/>
              <w:ind w:firstLine="0"/>
              <w:jc w:val="center"/>
              <w:rPr>
                <w:ins w:id="145" w:author="Kuba Fa" w:date="2023-03-20T11:19:00Z"/>
              </w:rPr>
              <w:pPrChange w:id="146" w:author="Kuba Fa" w:date="2023-03-20T11:21:00Z">
                <w:pPr>
                  <w:pStyle w:val="MojNormalny2"/>
                  <w:ind w:firstLine="0"/>
                  <w:jc w:val="left"/>
                </w:pPr>
              </w:pPrChange>
            </w:pPr>
            <w:ins w:id="147" w:author="Kuba Fa" w:date="2023-03-20T11:21:00Z">
              <w:r>
                <w:t xml:space="preserve">Górnik </w:t>
              </w:r>
            </w:ins>
            <w:ins w:id="148" w:author="Kuba Fa" w:date="2023-03-20T11:42:00Z">
              <w:r w:rsidR="006056A5">
                <w:t>–</w:t>
              </w:r>
            </w:ins>
            <w:ins w:id="149" w:author="Kuba Fa" w:date="2023-03-20T11:21:00Z">
              <w:r>
                <w:t xml:space="preserve"> Miedź</w:t>
              </w:r>
            </w:ins>
          </w:p>
        </w:tc>
        <w:tc>
          <w:tcPr>
            <w:tcW w:w="1417" w:type="dxa"/>
            <w:tcPrChange w:id="150" w:author="Kuba Fa" w:date="2023-03-20T13:02:00Z">
              <w:tcPr>
                <w:tcW w:w="1417" w:type="dxa"/>
              </w:tcPr>
            </w:tcPrChange>
          </w:tcPr>
          <w:p w14:paraId="69B355D8" w14:textId="1B6515E0" w:rsidR="00DA532A" w:rsidRDefault="00DA532A">
            <w:pPr>
              <w:pStyle w:val="MojNormalny2"/>
              <w:ind w:firstLine="0"/>
              <w:jc w:val="center"/>
              <w:rPr>
                <w:ins w:id="151" w:author="Kuba Fa" w:date="2023-03-20T11:19:00Z"/>
              </w:rPr>
              <w:pPrChange w:id="152" w:author="Kuba Fa" w:date="2023-03-20T11:21:00Z">
                <w:pPr>
                  <w:pStyle w:val="MojNormalny2"/>
                  <w:ind w:firstLine="0"/>
                  <w:jc w:val="left"/>
                </w:pPr>
              </w:pPrChange>
            </w:pPr>
            <w:ins w:id="153" w:author="Kuba Fa" w:date="2023-03-20T11:24:00Z">
              <w:r>
                <w:t>0-3</w:t>
              </w:r>
            </w:ins>
          </w:p>
        </w:tc>
        <w:tc>
          <w:tcPr>
            <w:tcW w:w="1985" w:type="dxa"/>
            <w:tcPrChange w:id="154" w:author="Kuba Fa" w:date="2023-03-20T13:02:00Z">
              <w:tcPr>
                <w:tcW w:w="1701" w:type="dxa"/>
              </w:tcPr>
            </w:tcPrChange>
          </w:tcPr>
          <w:p w14:paraId="1FF13269" w14:textId="36E5C012" w:rsidR="00DA532A" w:rsidRDefault="00AD72AF">
            <w:pPr>
              <w:pStyle w:val="MojNormalny2"/>
              <w:ind w:firstLine="0"/>
              <w:jc w:val="center"/>
              <w:rPr>
                <w:ins w:id="155" w:author="Kuba Fa" w:date="2023-03-20T11:19:00Z"/>
              </w:rPr>
              <w:pPrChange w:id="156" w:author="Kuba Fa" w:date="2023-03-20T11:21:00Z">
                <w:pPr>
                  <w:pStyle w:val="MojNormalny2"/>
                  <w:ind w:firstLine="0"/>
                  <w:jc w:val="left"/>
                </w:pPr>
              </w:pPrChange>
            </w:pPr>
            <w:ins w:id="157" w:author="Kuba Fa" w:date="2023-03-20T13:18:00Z">
              <w:r>
                <w:t xml:space="preserve">1 / </w:t>
              </w:r>
            </w:ins>
            <w:ins w:id="158" w:author="Kuba Fa" w:date="2023-03-20T12:57:00Z">
              <w:r w:rsidR="0025261A">
                <w:t>1-0</w:t>
              </w:r>
            </w:ins>
          </w:p>
        </w:tc>
        <w:tc>
          <w:tcPr>
            <w:tcW w:w="1158" w:type="dxa"/>
            <w:tcPrChange w:id="159" w:author="Kuba Fa" w:date="2023-03-20T13:02:00Z">
              <w:tcPr>
                <w:tcW w:w="1442" w:type="dxa"/>
              </w:tcPr>
            </w:tcPrChange>
          </w:tcPr>
          <w:p w14:paraId="0327B20D" w14:textId="0A31BC87" w:rsidR="00DA532A" w:rsidRDefault="000C0097">
            <w:pPr>
              <w:pStyle w:val="MojNormalny2"/>
              <w:ind w:firstLine="0"/>
              <w:jc w:val="center"/>
              <w:rPr>
                <w:ins w:id="160" w:author="Kuba Fa" w:date="2023-03-20T11:19:00Z"/>
              </w:rPr>
              <w:pPrChange w:id="161" w:author="Kuba Fa" w:date="2023-03-20T11:21:00Z">
                <w:pPr>
                  <w:pStyle w:val="MojNormalny2"/>
                  <w:ind w:firstLine="0"/>
                  <w:jc w:val="left"/>
                </w:pPr>
              </w:pPrChange>
            </w:pPr>
            <w:ins w:id="162" w:author="Kuba Fa" w:date="2023-03-20T11:53:00Z">
              <w:r>
                <w:t>4-2</w:t>
              </w:r>
            </w:ins>
          </w:p>
        </w:tc>
        <w:tc>
          <w:tcPr>
            <w:tcW w:w="1813" w:type="dxa"/>
            <w:tcPrChange w:id="163" w:author="Kuba Fa" w:date="2023-03-20T13:02:00Z">
              <w:tcPr>
                <w:tcW w:w="1813" w:type="dxa"/>
              </w:tcPr>
            </w:tcPrChange>
          </w:tcPr>
          <w:p w14:paraId="24E65046" w14:textId="53EB8D06" w:rsidR="00DA532A" w:rsidRDefault="00002F58">
            <w:pPr>
              <w:pStyle w:val="MojNormalny2"/>
              <w:ind w:firstLine="0"/>
              <w:jc w:val="center"/>
              <w:rPr>
                <w:ins w:id="164" w:author="Kuba Fa" w:date="2023-03-20T11:19:00Z"/>
              </w:rPr>
              <w:pPrChange w:id="165" w:author="Kuba Fa" w:date="2023-03-20T11:21:00Z">
                <w:pPr>
                  <w:pStyle w:val="MojNormalny2"/>
                  <w:ind w:firstLine="0"/>
                  <w:jc w:val="left"/>
                </w:pPr>
              </w:pPrChange>
            </w:pPr>
            <w:ins w:id="166" w:author="Kuba Fa" w:date="2023-03-20T12:54:00Z">
              <w:r>
                <w:t>2-0</w:t>
              </w:r>
            </w:ins>
          </w:p>
        </w:tc>
      </w:tr>
      <w:tr w:rsidR="000C0097" w14:paraId="5938E016" w14:textId="77777777" w:rsidTr="0025261A">
        <w:trPr>
          <w:ins w:id="167" w:author="Kuba Fa" w:date="2023-03-20T11:19:00Z"/>
        </w:trPr>
        <w:tc>
          <w:tcPr>
            <w:tcW w:w="2689" w:type="dxa"/>
            <w:tcPrChange w:id="168" w:author="Kuba Fa" w:date="2023-03-20T13:02:00Z">
              <w:tcPr>
                <w:tcW w:w="2689" w:type="dxa"/>
              </w:tcPr>
            </w:tcPrChange>
          </w:tcPr>
          <w:p w14:paraId="1B32ACD0" w14:textId="37EAFBA2" w:rsidR="00DA532A" w:rsidRDefault="00DA532A">
            <w:pPr>
              <w:pStyle w:val="MojNormalny2"/>
              <w:ind w:firstLine="0"/>
              <w:jc w:val="center"/>
              <w:rPr>
                <w:ins w:id="169" w:author="Kuba Fa" w:date="2023-03-20T11:19:00Z"/>
              </w:rPr>
              <w:pPrChange w:id="170" w:author="Kuba Fa" w:date="2023-03-20T11:21:00Z">
                <w:pPr>
                  <w:pStyle w:val="MojNormalny2"/>
                  <w:ind w:firstLine="0"/>
                  <w:jc w:val="left"/>
                </w:pPr>
              </w:pPrChange>
            </w:pPr>
            <w:ins w:id="171" w:author="Kuba Fa" w:date="2023-03-20T11:21:00Z">
              <w:r>
                <w:t xml:space="preserve">Jagiellonia </w:t>
              </w:r>
            </w:ins>
            <w:ins w:id="172" w:author="Kuba Fa" w:date="2023-03-20T11:42:00Z">
              <w:r w:rsidR="006056A5">
                <w:t>–</w:t>
              </w:r>
            </w:ins>
            <w:ins w:id="173" w:author="Kuba Fa" w:date="2023-03-20T11:21:00Z">
              <w:r>
                <w:t xml:space="preserve"> Lech</w:t>
              </w:r>
            </w:ins>
          </w:p>
        </w:tc>
        <w:tc>
          <w:tcPr>
            <w:tcW w:w="1417" w:type="dxa"/>
            <w:tcPrChange w:id="174" w:author="Kuba Fa" w:date="2023-03-20T13:02:00Z">
              <w:tcPr>
                <w:tcW w:w="1417" w:type="dxa"/>
              </w:tcPr>
            </w:tcPrChange>
          </w:tcPr>
          <w:p w14:paraId="021C6D1A" w14:textId="4A0D9874" w:rsidR="00DA532A" w:rsidRDefault="00DA532A">
            <w:pPr>
              <w:pStyle w:val="MojNormalny2"/>
              <w:ind w:firstLine="0"/>
              <w:jc w:val="center"/>
              <w:rPr>
                <w:ins w:id="175" w:author="Kuba Fa" w:date="2023-03-20T11:19:00Z"/>
              </w:rPr>
              <w:pPrChange w:id="176" w:author="Kuba Fa" w:date="2023-03-20T11:21:00Z">
                <w:pPr>
                  <w:pStyle w:val="MojNormalny2"/>
                  <w:ind w:firstLine="0"/>
                  <w:jc w:val="left"/>
                </w:pPr>
              </w:pPrChange>
            </w:pPr>
            <w:ins w:id="177" w:author="Kuba Fa" w:date="2023-03-20T11:24:00Z">
              <w:r>
                <w:t>1-2</w:t>
              </w:r>
            </w:ins>
          </w:p>
        </w:tc>
        <w:tc>
          <w:tcPr>
            <w:tcW w:w="1985" w:type="dxa"/>
            <w:tcPrChange w:id="178" w:author="Kuba Fa" w:date="2023-03-20T13:02:00Z">
              <w:tcPr>
                <w:tcW w:w="1701" w:type="dxa"/>
              </w:tcPr>
            </w:tcPrChange>
          </w:tcPr>
          <w:p w14:paraId="17922124" w14:textId="25E84C3C" w:rsidR="00DA532A" w:rsidRPr="009C320B" w:rsidRDefault="00AD72AF">
            <w:pPr>
              <w:pStyle w:val="MojNormalny2"/>
              <w:ind w:firstLine="0"/>
              <w:jc w:val="center"/>
              <w:rPr>
                <w:ins w:id="179" w:author="Kuba Fa" w:date="2023-03-20T11:19:00Z"/>
                <w:u w:val="single"/>
                <w:rPrChange w:id="180" w:author="Kuba Fa" w:date="2023-03-20T14:02:00Z">
                  <w:rPr>
                    <w:ins w:id="181" w:author="Kuba Fa" w:date="2023-03-20T11:19:00Z"/>
                  </w:rPr>
                </w:rPrChange>
              </w:rPr>
              <w:pPrChange w:id="182" w:author="Kuba Fa" w:date="2023-03-20T11:21:00Z">
                <w:pPr>
                  <w:pStyle w:val="MojNormalny2"/>
                  <w:ind w:firstLine="0"/>
                  <w:jc w:val="left"/>
                </w:pPr>
              </w:pPrChange>
            </w:pPr>
            <w:ins w:id="183" w:author="Kuba Fa" w:date="2023-03-20T13:18:00Z">
              <w:r w:rsidRPr="009C320B">
                <w:rPr>
                  <w:u w:val="single"/>
                  <w:rPrChange w:id="184" w:author="Kuba Fa" w:date="2023-03-20T14:02:00Z">
                    <w:rPr/>
                  </w:rPrChange>
                </w:rPr>
                <w:t xml:space="preserve">2 / </w:t>
              </w:r>
            </w:ins>
            <w:ins w:id="185" w:author="Kuba Fa" w:date="2023-03-20T12:55:00Z">
              <w:r w:rsidR="00002F58" w:rsidRPr="009C320B">
                <w:rPr>
                  <w:u w:val="single"/>
                  <w:rPrChange w:id="186" w:author="Kuba Fa" w:date="2023-03-20T14:02:00Z">
                    <w:rPr/>
                  </w:rPrChange>
                </w:rPr>
                <w:t>1-1</w:t>
              </w:r>
            </w:ins>
          </w:p>
        </w:tc>
        <w:tc>
          <w:tcPr>
            <w:tcW w:w="1158" w:type="dxa"/>
            <w:tcPrChange w:id="187" w:author="Kuba Fa" w:date="2023-03-20T13:02:00Z">
              <w:tcPr>
                <w:tcW w:w="1442" w:type="dxa"/>
              </w:tcPr>
            </w:tcPrChange>
          </w:tcPr>
          <w:p w14:paraId="5C0E1960" w14:textId="76BB3E76" w:rsidR="00DA532A" w:rsidRPr="009C320B" w:rsidRDefault="000C0097">
            <w:pPr>
              <w:pStyle w:val="MojNormalny2"/>
              <w:ind w:firstLine="0"/>
              <w:jc w:val="center"/>
              <w:rPr>
                <w:ins w:id="188" w:author="Kuba Fa" w:date="2023-03-20T11:19:00Z"/>
                <w:b/>
                <w:bCs/>
                <w:color w:val="70AD47" w:themeColor="accent6"/>
                <w:u w:val="single"/>
                <w:rPrChange w:id="189" w:author="Kuba Fa" w:date="2023-03-20T14:03:00Z">
                  <w:rPr>
                    <w:ins w:id="190" w:author="Kuba Fa" w:date="2023-03-20T11:19:00Z"/>
                  </w:rPr>
                </w:rPrChange>
              </w:rPr>
              <w:pPrChange w:id="191" w:author="Kuba Fa" w:date="2023-03-20T11:21:00Z">
                <w:pPr>
                  <w:pStyle w:val="MojNormalny2"/>
                  <w:ind w:firstLine="0"/>
                  <w:jc w:val="left"/>
                </w:pPr>
              </w:pPrChange>
            </w:pPr>
            <w:ins w:id="192" w:author="Kuba Fa" w:date="2023-03-20T11:54:00Z">
              <w:r w:rsidRPr="009C320B">
                <w:rPr>
                  <w:b/>
                  <w:bCs/>
                  <w:color w:val="70AD47" w:themeColor="accent6"/>
                  <w:u w:val="single"/>
                  <w:rPrChange w:id="193" w:author="Kuba Fa" w:date="2023-03-20T14:03:00Z">
                    <w:rPr/>
                  </w:rPrChange>
                </w:rPr>
                <w:t>1-2</w:t>
              </w:r>
            </w:ins>
          </w:p>
        </w:tc>
        <w:tc>
          <w:tcPr>
            <w:tcW w:w="1813" w:type="dxa"/>
            <w:tcPrChange w:id="194" w:author="Kuba Fa" w:date="2023-03-20T13:02:00Z">
              <w:tcPr>
                <w:tcW w:w="1813" w:type="dxa"/>
              </w:tcPr>
            </w:tcPrChange>
          </w:tcPr>
          <w:p w14:paraId="23F06AAB" w14:textId="32E95F1F" w:rsidR="00DA532A" w:rsidRPr="009C320B" w:rsidRDefault="00002F58">
            <w:pPr>
              <w:pStyle w:val="MojNormalny2"/>
              <w:ind w:firstLine="0"/>
              <w:jc w:val="center"/>
              <w:rPr>
                <w:ins w:id="195" w:author="Kuba Fa" w:date="2023-03-20T11:19:00Z"/>
                <w:b/>
                <w:bCs/>
                <w:color w:val="70AD47" w:themeColor="accent6"/>
                <w:u w:val="single"/>
                <w:rPrChange w:id="196" w:author="Kuba Fa" w:date="2023-03-20T14:03:00Z">
                  <w:rPr>
                    <w:ins w:id="197" w:author="Kuba Fa" w:date="2023-03-20T11:19:00Z"/>
                  </w:rPr>
                </w:rPrChange>
              </w:rPr>
              <w:pPrChange w:id="198" w:author="Kuba Fa" w:date="2023-03-20T11:21:00Z">
                <w:pPr>
                  <w:pStyle w:val="MojNormalny2"/>
                  <w:ind w:firstLine="0"/>
                  <w:jc w:val="left"/>
                </w:pPr>
              </w:pPrChange>
            </w:pPr>
            <w:ins w:id="199" w:author="Kuba Fa" w:date="2023-03-20T12:54:00Z">
              <w:r w:rsidRPr="009C320B">
                <w:rPr>
                  <w:b/>
                  <w:bCs/>
                  <w:color w:val="70AD47" w:themeColor="accent6"/>
                  <w:u w:val="single"/>
                  <w:rPrChange w:id="200" w:author="Kuba Fa" w:date="2023-03-20T14:03:00Z">
                    <w:rPr/>
                  </w:rPrChange>
                </w:rPr>
                <w:t>1-2</w:t>
              </w:r>
            </w:ins>
          </w:p>
        </w:tc>
      </w:tr>
      <w:tr w:rsidR="000C0097" w14:paraId="4A80E44E" w14:textId="77777777" w:rsidTr="0025261A">
        <w:trPr>
          <w:ins w:id="201" w:author="Kuba Fa" w:date="2023-03-20T11:19:00Z"/>
        </w:trPr>
        <w:tc>
          <w:tcPr>
            <w:tcW w:w="2689" w:type="dxa"/>
            <w:tcPrChange w:id="202" w:author="Kuba Fa" w:date="2023-03-20T13:02:00Z">
              <w:tcPr>
                <w:tcW w:w="2689" w:type="dxa"/>
              </w:tcPr>
            </w:tcPrChange>
          </w:tcPr>
          <w:p w14:paraId="75F98E25" w14:textId="7551A30E" w:rsidR="00DA532A" w:rsidRDefault="00DA532A">
            <w:pPr>
              <w:pStyle w:val="MojNormalny2"/>
              <w:ind w:firstLine="0"/>
              <w:jc w:val="center"/>
              <w:rPr>
                <w:ins w:id="203" w:author="Kuba Fa" w:date="2023-03-20T11:19:00Z"/>
              </w:rPr>
              <w:pPrChange w:id="204" w:author="Kuba Fa" w:date="2023-03-20T11:21:00Z">
                <w:pPr>
                  <w:pStyle w:val="MojNormalny2"/>
                  <w:ind w:firstLine="0"/>
                  <w:jc w:val="left"/>
                </w:pPr>
              </w:pPrChange>
            </w:pPr>
            <w:ins w:id="205" w:author="Kuba Fa" w:date="2023-03-20T11:24:00Z">
              <w:r>
                <w:t>Korona – Widzew</w:t>
              </w:r>
            </w:ins>
          </w:p>
        </w:tc>
        <w:tc>
          <w:tcPr>
            <w:tcW w:w="1417" w:type="dxa"/>
            <w:tcPrChange w:id="206" w:author="Kuba Fa" w:date="2023-03-20T13:02:00Z">
              <w:tcPr>
                <w:tcW w:w="1417" w:type="dxa"/>
              </w:tcPr>
            </w:tcPrChange>
          </w:tcPr>
          <w:p w14:paraId="01CF1FB3" w14:textId="6DFB5159" w:rsidR="00DA532A" w:rsidRDefault="00DA532A">
            <w:pPr>
              <w:pStyle w:val="MojNormalny2"/>
              <w:ind w:firstLine="0"/>
              <w:jc w:val="center"/>
              <w:rPr>
                <w:ins w:id="207" w:author="Kuba Fa" w:date="2023-03-20T11:19:00Z"/>
              </w:rPr>
              <w:pPrChange w:id="208" w:author="Kuba Fa" w:date="2023-03-20T11:21:00Z">
                <w:pPr>
                  <w:pStyle w:val="MojNormalny2"/>
                  <w:ind w:firstLine="0"/>
                  <w:jc w:val="left"/>
                </w:pPr>
              </w:pPrChange>
            </w:pPr>
            <w:ins w:id="209" w:author="Kuba Fa" w:date="2023-03-20T11:24:00Z">
              <w:r>
                <w:t>0-1</w:t>
              </w:r>
            </w:ins>
          </w:p>
        </w:tc>
        <w:tc>
          <w:tcPr>
            <w:tcW w:w="1985" w:type="dxa"/>
            <w:tcPrChange w:id="210" w:author="Kuba Fa" w:date="2023-03-20T13:02:00Z">
              <w:tcPr>
                <w:tcW w:w="1701" w:type="dxa"/>
              </w:tcPr>
            </w:tcPrChange>
          </w:tcPr>
          <w:p w14:paraId="01FFCC0E" w14:textId="1D3BB9AA" w:rsidR="00DA532A" w:rsidRPr="009C320B" w:rsidRDefault="00AD72AF">
            <w:pPr>
              <w:pStyle w:val="MojNormalny2"/>
              <w:ind w:firstLine="0"/>
              <w:jc w:val="center"/>
              <w:rPr>
                <w:ins w:id="211" w:author="Kuba Fa" w:date="2023-03-20T11:19:00Z"/>
                <w:u w:val="single"/>
                <w:rPrChange w:id="212" w:author="Kuba Fa" w:date="2023-03-20T14:03:00Z">
                  <w:rPr>
                    <w:ins w:id="213" w:author="Kuba Fa" w:date="2023-03-20T11:19:00Z"/>
                  </w:rPr>
                </w:rPrChange>
              </w:rPr>
              <w:pPrChange w:id="214" w:author="Kuba Fa" w:date="2023-03-20T11:21:00Z">
                <w:pPr>
                  <w:pStyle w:val="MojNormalny2"/>
                  <w:ind w:firstLine="0"/>
                  <w:jc w:val="left"/>
                </w:pPr>
              </w:pPrChange>
            </w:pPr>
            <w:ins w:id="215" w:author="Kuba Fa" w:date="2023-03-20T13:18:00Z">
              <w:r w:rsidRPr="009C320B">
                <w:rPr>
                  <w:u w:val="single"/>
                  <w:rPrChange w:id="216" w:author="Kuba Fa" w:date="2023-03-20T14:03:00Z">
                    <w:rPr/>
                  </w:rPrChange>
                </w:rPr>
                <w:t xml:space="preserve">2 / </w:t>
              </w:r>
            </w:ins>
            <w:ins w:id="217" w:author="Kuba Fa" w:date="2023-03-20T12:55:00Z">
              <w:r w:rsidR="00002F58" w:rsidRPr="009C320B">
                <w:rPr>
                  <w:u w:val="single"/>
                  <w:rPrChange w:id="218" w:author="Kuba Fa" w:date="2023-03-20T14:03:00Z">
                    <w:rPr/>
                  </w:rPrChange>
                </w:rPr>
                <w:t>1-1</w:t>
              </w:r>
            </w:ins>
          </w:p>
        </w:tc>
        <w:tc>
          <w:tcPr>
            <w:tcW w:w="1158" w:type="dxa"/>
            <w:tcPrChange w:id="219" w:author="Kuba Fa" w:date="2023-03-20T13:02:00Z">
              <w:tcPr>
                <w:tcW w:w="1442" w:type="dxa"/>
              </w:tcPr>
            </w:tcPrChange>
          </w:tcPr>
          <w:p w14:paraId="4D43E724" w14:textId="7D1180C5" w:rsidR="00DA532A" w:rsidRPr="009C320B" w:rsidRDefault="000C0097">
            <w:pPr>
              <w:pStyle w:val="MojNormalny2"/>
              <w:ind w:firstLine="0"/>
              <w:jc w:val="center"/>
              <w:rPr>
                <w:ins w:id="220" w:author="Kuba Fa" w:date="2023-03-20T11:19:00Z"/>
                <w:u w:val="single"/>
                <w:rPrChange w:id="221" w:author="Kuba Fa" w:date="2023-03-20T14:03:00Z">
                  <w:rPr>
                    <w:ins w:id="222" w:author="Kuba Fa" w:date="2023-03-20T11:19:00Z"/>
                  </w:rPr>
                </w:rPrChange>
              </w:rPr>
              <w:pPrChange w:id="223" w:author="Kuba Fa" w:date="2023-03-20T11:21:00Z">
                <w:pPr>
                  <w:pStyle w:val="MojNormalny2"/>
                  <w:ind w:firstLine="0"/>
                  <w:jc w:val="left"/>
                </w:pPr>
              </w:pPrChange>
            </w:pPr>
            <w:ins w:id="224" w:author="Kuba Fa" w:date="2023-03-20T11:54:00Z">
              <w:r w:rsidRPr="009C320B">
                <w:rPr>
                  <w:u w:val="single"/>
                  <w:rPrChange w:id="225" w:author="Kuba Fa" w:date="2023-03-20T14:03:00Z">
                    <w:rPr/>
                  </w:rPrChange>
                </w:rPr>
                <w:t>0-3</w:t>
              </w:r>
            </w:ins>
          </w:p>
        </w:tc>
        <w:tc>
          <w:tcPr>
            <w:tcW w:w="1813" w:type="dxa"/>
            <w:tcPrChange w:id="226" w:author="Kuba Fa" w:date="2023-03-20T13:02:00Z">
              <w:tcPr>
                <w:tcW w:w="1813" w:type="dxa"/>
              </w:tcPr>
            </w:tcPrChange>
          </w:tcPr>
          <w:p w14:paraId="41072771" w14:textId="25C2CE6D" w:rsidR="00DA532A" w:rsidRPr="009C320B" w:rsidRDefault="00002F58">
            <w:pPr>
              <w:pStyle w:val="MojNormalny2"/>
              <w:ind w:firstLine="0"/>
              <w:jc w:val="center"/>
              <w:rPr>
                <w:ins w:id="227" w:author="Kuba Fa" w:date="2023-03-20T11:19:00Z"/>
                <w:u w:val="single"/>
                <w:rPrChange w:id="228" w:author="Kuba Fa" w:date="2023-03-20T14:03:00Z">
                  <w:rPr>
                    <w:ins w:id="229" w:author="Kuba Fa" w:date="2023-03-20T11:19:00Z"/>
                  </w:rPr>
                </w:rPrChange>
              </w:rPr>
              <w:pPrChange w:id="230" w:author="Kuba Fa" w:date="2023-03-20T11:21:00Z">
                <w:pPr>
                  <w:pStyle w:val="MojNormalny2"/>
                  <w:ind w:firstLine="0"/>
                  <w:jc w:val="left"/>
                </w:pPr>
              </w:pPrChange>
            </w:pPr>
            <w:ins w:id="231" w:author="Kuba Fa" w:date="2023-03-20T12:54:00Z">
              <w:r w:rsidRPr="009C320B">
                <w:rPr>
                  <w:u w:val="single"/>
                  <w:rPrChange w:id="232" w:author="Kuba Fa" w:date="2023-03-20T14:03:00Z">
                    <w:rPr/>
                  </w:rPrChange>
                </w:rPr>
                <w:t>0-2</w:t>
              </w:r>
            </w:ins>
          </w:p>
        </w:tc>
      </w:tr>
      <w:tr w:rsidR="000C0097" w14:paraId="1D2BF963" w14:textId="77777777" w:rsidTr="0025261A">
        <w:trPr>
          <w:ins w:id="233" w:author="Kuba Fa" w:date="2023-03-20T11:19:00Z"/>
        </w:trPr>
        <w:tc>
          <w:tcPr>
            <w:tcW w:w="2689" w:type="dxa"/>
            <w:tcPrChange w:id="234" w:author="Kuba Fa" w:date="2023-03-20T13:02:00Z">
              <w:tcPr>
                <w:tcW w:w="2689" w:type="dxa"/>
              </w:tcPr>
            </w:tcPrChange>
          </w:tcPr>
          <w:p w14:paraId="4DC35E66" w14:textId="26EE1C0F" w:rsidR="00DA532A" w:rsidRDefault="00DA532A">
            <w:pPr>
              <w:pStyle w:val="MojNormalny2"/>
              <w:ind w:firstLine="0"/>
              <w:jc w:val="center"/>
              <w:rPr>
                <w:ins w:id="235" w:author="Kuba Fa" w:date="2023-03-20T11:19:00Z"/>
              </w:rPr>
              <w:pPrChange w:id="236" w:author="Kuba Fa" w:date="2023-03-20T11:21:00Z">
                <w:pPr>
                  <w:pStyle w:val="MojNormalny2"/>
                  <w:ind w:firstLine="0"/>
                  <w:jc w:val="left"/>
                </w:pPr>
              </w:pPrChange>
            </w:pPr>
            <w:ins w:id="237" w:author="Kuba Fa" w:date="2023-03-20T11:24:00Z">
              <w:r>
                <w:t xml:space="preserve">Lechia </w:t>
              </w:r>
            </w:ins>
            <w:ins w:id="238" w:author="Kuba Fa" w:date="2023-03-20T11:42:00Z">
              <w:r w:rsidR="006056A5">
                <w:t>–</w:t>
              </w:r>
            </w:ins>
            <w:ins w:id="239" w:author="Kuba Fa" w:date="2023-03-20T11:24:00Z">
              <w:r>
                <w:t xml:space="preserve"> Piast</w:t>
              </w:r>
            </w:ins>
          </w:p>
        </w:tc>
        <w:tc>
          <w:tcPr>
            <w:tcW w:w="1417" w:type="dxa"/>
            <w:tcPrChange w:id="240" w:author="Kuba Fa" w:date="2023-03-20T13:02:00Z">
              <w:tcPr>
                <w:tcW w:w="1417" w:type="dxa"/>
              </w:tcPr>
            </w:tcPrChange>
          </w:tcPr>
          <w:p w14:paraId="5B0955A1" w14:textId="1D8DF11D" w:rsidR="00DA532A" w:rsidRDefault="00DA532A">
            <w:pPr>
              <w:pStyle w:val="MojNormalny2"/>
              <w:ind w:firstLine="0"/>
              <w:jc w:val="center"/>
              <w:rPr>
                <w:ins w:id="241" w:author="Kuba Fa" w:date="2023-03-20T11:19:00Z"/>
              </w:rPr>
              <w:pPrChange w:id="242" w:author="Kuba Fa" w:date="2023-03-20T11:21:00Z">
                <w:pPr>
                  <w:pStyle w:val="MojNormalny2"/>
                  <w:ind w:firstLine="0"/>
                  <w:jc w:val="left"/>
                </w:pPr>
              </w:pPrChange>
            </w:pPr>
            <w:ins w:id="243" w:author="Kuba Fa" w:date="2023-03-20T11:24:00Z">
              <w:r>
                <w:t>1-3</w:t>
              </w:r>
            </w:ins>
          </w:p>
        </w:tc>
        <w:tc>
          <w:tcPr>
            <w:tcW w:w="1985" w:type="dxa"/>
            <w:tcPrChange w:id="244" w:author="Kuba Fa" w:date="2023-03-20T13:02:00Z">
              <w:tcPr>
                <w:tcW w:w="1701" w:type="dxa"/>
              </w:tcPr>
            </w:tcPrChange>
          </w:tcPr>
          <w:p w14:paraId="1026F4E2" w14:textId="7FFA3E6A" w:rsidR="00DA532A" w:rsidRDefault="00AD72AF">
            <w:pPr>
              <w:pStyle w:val="MojNormalny2"/>
              <w:ind w:firstLine="0"/>
              <w:jc w:val="center"/>
              <w:rPr>
                <w:ins w:id="245" w:author="Kuba Fa" w:date="2023-03-20T11:19:00Z"/>
              </w:rPr>
              <w:pPrChange w:id="246" w:author="Kuba Fa" w:date="2023-03-20T11:21:00Z">
                <w:pPr>
                  <w:pStyle w:val="MojNormalny2"/>
                  <w:ind w:firstLine="0"/>
                  <w:jc w:val="left"/>
                </w:pPr>
              </w:pPrChange>
            </w:pPr>
            <w:ins w:id="247" w:author="Kuba Fa" w:date="2023-03-20T13:18:00Z">
              <w:r>
                <w:t xml:space="preserve">1 / </w:t>
              </w:r>
            </w:ins>
            <w:ins w:id="248" w:author="Kuba Fa" w:date="2023-03-20T12:56:00Z">
              <w:r w:rsidR="00002F58">
                <w:t>1-1</w:t>
              </w:r>
            </w:ins>
          </w:p>
        </w:tc>
        <w:tc>
          <w:tcPr>
            <w:tcW w:w="1158" w:type="dxa"/>
            <w:tcPrChange w:id="249" w:author="Kuba Fa" w:date="2023-03-20T13:02:00Z">
              <w:tcPr>
                <w:tcW w:w="1442" w:type="dxa"/>
              </w:tcPr>
            </w:tcPrChange>
          </w:tcPr>
          <w:p w14:paraId="418D2B16" w14:textId="1620E927" w:rsidR="00DA532A" w:rsidRDefault="000C0097">
            <w:pPr>
              <w:pStyle w:val="MojNormalny2"/>
              <w:ind w:firstLine="0"/>
              <w:jc w:val="center"/>
              <w:rPr>
                <w:ins w:id="250" w:author="Kuba Fa" w:date="2023-03-20T11:19:00Z"/>
              </w:rPr>
              <w:pPrChange w:id="251" w:author="Kuba Fa" w:date="2023-03-20T11:21:00Z">
                <w:pPr>
                  <w:pStyle w:val="MojNormalny2"/>
                  <w:ind w:firstLine="0"/>
                  <w:jc w:val="left"/>
                </w:pPr>
              </w:pPrChange>
            </w:pPr>
            <w:ins w:id="252" w:author="Kuba Fa" w:date="2023-03-20T11:54:00Z">
              <w:r>
                <w:t>1-0</w:t>
              </w:r>
            </w:ins>
          </w:p>
        </w:tc>
        <w:tc>
          <w:tcPr>
            <w:tcW w:w="1813" w:type="dxa"/>
            <w:tcPrChange w:id="253" w:author="Kuba Fa" w:date="2023-03-20T13:02:00Z">
              <w:tcPr>
                <w:tcW w:w="1813" w:type="dxa"/>
              </w:tcPr>
            </w:tcPrChange>
          </w:tcPr>
          <w:p w14:paraId="5FBAD28B" w14:textId="2BE00991" w:rsidR="00DA532A" w:rsidRDefault="00002F58">
            <w:pPr>
              <w:pStyle w:val="MojNormalny2"/>
              <w:ind w:firstLine="0"/>
              <w:jc w:val="center"/>
              <w:rPr>
                <w:ins w:id="254" w:author="Kuba Fa" w:date="2023-03-20T11:19:00Z"/>
              </w:rPr>
              <w:pPrChange w:id="255" w:author="Kuba Fa" w:date="2023-03-20T11:21:00Z">
                <w:pPr>
                  <w:pStyle w:val="MojNormalny2"/>
                  <w:ind w:firstLine="0"/>
                  <w:jc w:val="left"/>
                </w:pPr>
              </w:pPrChange>
            </w:pPr>
            <w:ins w:id="256" w:author="Kuba Fa" w:date="2023-03-20T12:53:00Z">
              <w:r>
                <w:t>0-0</w:t>
              </w:r>
            </w:ins>
          </w:p>
        </w:tc>
      </w:tr>
      <w:tr w:rsidR="000C0097" w14:paraId="06B4AACF" w14:textId="77777777" w:rsidTr="0025261A">
        <w:trPr>
          <w:ins w:id="257" w:author="Kuba Fa" w:date="2023-03-20T11:19:00Z"/>
        </w:trPr>
        <w:tc>
          <w:tcPr>
            <w:tcW w:w="2689" w:type="dxa"/>
            <w:tcPrChange w:id="258" w:author="Kuba Fa" w:date="2023-03-20T13:02:00Z">
              <w:tcPr>
                <w:tcW w:w="2689" w:type="dxa"/>
              </w:tcPr>
            </w:tcPrChange>
          </w:tcPr>
          <w:p w14:paraId="3B0B0B1B" w14:textId="00EFA854" w:rsidR="00DA532A" w:rsidRDefault="00DA532A">
            <w:pPr>
              <w:pStyle w:val="MojNormalny2"/>
              <w:ind w:firstLine="0"/>
              <w:jc w:val="center"/>
              <w:rPr>
                <w:ins w:id="259" w:author="Kuba Fa" w:date="2023-03-20T11:19:00Z"/>
              </w:rPr>
              <w:pPrChange w:id="260" w:author="Kuba Fa" w:date="2023-03-20T11:21:00Z">
                <w:pPr>
                  <w:pStyle w:val="MojNormalny2"/>
                  <w:ind w:firstLine="0"/>
                  <w:jc w:val="left"/>
                </w:pPr>
              </w:pPrChange>
            </w:pPr>
            <w:ins w:id="261" w:author="Kuba Fa" w:date="2023-03-20T11:25:00Z">
              <w:r>
                <w:t>Radomiak – Pogoń</w:t>
              </w:r>
            </w:ins>
          </w:p>
        </w:tc>
        <w:tc>
          <w:tcPr>
            <w:tcW w:w="1417" w:type="dxa"/>
            <w:tcPrChange w:id="262" w:author="Kuba Fa" w:date="2023-03-20T13:02:00Z">
              <w:tcPr>
                <w:tcW w:w="1417" w:type="dxa"/>
              </w:tcPr>
            </w:tcPrChange>
          </w:tcPr>
          <w:p w14:paraId="31B5D0DE" w14:textId="0930B9EA" w:rsidR="00DA532A" w:rsidRDefault="00DA532A">
            <w:pPr>
              <w:pStyle w:val="MojNormalny2"/>
              <w:ind w:firstLine="0"/>
              <w:jc w:val="center"/>
              <w:rPr>
                <w:ins w:id="263" w:author="Kuba Fa" w:date="2023-03-20T11:19:00Z"/>
              </w:rPr>
              <w:pPrChange w:id="264" w:author="Kuba Fa" w:date="2023-03-20T11:21:00Z">
                <w:pPr>
                  <w:pStyle w:val="MojNormalny2"/>
                  <w:ind w:firstLine="0"/>
                  <w:jc w:val="left"/>
                </w:pPr>
              </w:pPrChange>
            </w:pPr>
            <w:ins w:id="265" w:author="Kuba Fa" w:date="2023-03-20T11:25:00Z">
              <w:r>
                <w:t>1-2</w:t>
              </w:r>
            </w:ins>
          </w:p>
        </w:tc>
        <w:tc>
          <w:tcPr>
            <w:tcW w:w="1985" w:type="dxa"/>
            <w:tcPrChange w:id="266" w:author="Kuba Fa" w:date="2023-03-20T13:02:00Z">
              <w:tcPr>
                <w:tcW w:w="1701" w:type="dxa"/>
              </w:tcPr>
            </w:tcPrChange>
          </w:tcPr>
          <w:p w14:paraId="271AA81F" w14:textId="5C0CDCF4" w:rsidR="00DA532A" w:rsidRPr="009C320B" w:rsidRDefault="00AD72AF">
            <w:pPr>
              <w:pStyle w:val="MojNormalny2"/>
              <w:ind w:firstLine="0"/>
              <w:jc w:val="center"/>
              <w:rPr>
                <w:ins w:id="267" w:author="Kuba Fa" w:date="2023-03-20T11:19:00Z"/>
                <w:u w:val="single"/>
                <w:rPrChange w:id="268" w:author="Kuba Fa" w:date="2023-03-20T14:03:00Z">
                  <w:rPr>
                    <w:ins w:id="269" w:author="Kuba Fa" w:date="2023-03-20T11:19:00Z"/>
                  </w:rPr>
                </w:rPrChange>
              </w:rPr>
              <w:pPrChange w:id="270" w:author="Kuba Fa" w:date="2023-03-20T11:21:00Z">
                <w:pPr>
                  <w:pStyle w:val="MojNormalny2"/>
                  <w:ind w:firstLine="0"/>
                  <w:jc w:val="left"/>
                </w:pPr>
              </w:pPrChange>
            </w:pPr>
            <w:ins w:id="271" w:author="Kuba Fa" w:date="2023-03-20T13:18:00Z">
              <w:r w:rsidRPr="009C320B">
                <w:rPr>
                  <w:u w:val="single"/>
                  <w:rPrChange w:id="272" w:author="Kuba Fa" w:date="2023-03-20T14:03:00Z">
                    <w:rPr/>
                  </w:rPrChange>
                </w:rPr>
                <w:t xml:space="preserve">2 / </w:t>
              </w:r>
            </w:ins>
            <w:ins w:id="273" w:author="Kuba Fa" w:date="2023-03-20T12:55:00Z">
              <w:r w:rsidR="00002F58" w:rsidRPr="009C320B">
                <w:rPr>
                  <w:u w:val="single"/>
                  <w:rPrChange w:id="274" w:author="Kuba Fa" w:date="2023-03-20T14:03:00Z">
                    <w:rPr/>
                  </w:rPrChange>
                </w:rPr>
                <w:t>1-1</w:t>
              </w:r>
            </w:ins>
          </w:p>
        </w:tc>
        <w:tc>
          <w:tcPr>
            <w:tcW w:w="1158" w:type="dxa"/>
            <w:tcPrChange w:id="275" w:author="Kuba Fa" w:date="2023-03-20T13:02:00Z">
              <w:tcPr>
                <w:tcW w:w="1442" w:type="dxa"/>
              </w:tcPr>
            </w:tcPrChange>
          </w:tcPr>
          <w:p w14:paraId="44B06E13" w14:textId="3C66D57F" w:rsidR="00DA532A" w:rsidRDefault="000C0097">
            <w:pPr>
              <w:pStyle w:val="MojNormalny2"/>
              <w:ind w:firstLine="0"/>
              <w:jc w:val="center"/>
              <w:rPr>
                <w:ins w:id="276" w:author="Kuba Fa" w:date="2023-03-20T11:19:00Z"/>
              </w:rPr>
              <w:pPrChange w:id="277" w:author="Kuba Fa" w:date="2023-03-20T11:21:00Z">
                <w:pPr>
                  <w:pStyle w:val="MojNormalny2"/>
                  <w:ind w:firstLine="0"/>
                  <w:jc w:val="left"/>
                </w:pPr>
              </w:pPrChange>
            </w:pPr>
            <w:ins w:id="278" w:author="Kuba Fa" w:date="2023-03-20T11:54:00Z">
              <w:r>
                <w:t>2-2</w:t>
              </w:r>
            </w:ins>
          </w:p>
        </w:tc>
        <w:tc>
          <w:tcPr>
            <w:tcW w:w="1813" w:type="dxa"/>
            <w:tcPrChange w:id="279" w:author="Kuba Fa" w:date="2023-03-20T13:02:00Z">
              <w:tcPr>
                <w:tcW w:w="1813" w:type="dxa"/>
              </w:tcPr>
            </w:tcPrChange>
          </w:tcPr>
          <w:p w14:paraId="3F7BAD50" w14:textId="3F459879" w:rsidR="00DA532A" w:rsidRDefault="00002F58">
            <w:pPr>
              <w:pStyle w:val="MojNormalny2"/>
              <w:ind w:firstLine="0"/>
              <w:jc w:val="center"/>
              <w:rPr>
                <w:ins w:id="280" w:author="Kuba Fa" w:date="2023-03-20T11:19:00Z"/>
              </w:rPr>
              <w:pPrChange w:id="281" w:author="Kuba Fa" w:date="2023-03-20T11:21:00Z">
                <w:pPr>
                  <w:pStyle w:val="MojNormalny2"/>
                  <w:ind w:firstLine="0"/>
                  <w:jc w:val="left"/>
                </w:pPr>
              </w:pPrChange>
            </w:pPr>
            <w:ins w:id="282" w:author="Kuba Fa" w:date="2023-03-20T12:53:00Z">
              <w:r>
                <w:t>2-2</w:t>
              </w:r>
            </w:ins>
          </w:p>
        </w:tc>
      </w:tr>
      <w:tr w:rsidR="000C0097" w14:paraId="67E3DB4D" w14:textId="77777777" w:rsidTr="0025261A">
        <w:trPr>
          <w:ins w:id="283" w:author="Kuba Fa" w:date="2023-03-20T11:19:00Z"/>
        </w:trPr>
        <w:tc>
          <w:tcPr>
            <w:tcW w:w="2689" w:type="dxa"/>
            <w:tcPrChange w:id="284" w:author="Kuba Fa" w:date="2023-03-20T13:02:00Z">
              <w:tcPr>
                <w:tcW w:w="2689" w:type="dxa"/>
              </w:tcPr>
            </w:tcPrChange>
          </w:tcPr>
          <w:p w14:paraId="5C098B62" w14:textId="3F129482" w:rsidR="00DA532A" w:rsidRDefault="00DA532A">
            <w:pPr>
              <w:pStyle w:val="MojNormalny2"/>
              <w:ind w:firstLine="0"/>
              <w:jc w:val="center"/>
              <w:rPr>
                <w:ins w:id="285" w:author="Kuba Fa" w:date="2023-03-20T11:19:00Z"/>
              </w:rPr>
              <w:pPrChange w:id="286" w:author="Kuba Fa" w:date="2023-03-20T11:21:00Z">
                <w:pPr>
                  <w:pStyle w:val="MojNormalny2"/>
                  <w:ind w:firstLine="0"/>
                  <w:jc w:val="left"/>
                </w:pPr>
              </w:pPrChange>
            </w:pPr>
            <w:ins w:id="287" w:author="Kuba Fa" w:date="2023-03-20T11:25:00Z">
              <w:r>
                <w:t xml:space="preserve">Śląsk </w:t>
              </w:r>
              <w:r w:rsidR="008C6C4C">
                <w:t>–</w:t>
              </w:r>
              <w:r>
                <w:t xml:space="preserve"> Legia</w:t>
              </w:r>
            </w:ins>
          </w:p>
        </w:tc>
        <w:tc>
          <w:tcPr>
            <w:tcW w:w="1417" w:type="dxa"/>
            <w:tcPrChange w:id="288" w:author="Kuba Fa" w:date="2023-03-20T13:02:00Z">
              <w:tcPr>
                <w:tcW w:w="1417" w:type="dxa"/>
              </w:tcPr>
            </w:tcPrChange>
          </w:tcPr>
          <w:p w14:paraId="753513AD" w14:textId="6D1AFDC4" w:rsidR="00DA532A" w:rsidRDefault="008C6C4C">
            <w:pPr>
              <w:pStyle w:val="MojNormalny2"/>
              <w:ind w:firstLine="0"/>
              <w:jc w:val="center"/>
              <w:rPr>
                <w:ins w:id="289" w:author="Kuba Fa" w:date="2023-03-20T11:19:00Z"/>
              </w:rPr>
              <w:pPrChange w:id="290" w:author="Kuba Fa" w:date="2023-03-20T11:21:00Z">
                <w:pPr>
                  <w:pStyle w:val="MojNormalny2"/>
                  <w:ind w:firstLine="0"/>
                  <w:jc w:val="left"/>
                </w:pPr>
              </w:pPrChange>
            </w:pPr>
            <w:ins w:id="291" w:author="Kuba Fa" w:date="2023-03-20T11:25:00Z">
              <w:r>
                <w:t>0-0</w:t>
              </w:r>
            </w:ins>
          </w:p>
        </w:tc>
        <w:tc>
          <w:tcPr>
            <w:tcW w:w="1985" w:type="dxa"/>
            <w:tcPrChange w:id="292" w:author="Kuba Fa" w:date="2023-03-20T13:02:00Z">
              <w:tcPr>
                <w:tcW w:w="1701" w:type="dxa"/>
              </w:tcPr>
            </w:tcPrChange>
          </w:tcPr>
          <w:p w14:paraId="1040D554" w14:textId="55BDF227" w:rsidR="00DA532A" w:rsidRDefault="00AD72AF">
            <w:pPr>
              <w:pStyle w:val="MojNormalny2"/>
              <w:ind w:firstLine="0"/>
              <w:jc w:val="center"/>
              <w:rPr>
                <w:ins w:id="293" w:author="Kuba Fa" w:date="2023-03-20T11:19:00Z"/>
              </w:rPr>
              <w:pPrChange w:id="294" w:author="Kuba Fa" w:date="2023-03-20T11:21:00Z">
                <w:pPr>
                  <w:pStyle w:val="MojNormalny2"/>
                  <w:ind w:firstLine="0"/>
                  <w:jc w:val="left"/>
                </w:pPr>
              </w:pPrChange>
            </w:pPr>
            <w:ins w:id="295" w:author="Kuba Fa" w:date="2023-03-20T13:18:00Z">
              <w:r>
                <w:t xml:space="preserve">2 / </w:t>
              </w:r>
            </w:ins>
            <w:ins w:id="296" w:author="Kuba Fa" w:date="2023-03-20T12:56:00Z">
              <w:r w:rsidR="00002F58" w:rsidRPr="009C320B">
                <w:rPr>
                  <w:b/>
                  <w:bCs/>
                  <w:u w:val="single"/>
                  <w:rPrChange w:id="297" w:author="Kuba Fa" w:date="2023-03-20T14:08:00Z">
                    <w:rPr/>
                  </w:rPrChange>
                </w:rPr>
                <w:t>1-1</w:t>
              </w:r>
            </w:ins>
          </w:p>
        </w:tc>
        <w:tc>
          <w:tcPr>
            <w:tcW w:w="1158" w:type="dxa"/>
            <w:tcPrChange w:id="298" w:author="Kuba Fa" w:date="2023-03-20T13:02:00Z">
              <w:tcPr>
                <w:tcW w:w="1442" w:type="dxa"/>
              </w:tcPr>
            </w:tcPrChange>
          </w:tcPr>
          <w:p w14:paraId="2244A633" w14:textId="331330CD" w:rsidR="00DA532A" w:rsidRDefault="000C0097">
            <w:pPr>
              <w:pStyle w:val="MojNormalny2"/>
              <w:ind w:firstLine="0"/>
              <w:jc w:val="center"/>
              <w:rPr>
                <w:ins w:id="299" w:author="Kuba Fa" w:date="2023-03-20T11:19:00Z"/>
              </w:rPr>
              <w:pPrChange w:id="300" w:author="Kuba Fa" w:date="2023-03-20T11:21:00Z">
                <w:pPr>
                  <w:pStyle w:val="MojNormalny2"/>
                  <w:ind w:firstLine="0"/>
                  <w:jc w:val="left"/>
                </w:pPr>
              </w:pPrChange>
            </w:pPr>
            <w:ins w:id="301" w:author="Kuba Fa" w:date="2023-03-20T11:54:00Z">
              <w:r>
                <w:t>1-2</w:t>
              </w:r>
            </w:ins>
          </w:p>
        </w:tc>
        <w:tc>
          <w:tcPr>
            <w:tcW w:w="1813" w:type="dxa"/>
            <w:tcPrChange w:id="302" w:author="Kuba Fa" w:date="2023-03-20T13:02:00Z">
              <w:tcPr>
                <w:tcW w:w="1813" w:type="dxa"/>
              </w:tcPr>
            </w:tcPrChange>
          </w:tcPr>
          <w:p w14:paraId="3EA8AC39" w14:textId="145325A3" w:rsidR="00DA532A" w:rsidRPr="009C320B" w:rsidRDefault="00002F58">
            <w:pPr>
              <w:pStyle w:val="MojNormalny2"/>
              <w:ind w:firstLine="0"/>
              <w:jc w:val="center"/>
              <w:rPr>
                <w:ins w:id="303" w:author="Kuba Fa" w:date="2023-03-20T11:19:00Z"/>
                <w:b/>
                <w:bCs/>
                <w:u w:val="single"/>
                <w:rPrChange w:id="304" w:author="Kuba Fa" w:date="2023-03-20T14:03:00Z">
                  <w:rPr>
                    <w:ins w:id="305" w:author="Kuba Fa" w:date="2023-03-20T11:19:00Z"/>
                  </w:rPr>
                </w:rPrChange>
              </w:rPr>
              <w:pPrChange w:id="306" w:author="Kuba Fa" w:date="2023-03-20T11:21:00Z">
                <w:pPr>
                  <w:pStyle w:val="MojNormalny2"/>
                  <w:ind w:firstLine="0"/>
                  <w:jc w:val="left"/>
                </w:pPr>
              </w:pPrChange>
            </w:pPr>
            <w:ins w:id="307" w:author="Kuba Fa" w:date="2023-03-20T12:53:00Z">
              <w:r w:rsidRPr="009C320B">
                <w:rPr>
                  <w:b/>
                  <w:bCs/>
                  <w:color w:val="70AD47" w:themeColor="accent6"/>
                  <w:u w:val="single"/>
                  <w:rPrChange w:id="308" w:author="Kuba Fa" w:date="2023-03-20T14:03:00Z">
                    <w:rPr/>
                  </w:rPrChange>
                </w:rPr>
                <w:t>0-0</w:t>
              </w:r>
            </w:ins>
          </w:p>
        </w:tc>
      </w:tr>
      <w:tr w:rsidR="000C0097" w14:paraId="08952B1C" w14:textId="77777777" w:rsidTr="0025261A">
        <w:trPr>
          <w:ins w:id="309" w:author="Kuba Fa" w:date="2023-03-20T11:19:00Z"/>
        </w:trPr>
        <w:tc>
          <w:tcPr>
            <w:tcW w:w="2689" w:type="dxa"/>
            <w:tcPrChange w:id="310" w:author="Kuba Fa" w:date="2023-03-20T13:02:00Z">
              <w:tcPr>
                <w:tcW w:w="2689" w:type="dxa"/>
              </w:tcPr>
            </w:tcPrChange>
          </w:tcPr>
          <w:p w14:paraId="2B60F596" w14:textId="20049454" w:rsidR="00DA532A" w:rsidRDefault="008C6C4C">
            <w:pPr>
              <w:pStyle w:val="MojNormalny2"/>
              <w:ind w:firstLine="0"/>
              <w:jc w:val="center"/>
              <w:rPr>
                <w:ins w:id="311" w:author="Kuba Fa" w:date="2023-03-20T11:19:00Z"/>
              </w:rPr>
              <w:pPrChange w:id="312" w:author="Kuba Fa" w:date="2023-03-20T11:21:00Z">
                <w:pPr>
                  <w:pStyle w:val="MojNormalny2"/>
                  <w:ind w:firstLine="0"/>
                  <w:jc w:val="left"/>
                </w:pPr>
              </w:pPrChange>
            </w:pPr>
            <w:ins w:id="313" w:author="Kuba Fa" w:date="2023-03-20T11:25:00Z">
              <w:r>
                <w:t>Warta – Stal</w:t>
              </w:r>
            </w:ins>
          </w:p>
        </w:tc>
        <w:tc>
          <w:tcPr>
            <w:tcW w:w="1417" w:type="dxa"/>
            <w:tcPrChange w:id="314" w:author="Kuba Fa" w:date="2023-03-20T13:02:00Z">
              <w:tcPr>
                <w:tcW w:w="1417" w:type="dxa"/>
              </w:tcPr>
            </w:tcPrChange>
          </w:tcPr>
          <w:p w14:paraId="41BA4273" w14:textId="684D4CBF" w:rsidR="00DA532A" w:rsidRDefault="008C6C4C">
            <w:pPr>
              <w:pStyle w:val="MojNormalny2"/>
              <w:ind w:firstLine="0"/>
              <w:jc w:val="center"/>
              <w:rPr>
                <w:ins w:id="315" w:author="Kuba Fa" w:date="2023-03-20T11:19:00Z"/>
              </w:rPr>
              <w:pPrChange w:id="316" w:author="Kuba Fa" w:date="2023-03-20T11:21:00Z">
                <w:pPr>
                  <w:pStyle w:val="MojNormalny2"/>
                  <w:ind w:firstLine="0"/>
                  <w:jc w:val="left"/>
                </w:pPr>
              </w:pPrChange>
            </w:pPr>
            <w:ins w:id="317" w:author="Kuba Fa" w:date="2023-03-20T11:25:00Z">
              <w:r>
                <w:t>1-1</w:t>
              </w:r>
            </w:ins>
          </w:p>
        </w:tc>
        <w:tc>
          <w:tcPr>
            <w:tcW w:w="1985" w:type="dxa"/>
            <w:tcPrChange w:id="318" w:author="Kuba Fa" w:date="2023-03-20T13:02:00Z">
              <w:tcPr>
                <w:tcW w:w="1701" w:type="dxa"/>
              </w:tcPr>
            </w:tcPrChange>
          </w:tcPr>
          <w:p w14:paraId="21941025" w14:textId="0DAC798C" w:rsidR="00DA532A" w:rsidRDefault="00AD72AF">
            <w:pPr>
              <w:pStyle w:val="MojNormalny2"/>
              <w:ind w:firstLine="0"/>
              <w:jc w:val="center"/>
              <w:rPr>
                <w:ins w:id="319" w:author="Kuba Fa" w:date="2023-03-20T11:19:00Z"/>
              </w:rPr>
              <w:pPrChange w:id="320" w:author="Kuba Fa" w:date="2023-03-20T11:21:00Z">
                <w:pPr>
                  <w:pStyle w:val="MojNormalny2"/>
                  <w:ind w:firstLine="0"/>
                  <w:jc w:val="left"/>
                </w:pPr>
              </w:pPrChange>
            </w:pPr>
            <w:ins w:id="321" w:author="Kuba Fa" w:date="2023-03-20T13:17:00Z">
              <w:r>
                <w:t xml:space="preserve">1 / </w:t>
              </w:r>
            </w:ins>
            <w:ins w:id="322" w:author="Kuba Fa" w:date="2023-03-20T12:55:00Z">
              <w:r w:rsidR="00002F58">
                <w:t>1-0</w:t>
              </w:r>
            </w:ins>
          </w:p>
        </w:tc>
        <w:tc>
          <w:tcPr>
            <w:tcW w:w="1158" w:type="dxa"/>
            <w:tcPrChange w:id="323" w:author="Kuba Fa" w:date="2023-03-20T13:02:00Z">
              <w:tcPr>
                <w:tcW w:w="1442" w:type="dxa"/>
              </w:tcPr>
            </w:tcPrChange>
          </w:tcPr>
          <w:p w14:paraId="483C112A" w14:textId="1E5A2AD8" w:rsidR="00DA532A" w:rsidRPr="009C320B" w:rsidRDefault="000C0097">
            <w:pPr>
              <w:pStyle w:val="MojNormalny2"/>
              <w:ind w:firstLine="0"/>
              <w:jc w:val="center"/>
              <w:rPr>
                <w:ins w:id="324" w:author="Kuba Fa" w:date="2023-03-20T11:19:00Z"/>
                <w:b/>
                <w:bCs/>
                <w:color w:val="70AD47" w:themeColor="accent6"/>
                <w:u w:val="single"/>
                <w:rPrChange w:id="325" w:author="Kuba Fa" w:date="2023-03-20T14:04:00Z">
                  <w:rPr>
                    <w:ins w:id="326" w:author="Kuba Fa" w:date="2023-03-20T11:19:00Z"/>
                  </w:rPr>
                </w:rPrChange>
              </w:rPr>
              <w:pPrChange w:id="327" w:author="Kuba Fa" w:date="2023-03-20T11:21:00Z">
                <w:pPr>
                  <w:pStyle w:val="MojNormalny2"/>
                  <w:ind w:firstLine="0"/>
                  <w:jc w:val="left"/>
                </w:pPr>
              </w:pPrChange>
            </w:pPr>
            <w:ins w:id="328" w:author="Kuba Fa" w:date="2023-03-20T11:54:00Z">
              <w:r w:rsidRPr="009C320B">
                <w:rPr>
                  <w:b/>
                  <w:bCs/>
                  <w:color w:val="70AD47" w:themeColor="accent6"/>
                  <w:u w:val="single"/>
                  <w:rPrChange w:id="329" w:author="Kuba Fa" w:date="2023-03-20T14:04:00Z">
                    <w:rPr/>
                  </w:rPrChange>
                </w:rPr>
                <w:t>1-1</w:t>
              </w:r>
            </w:ins>
          </w:p>
        </w:tc>
        <w:tc>
          <w:tcPr>
            <w:tcW w:w="1813" w:type="dxa"/>
            <w:tcPrChange w:id="330" w:author="Kuba Fa" w:date="2023-03-20T13:02:00Z">
              <w:tcPr>
                <w:tcW w:w="1813" w:type="dxa"/>
              </w:tcPr>
            </w:tcPrChange>
          </w:tcPr>
          <w:p w14:paraId="436B5B2A" w14:textId="6B56E935" w:rsidR="00DA532A" w:rsidRDefault="00002F58">
            <w:pPr>
              <w:pStyle w:val="MojNormalny2"/>
              <w:ind w:firstLine="0"/>
              <w:jc w:val="center"/>
              <w:rPr>
                <w:ins w:id="331" w:author="Kuba Fa" w:date="2023-03-20T11:19:00Z"/>
              </w:rPr>
              <w:pPrChange w:id="332" w:author="Kuba Fa" w:date="2023-03-20T11:21:00Z">
                <w:pPr>
                  <w:pStyle w:val="MojNormalny2"/>
                  <w:ind w:firstLine="0"/>
                  <w:jc w:val="left"/>
                </w:pPr>
              </w:pPrChange>
            </w:pPr>
            <w:ins w:id="333" w:author="Kuba Fa" w:date="2023-03-20T12:53:00Z">
              <w:r>
                <w:t>0-2</w:t>
              </w:r>
            </w:ins>
          </w:p>
        </w:tc>
      </w:tr>
      <w:tr w:rsidR="000C0097" w14:paraId="07FC5C4E" w14:textId="77777777" w:rsidTr="0025261A">
        <w:trPr>
          <w:ins w:id="334" w:author="Kuba Fa" w:date="2023-03-20T11:19:00Z"/>
        </w:trPr>
        <w:tc>
          <w:tcPr>
            <w:tcW w:w="2689" w:type="dxa"/>
            <w:tcPrChange w:id="335" w:author="Kuba Fa" w:date="2023-03-20T13:02:00Z">
              <w:tcPr>
                <w:tcW w:w="2689" w:type="dxa"/>
              </w:tcPr>
            </w:tcPrChange>
          </w:tcPr>
          <w:p w14:paraId="5DA38446" w14:textId="75748B73" w:rsidR="00DA532A" w:rsidRDefault="008C6C4C">
            <w:pPr>
              <w:pStyle w:val="MojNormalny2"/>
              <w:ind w:firstLine="0"/>
              <w:jc w:val="center"/>
              <w:rPr>
                <w:ins w:id="336" w:author="Kuba Fa" w:date="2023-03-20T11:19:00Z"/>
              </w:rPr>
              <w:pPrChange w:id="337" w:author="Kuba Fa" w:date="2023-03-20T11:21:00Z">
                <w:pPr>
                  <w:pStyle w:val="MojNormalny2"/>
                  <w:ind w:firstLine="0"/>
                  <w:jc w:val="left"/>
                </w:pPr>
              </w:pPrChange>
            </w:pPr>
            <w:ins w:id="338" w:author="Kuba Fa" w:date="2023-03-20T11:26:00Z">
              <w:r>
                <w:lastRenderedPageBreak/>
                <w:t>Wisła – Cracovia</w:t>
              </w:r>
            </w:ins>
          </w:p>
        </w:tc>
        <w:tc>
          <w:tcPr>
            <w:tcW w:w="1417" w:type="dxa"/>
            <w:tcPrChange w:id="339" w:author="Kuba Fa" w:date="2023-03-20T13:02:00Z">
              <w:tcPr>
                <w:tcW w:w="1417" w:type="dxa"/>
              </w:tcPr>
            </w:tcPrChange>
          </w:tcPr>
          <w:p w14:paraId="6516469F" w14:textId="68C28FEE" w:rsidR="00DA532A" w:rsidRDefault="008C6C4C">
            <w:pPr>
              <w:pStyle w:val="MojNormalny2"/>
              <w:ind w:firstLine="0"/>
              <w:jc w:val="center"/>
              <w:rPr>
                <w:ins w:id="340" w:author="Kuba Fa" w:date="2023-03-20T11:19:00Z"/>
              </w:rPr>
              <w:pPrChange w:id="341" w:author="Kuba Fa" w:date="2023-03-20T11:21:00Z">
                <w:pPr>
                  <w:pStyle w:val="MojNormalny2"/>
                  <w:ind w:firstLine="0"/>
                  <w:jc w:val="left"/>
                </w:pPr>
              </w:pPrChange>
            </w:pPr>
            <w:ins w:id="342" w:author="Kuba Fa" w:date="2023-03-20T11:26:00Z">
              <w:r>
                <w:t>1-0</w:t>
              </w:r>
            </w:ins>
          </w:p>
        </w:tc>
        <w:tc>
          <w:tcPr>
            <w:tcW w:w="1985" w:type="dxa"/>
            <w:tcPrChange w:id="343" w:author="Kuba Fa" w:date="2023-03-20T13:02:00Z">
              <w:tcPr>
                <w:tcW w:w="1701" w:type="dxa"/>
              </w:tcPr>
            </w:tcPrChange>
          </w:tcPr>
          <w:p w14:paraId="22A02FC2" w14:textId="2645F87E" w:rsidR="00DA532A" w:rsidRPr="009C320B" w:rsidRDefault="00AD72AF">
            <w:pPr>
              <w:pStyle w:val="MojNormalny2"/>
              <w:ind w:firstLine="0"/>
              <w:jc w:val="center"/>
              <w:rPr>
                <w:ins w:id="344" w:author="Kuba Fa" w:date="2023-03-20T11:19:00Z"/>
                <w:u w:val="single"/>
                <w:rPrChange w:id="345" w:author="Kuba Fa" w:date="2023-03-20T14:04:00Z">
                  <w:rPr>
                    <w:ins w:id="346" w:author="Kuba Fa" w:date="2023-03-20T11:19:00Z"/>
                  </w:rPr>
                </w:rPrChange>
              </w:rPr>
              <w:pPrChange w:id="347" w:author="Kuba Fa" w:date="2023-03-20T11:21:00Z">
                <w:pPr>
                  <w:pStyle w:val="MojNormalny2"/>
                  <w:ind w:firstLine="0"/>
                  <w:jc w:val="left"/>
                </w:pPr>
              </w:pPrChange>
            </w:pPr>
            <w:ins w:id="348" w:author="Kuba Fa" w:date="2023-03-20T13:17:00Z">
              <w:r w:rsidRPr="009C320B">
                <w:rPr>
                  <w:u w:val="single"/>
                  <w:rPrChange w:id="349" w:author="Kuba Fa" w:date="2023-03-20T14:04:00Z">
                    <w:rPr/>
                  </w:rPrChange>
                </w:rPr>
                <w:t xml:space="preserve">1 / </w:t>
              </w:r>
            </w:ins>
            <w:ins w:id="350" w:author="Kuba Fa" w:date="2023-03-20T12:55:00Z">
              <w:r w:rsidR="00002F58" w:rsidRPr="009C320B">
                <w:rPr>
                  <w:u w:val="single"/>
                  <w:rPrChange w:id="351" w:author="Kuba Fa" w:date="2023-03-20T14:04:00Z">
                    <w:rPr/>
                  </w:rPrChange>
                </w:rPr>
                <w:t>1-1</w:t>
              </w:r>
            </w:ins>
          </w:p>
        </w:tc>
        <w:tc>
          <w:tcPr>
            <w:tcW w:w="1158" w:type="dxa"/>
            <w:tcPrChange w:id="352" w:author="Kuba Fa" w:date="2023-03-20T13:02:00Z">
              <w:tcPr>
                <w:tcW w:w="1442" w:type="dxa"/>
              </w:tcPr>
            </w:tcPrChange>
          </w:tcPr>
          <w:p w14:paraId="7654F1D3" w14:textId="014AE919" w:rsidR="00DA532A" w:rsidRDefault="000C0097">
            <w:pPr>
              <w:pStyle w:val="MojNormalny2"/>
              <w:ind w:firstLine="0"/>
              <w:jc w:val="center"/>
              <w:rPr>
                <w:ins w:id="353" w:author="Kuba Fa" w:date="2023-03-20T11:19:00Z"/>
              </w:rPr>
              <w:pPrChange w:id="354" w:author="Kuba Fa" w:date="2023-03-20T11:21:00Z">
                <w:pPr>
                  <w:pStyle w:val="MojNormalny2"/>
                  <w:ind w:firstLine="0"/>
                  <w:jc w:val="left"/>
                </w:pPr>
              </w:pPrChange>
            </w:pPr>
            <w:ins w:id="355" w:author="Kuba Fa" w:date="2023-03-20T11:54:00Z">
              <w:r>
                <w:t>1-2</w:t>
              </w:r>
            </w:ins>
          </w:p>
        </w:tc>
        <w:tc>
          <w:tcPr>
            <w:tcW w:w="1813" w:type="dxa"/>
            <w:tcPrChange w:id="356" w:author="Kuba Fa" w:date="2023-03-20T13:02:00Z">
              <w:tcPr>
                <w:tcW w:w="1813" w:type="dxa"/>
              </w:tcPr>
            </w:tcPrChange>
          </w:tcPr>
          <w:p w14:paraId="33CE2F61" w14:textId="3C8BA442" w:rsidR="00DA532A" w:rsidRDefault="00002F58">
            <w:pPr>
              <w:pStyle w:val="MojNormalny2"/>
              <w:ind w:firstLine="0"/>
              <w:jc w:val="center"/>
              <w:rPr>
                <w:ins w:id="357" w:author="Kuba Fa" w:date="2023-03-20T11:19:00Z"/>
              </w:rPr>
              <w:pPrChange w:id="358" w:author="Kuba Fa" w:date="2023-03-20T11:21:00Z">
                <w:pPr>
                  <w:pStyle w:val="MojNormalny2"/>
                  <w:ind w:firstLine="0"/>
                  <w:jc w:val="left"/>
                </w:pPr>
              </w:pPrChange>
            </w:pPr>
            <w:ins w:id="359" w:author="Kuba Fa" w:date="2023-03-20T12:52:00Z">
              <w:r>
                <w:t>1-1</w:t>
              </w:r>
            </w:ins>
          </w:p>
        </w:tc>
      </w:tr>
      <w:tr w:rsidR="000C0097" w14:paraId="7B38EB57" w14:textId="77777777" w:rsidTr="0025261A">
        <w:trPr>
          <w:ins w:id="360" w:author="Kuba Fa" w:date="2023-03-20T11:19:00Z"/>
        </w:trPr>
        <w:tc>
          <w:tcPr>
            <w:tcW w:w="2689" w:type="dxa"/>
            <w:tcPrChange w:id="361" w:author="Kuba Fa" w:date="2023-03-20T13:02:00Z">
              <w:tcPr>
                <w:tcW w:w="2689" w:type="dxa"/>
              </w:tcPr>
            </w:tcPrChange>
          </w:tcPr>
          <w:p w14:paraId="776DDB6C" w14:textId="3A80D9E3" w:rsidR="00DA532A" w:rsidRDefault="008C6C4C">
            <w:pPr>
              <w:pStyle w:val="MojNormalny2"/>
              <w:ind w:firstLine="0"/>
              <w:jc w:val="center"/>
              <w:rPr>
                <w:ins w:id="362" w:author="Kuba Fa" w:date="2023-03-20T11:19:00Z"/>
              </w:rPr>
              <w:pPrChange w:id="363" w:author="Kuba Fa" w:date="2023-03-20T11:21:00Z">
                <w:pPr>
                  <w:pStyle w:val="MojNormalny2"/>
                  <w:ind w:firstLine="0"/>
                  <w:jc w:val="left"/>
                </w:pPr>
              </w:pPrChange>
            </w:pPr>
            <w:ins w:id="364" w:author="Kuba Fa" w:date="2023-03-20T11:26:00Z">
              <w:r>
                <w:t>Zagłębie – Raków</w:t>
              </w:r>
            </w:ins>
          </w:p>
        </w:tc>
        <w:tc>
          <w:tcPr>
            <w:tcW w:w="1417" w:type="dxa"/>
            <w:tcPrChange w:id="365" w:author="Kuba Fa" w:date="2023-03-20T13:02:00Z">
              <w:tcPr>
                <w:tcW w:w="1417" w:type="dxa"/>
              </w:tcPr>
            </w:tcPrChange>
          </w:tcPr>
          <w:p w14:paraId="4C87BC30" w14:textId="648F9EBC" w:rsidR="00DA532A" w:rsidRDefault="008C6C4C">
            <w:pPr>
              <w:pStyle w:val="MojNormalny2"/>
              <w:ind w:firstLine="0"/>
              <w:jc w:val="center"/>
              <w:rPr>
                <w:ins w:id="366" w:author="Kuba Fa" w:date="2023-03-20T11:19:00Z"/>
              </w:rPr>
              <w:pPrChange w:id="367" w:author="Kuba Fa" w:date="2023-03-20T11:21:00Z">
                <w:pPr>
                  <w:pStyle w:val="MojNormalny2"/>
                  <w:ind w:firstLine="0"/>
                  <w:jc w:val="left"/>
                </w:pPr>
              </w:pPrChange>
            </w:pPr>
            <w:ins w:id="368" w:author="Kuba Fa" w:date="2023-03-20T11:26:00Z">
              <w:r>
                <w:t>1-2</w:t>
              </w:r>
            </w:ins>
          </w:p>
        </w:tc>
        <w:tc>
          <w:tcPr>
            <w:tcW w:w="1985" w:type="dxa"/>
            <w:tcPrChange w:id="369" w:author="Kuba Fa" w:date="2023-03-20T13:02:00Z">
              <w:tcPr>
                <w:tcW w:w="1701" w:type="dxa"/>
              </w:tcPr>
            </w:tcPrChange>
          </w:tcPr>
          <w:p w14:paraId="0E4B6451" w14:textId="1FB807CC" w:rsidR="00DA532A" w:rsidRPr="009C320B" w:rsidRDefault="00AD72AF">
            <w:pPr>
              <w:pStyle w:val="MojNormalny2"/>
              <w:ind w:firstLine="0"/>
              <w:jc w:val="center"/>
              <w:rPr>
                <w:ins w:id="370" w:author="Kuba Fa" w:date="2023-03-20T11:19:00Z"/>
                <w:b/>
                <w:bCs/>
                <w:u w:val="single"/>
                <w:rPrChange w:id="371" w:author="Kuba Fa" w:date="2023-03-20T14:05:00Z">
                  <w:rPr>
                    <w:ins w:id="372" w:author="Kuba Fa" w:date="2023-03-20T11:19:00Z"/>
                  </w:rPr>
                </w:rPrChange>
              </w:rPr>
              <w:pPrChange w:id="373" w:author="Kuba Fa" w:date="2023-03-20T11:21:00Z">
                <w:pPr>
                  <w:pStyle w:val="MojNormalny2"/>
                  <w:ind w:firstLine="0"/>
                  <w:jc w:val="left"/>
                </w:pPr>
              </w:pPrChange>
            </w:pPr>
            <w:ins w:id="374" w:author="Kuba Fa" w:date="2023-03-20T13:16:00Z">
              <w:r w:rsidRPr="009C320B">
                <w:rPr>
                  <w:b/>
                  <w:bCs/>
                  <w:u w:val="single"/>
                  <w:rPrChange w:id="375" w:author="Kuba Fa" w:date="2023-03-20T14:05:00Z">
                    <w:rPr/>
                  </w:rPrChange>
                </w:rPr>
                <w:t>2 /</w:t>
              </w:r>
            </w:ins>
            <w:ins w:id="376" w:author="Kuba Fa" w:date="2023-03-20T13:17:00Z">
              <w:r w:rsidRPr="009C320B">
                <w:rPr>
                  <w:b/>
                  <w:bCs/>
                  <w:u w:val="single"/>
                  <w:rPrChange w:id="377" w:author="Kuba Fa" w:date="2023-03-20T14:05:00Z">
                    <w:rPr/>
                  </w:rPrChange>
                </w:rPr>
                <w:t xml:space="preserve"> </w:t>
              </w:r>
            </w:ins>
            <w:ins w:id="378" w:author="Kuba Fa" w:date="2023-03-20T12:57:00Z">
              <w:r w:rsidR="0025261A" w:rsidRPr="009C320B">
                <w:rPr>
                  <w:b/>
                  <w:bCs/>
                  <w:u w:val="single"/>
                  <w:rPrChange w:id="379" w:author="Kuba Fa" w:date="2023-03-20T14:05:00Z">
                    <w:rPr/>
                  </w:rPrChange>
                </w:rPr>
                <w:t>0-1</w:t>
              </w:r>
            </w:ins>
          </w:p>
        </w:tc>
        <w:tc>
          <w:tcPr>
            <w:tcW w:w="1158" w:type="dxa"/>
            <w:tcPrChange w:id="380" w:author="Kuba Fa" w:date="2023-03-20T13:02:00Z">
              <w:tcPr>
                <w:tcW w:w="1442" w:type="dxa"/>
              </w:tcPr>
            </w:tcPrChange>
          </w:tcPr>
          <w:p w14:paraId="7D5439F5" w14:textId="4147083F" w:rsidR="00DA532A" w:rsidRPr="009C320B" w:rsidRDefault="000C0097">
            <w:pPr>
              <w:pStyle w:val="MojNormalny2"/>
              <w:ind w:firstLine="0"/>
              <w:jc w:val="center"/>
              <w:rPr>
                <w:ins w:id="381" w:author="Kuba Fa" w:date="2023-03-20T11:19:00Z"/>
                <w:u w:val="single"/>
                <w:rPrChange w:id="382" w:author="Kuba Fa" w:date="2023-03-20T14:05:00Z">
                  <w:rPr>
                    <w:ins w:id="383" w:author="Kuba Fa" w:date="2023-03-20T11:19:00Z"/>
                  </w:rPr>
                </w:rPrChange>
              </w:rPr>
              <w:pPrChange w:id="384" w:author="Kuba Fa" w:date="2023-03-20T11:21:00Z">
                <w:pPr>
                  <w:pStyle w:val="MojNormalny2"/>
                  <w:ind w:firstLine="0"/>
                  <w:jc w:val="left"/>
                </w:pPr>
              </w:pPrChange>
            </w:pPr>
            <w:ins w:id="385" w:author="Kuba Fa" w:date="2023-03-20T11:54:00Z">
              <w:r w:rsidRPr="009C320B">
                <w:rPr>
                  <w:u w:val="single"/>
                  <w:rPrChange w:id="386" w:author="Kuba Fa" w:date="2023-03-20T14:05:00Z">
                    <w:rPr/>
                  </w:rPrChange>
                </w:rPr>
                <w:t>0-2</w:t>
              </w:r>
            </w:ins>
          </w:p>
        </w:tc>
        <w:tc>
          <w:tcPr>
            <w:tcW w:w="1813" w:type="dxa"/>
            <w:tcPrChange w:id="387" w:author="Kuba Fa" w:date="2023-03-20T13:02:00Z">
              <w:tcPr>
                <w:tcW w:w="1813" w:type="dxa"/>
              </w:tcPr>
            </w:tcPrChange>
          </w:tcPr>
          <w:p w14:paraId="23407799" w14:textId="5A54DBD4" w:rsidR="00DA532A" w:rsidRPr="009C320B" w:rsidRDefault="00002F58">
            <w:pPr>
              <w:pStyle w:val="MojNormalny2"/>
              <w:ind w:firstLine="0"/>
              <w:jc w:val="center"/>
              <w:rPr>
                <w:ins w:id="388" w:author="Kuba Fa" w:date="2023-03-20T11:19:00Z"/>
                <w:b/>
                <w:bCs/>
                <w:u w:val="single"/>
                <w:rPrChange w:id="389" w:author="Kuba Fa" w:date="2023-03-20T14:05:00Z">
                  <w:rPr>
                    <w:ins w:id="390" w:author="Kuba Fa" w:date="2023-03-20T11:19:00Z"/>
                  </w:rPr>
                </w:rPrChange>
              </w:rPr>
              <w:pPrChange w:id="391" w:author="Kuba Fa" w:date="2023-03-20T11:21:00Z">
                <w:pPr>
                  <w:pStyle w:val="MojNormalny2"/>
                  <w:ind w:firstLine="0"/>
                  <w:jc w:val="left"/>
                </w:pPr>
              </w:pPrChange>
            </w:pPr>
            <w:ins w:id="392" w:author="Kuba Fa" w:date="2023-03-20T12:52:00Z">
              <w:r w:rsidRPr="009C320B">
                <w:rPr>
                  <w:b/>
                  <w:bCs/>
                  <w:color w:val="70AD47" w:themeColor="accent6"/>
                  <w:u w:val="single"/>
                  <w:rPrChange w:id="393" w:author="Kuba Fa" w:date="2023-03-20T14:05:00Z">
                    <w:rPr/>
                  </w:rPrChange>
                </w:rPr>
                <w:t>1-2</w:t>
              </w:r>
            </w:ins>
          </w:p>
        </w:tc>
      </w:tr>
      <w:tr w:rsidR="000C0097" w14:paraId="50C283F5" w14:textId="77777777" w:rsidTr="0025261A">
        <w:trPr>
          <w:ins w:id="394" w:author="Kuba Fa" w:date="2023-03-20T11:19:00Z"/>
        </w:trPr>
        <w:tc>
          <w:tcPr>
            <w:tcW w:w="2689" w:type="dxa"/>
            <w:tcPrChange w:id="395" w:author="Kuba Fa" w:date="2023-03-20T13:02:00Z">
              <w:tcPr>
                <w:tcW w:w="2689" w:type="dxa"/>
              </w:tcPr>
            </w:tcPrChange>
          </w:tcPr>
          <w:p w14:paraId="51A962BD" w14:textId="44377330" w:rsidR="00DA532A" w:rsidRDefault="008C6C4C">
            <w:pPr>
              <w:pStyle w:val="MojNormalny2"/>
              <w:ind w:firstLine="0"/>
              <w:jc w:val="center"/>
              <w:rPr>
                <w:ins w:id="396" w:author="Kuba Fa" w:date="2023-03-20T11:19:00Z"/>
              </w:rPr>
              <w:pPrChange w:id="397" w:author="Kuba Fa" w:date="2023-03-20T11:21:00Z">
                <w:pPr>
                  <w:pStyle w:val="MojNormalny2"/>
                  <w:ind w:firstLine="0"/>
                  <w:jc w:val="left"/>
                </w:pPr>
              </w:pPrChange>
            </w:pPr>
            <w:ins w:id="398" w:author="Kuba Fa" w:date="2023-03-20T11:26:00Z">
              <w:r>
                <w:t>Cracovia – Górnik</w:t>
              </w:r>
            </w:ins>
          </w:p>
        </w:tc>
        <w:tc>
          <w:tcPr>
            <w:tcW w:w="1417" w:type="dxa"/>
            <w:tcPrChange w:id="399" w:author="Kuba Fa" w:date="2023-03-20T13:02:00Z">
              <w:tcPr>
                <w:tcW w:w="1417" w:type="dxa"/>
              </w:tcPr>
            </w:tcPrChange>
          </w:tcPr>
          <w:p w14:paraId="6A3DC97E" w14:textId="3904445D" w:rsidR="00DA532A" w:rsidRDefault="008C6C4C">
            <w:pPr>
              <w:pStyle w:val="MojNormalny2"/>
              <w:ind w:firstLine="0"/>
              <w:jc w:val="center"/>
              <w:rPr>
                <w:ins w:id="400" w:author="Kuba Fa" w:date="2023-03-20T11:19:00Z"/>
              </w:rPr>
              <w:pPrChange w:id="401" w:author="Kuba Fa" w:date="2023-03-20T11:21:00Z">
                <w:pPr>
                  <w:pStyle w:val="MojNormalny2"/>
                  <w:ind w:firstLine="0"/>
                  <w:jc w:val="left"/>
                </w:pPr>
              </w:pPrChange>
            </w:pPr>
            <w:ins w:id="402" w:author="Kuba Fa" w:date="2023-03-20T11:26:00Z">
              <w:r>
                <w:t>2-0</w:t>
              </w:r>
            </w:ins>
          </w:p>
        </w:tc>
        <w:tc>
          <w:tcPr>
            <w:tcW w:w="1985" w:type="dxa"/>
            <w:tcPrChange w:id="403" w:author="Kuba Fa" w:date="2023-03-20T13:02:00Z">
              <w:tcPr>
                <w:tcW w:w="1701" w:type="dxa"/>
              </w:tcPr>
            </w:tcPrChange>
          </w:tcPr>
          <w:p w14:paraId="5F67E8FF" w14:textId="33FBC1F1" w:rsidR="00DA532A" w:rsidRDefault="00AD72AF">
            <w:pPr>
              <w:pStyle w:val="MojNormalny2"/>
              <w:ind w:firstLine="0"/>
              <w:jc w:val="center"/>
              <w:rPr>
                <w:ins w:id="404" w:author="Kuba Fa" w:date="2023-03-20T11:19:00Z"/>
              </w:rPr>
              <w:pPrChange w:id="405" w:author="Kuba Fa" w:date="2023-03-20T11:21:00Z">
                <w:pPr>
                  <w:pStyle w:val="MojNormalny2"/>
                  <w:ind w:firstLine="0"/>
                  <w:jc w:val="left"/>
                </w:pPr>
              </w:pPrChange>
            </w:pPr>
            <w:ins w:id="406" w:author="Kuba Fa" w:date="2023-03-20T13:16:00Z">
              <w:r>
                <w:t>1</w:t>
              </w:r>
            </w:ins>
            <w:ins w:id="407" w:author="Kuba Fa" w:date="2023-03-20T13:31:00Z">
              <w:r w:rsidR="00D60335">
                <w:t xml:space="preserve"> / 1-1</w:t>
              </w:r>
            </w:ins>
          </w:p>
        </w:tc>
        <w:tc>
          <w:tcPr>
            <w:tcW w:w="1158" w:type="dxa"/>
            <w:tcPrChange w:id="408" w:author="Kuba Fa" w:date="2023-03-20T13:02:00Z">
              <w:tcPr>
                <w:tcW w:w="1442" w:type="dxa"/>
              </w:tcPr>
            </w:tcPrChange>
          </w:tcPr>
          <w:p w14:paraId="30627300" w14:textId="05462445" w:rsidR="00DA532A" w:rsidRPr="009C320B" w:rsidRDefault="000C0097">
            <w:pPr>
              <w:pStyle w:val="MojNormalny2"/>
              <w:ind w:firstLine="0"/>
              <w:jc w:val="center"/>
              <w:rPr>
                <w:ins w:id="409" w:author="Kuba Fa" w:date="2023-03-20T11:19:00Z"/>
                <w:u w:val="single"/>
                <w:rPrChange w:id="410" w:author="Kuba Fa" w:date="2023-03-20T14:05:00Z">
                  <w:rPr>
                    <w:ins w:id="411" w:author="Kuba Fa" w:date="2023-03-20T11:19:00Z"/>
                  </w:rPr>
                </w:rPrChange>
              </w:rPr>
              <w:pPrChange w:id="412" w:author="Kuba Fa" w:date="2023-03-20T11:21:00Z">
                <w:pPr>
                  <w:pStyle w:val="MojNormalny2"/>
                  <w:ind w:firstLine="0"/>
                  <w:jc w:val="left"/>
                </w:pPr>
              </w:pPrChange>
            </w:pPr>
            <w:ins w:id="413" w:author="Kuba Fa" w:date="2023-03-20T11:54:00Z">
              <w:r w:rsidRPr="009C320B">
                <w:rPr>
                  <w:u w:val="single"/>
                  <w:rPrChange w:id="414" w:author="Kuba Fa" w:date="2023-03-20T14:05:00Z">
                    <w:rPr/>
                  </w:rPrChange>
                </w:rPr>
                <w:t>2-1</w:t>
              </w:r>
            </w:ins>
          </w:p>
        </w:tc>
        <w:tc>
          <w:tcPr>
            <w:tcW w:w="1813" w:type="dxa"/>
            <w:tcPrChange w:id="415" w:author="Kuba Fa" w:date="2023-03-20T13:02:00Z">
              <w:tcPr>
                <w:tcW w:w="1813" w:type="dxa"/>
              </w:tcPr>
            </w:tcPrChange>
          </w:tcPr>
          <w:p w14:paraId="4BE2A436" w14:textId="59B5BB07" w:rsidR="00DA532A" w:rsidRDefault="00002F58">
            <w:pPr>
              <w:pStyle w:val="MojNormalny2"/>
              <w:ind w:firstLine="0"/>
              <w:jc w:val="center"/>
              <w:rPr>
                <w:ins w:id="416" w:author="Kuba Fa" w:date="2023-03-20T11:19:00Z"/>
              </w:rPr>
              <w:pPrChange w:id="417" w:author="Kuba Fa" w:date="2023-03-20T11:21:00Z">
                <w:pPr>
                  <w:pStyle w:val="MojNormalny2"/>
                  <w:ind w:firstLine="0"/>
                  <w:jc w:val="left"/>
                </w:pPr>
              </w:pPrChange>
            </w:pPr>
            <w:ins w:id="418" w:author="Kuba Fa" w:date="2023-03-20T12:51:00Z">
              <w:r>
                <w:t>1-1</w:t>
              </w:r>
            </w:ins>
          </w:p>
        </w:tc>
      </w:tr>
      <w:tr w:rsidR="000C0097" w14:paraId="0F6B1D96" w14:textId="77777777" w:rsidTr="0025261A">
        <w:trPr>
          <w:ins w:id="419" w:author="Kuba Fa" w:date="2023-03-20T11:19:00Z"/>
        </w:trPr>
        <w:tc>
          <w:tcPr>
            <w:tcW w:w="2689" w:type="dxa"/>
            <w:tcPrChange w:id="420" w:author="Kuba Fa" w:date="2023-03-20T13:02:00Z">
              <w:tcPr>
                <w:tcW w:w="2689" w:type="dxa"/>
              </w:tcPr>
            </w:tcPrChange>
          </w:tcPr>
          <w:p w14:paraId="514D2DC3" w14:textId="7F68BBBE" w:rsidR="00DA532A" w:rsidRDefault="008C6C4C">
            <w:pPr>
              <w:pStyle w:val="MojNormalny2"/>
              <w:ind w:firstLine="0"/>
              <w:jc w:val="center"/>
              <w:rPr>
                <w:ins w:id="421" w:author="Kuba Fa" w:date="2023-03-20T11:19:00Z"/>
              </w:rPr>
              <w:pPrChange w:id="422" w:author="Kuba Fa" w:date="2023-03-20T11:21:00Z">
                <w:pPr>
                  <w:pStyle w:val="MojNormalny2"/>
                  <w:ind w:firstLine="0"/>
                  <w:jc w:val="left"/>
                </w:pPr>
              </w:pPrChange>
            </w:pPr>
            <w:ins w:id="423" w:author="Kuba Fa" w:date="2023-03-20T11:26:00Z">
              <w:r>
                <w:t xml:space="preserve">Lechia </w:t>
              </w:r>
            </w:ins>
            <w:ins w:id="424" w:author="Kuba Fa" w:date="2023-03-20T11:27:00Z">
              <w:r>
                <w:t>– Wisła</w:t>
              </w:r>
            </w:ins>
          </w:p>
        </w:tc>
        <w:tc>
          <w:tcPr>
            <w:tcW w:w="1417" w:type="dxa"/>
            <w:tcPrChange w:id="425" w:author="Kuba Fa" w:date="2023-03-20T13:02:00Z">
              <w:tcPr>
                <w:tcW w:w="1417" w:type="dxa"/>
              </w:tcPr>
            </w:tcPrChange>
          </w:tcPr>
          <w:p w14:paraId="18E170ED" w14:textId="7FB729C0" w:rsidR="00DA532A" w:rsidRDefault="008C6C4C">
            <w:pPr>
              <w:pStyle w:val="MojNormalny2"/>
              <w:ind w:firstLine="0"/>
              <w:jc w:val="center"/>
              <w:rPr>
                <w:ins w:id="426" w:author="Kuba Fa" w:date="2023-03-20T11:19:00Z"/>
              </w:rPr>
              <w:pPrChange w:id="427" w:author="Kuba Fa" w:date="2023-03-20T11:21:00Z">
                <w:pPr>
                  <w:pStyle w:val="MojNormalny2"/>
                  <w:ind w:firstLine="0"/>
                  <w:jc w:val="left"/>
                </w:pPr>
              </w:pPrChange>
            </w:pPr>
            <w:ins w:id="428" w:author="Kuba Fa" w:date="2023-03-20T11:27:00Z">
              <w:r>
                <w:t>1-0</w:t>
              </w:r>
            </w:ins>
          </w:p>
        </w:tc>
        <w:tc>
          <w:tcPr>
            <w:tcW w:w="1985" w:type="dxa"/>
            <w:tcPrChange w:id="429" w:author="Kuba Fa" w:date="2023-03-20T13:02:00Z">
              <w:tcPr>
                <w:tcW w:w="1701" w:type="dxa"/>
              </w:tcPr>
            </w:tcPrChange>
          </w:tcPr>
          <w:p w14:paraId="1BB5FAD5" w14:textId="7E2C66BA" w:rsidR="00DA532A" w:rsidRDefault="00AD72AF">
            <w:pPr>
              <w:pStyle w:val="MojNormalny2"/>
              <w:ind w:firstLine="0"/>
              <w:jc w:val="center"/>
              <w:rPr>
                <w:ins w:id="430" w:author="Kuba Fa" w:date="2023-03-20T11:19:00Z"/>
              </w:rPr>
              <w:pPrChange w:id="431" w:author="Kuba Fa" w:date="2023-03-20T11:21:00Z">
                <w:pPr>
                  <w:pStyle w:val="MojNormalny2"/>
                  <w:ind w:firstLine="0"/>
                  <w:jc w:val="left"/>
                </w:pPr>
              </w:pPrChange>
            </w:pPr>
            <w:ins w:id="432" w:author="Kuba Fa" w:date="2023-03-20T13:16:00Z">
              <w:r>
                <w:t>1</w:t>
              </w:r>
            </w:ins>
            <w:ins w:id="433" w:author="Kuba Fa" w:date="2023-03-20T13:31:00Z">
              <w:r w:rsidR="00D60335">
                <w:t xml:space="preserve"> / 1-1</w:t>
              </w:r>
            </w:ins>
          </w:p>
        </w:tc>
        <w:tc>
          <w:tcPr>
            <w:tcW w:w="1158" w:type="dxa"/>
            <w:tcPrChange w:id="434" w:author="Kuba Fa" w:date="2023-03-20T13:02:00Z">
              <w:tcPr>
                <w:tcW w:w="1442" w:type="dxa"/>
              </w:tcPr>
            </w:tcPrChange>
          </w:tcPr>
          <w:p w14:paraId="2F6482D7" w14:textId="183D9A1B" w:rsidR="00DA532A" w:rsidRPr="009C320B" w:rsidRDefault="000C0097">
            <w:pPr>
              <w:pStyle w:val="MojNormalny2"/>
              <w:ind w:firstLine="0"/>
              <w:jc w:val="center"/>
              <w:rPr>
                <w:ins w:id="435" w:author="Kuba Fa" w:date="2023-03-20T11:19:00Z"/>
                <w:b/>
                <w:bCs/>
                <w:u w:val="single"/>
                <w:rPrChange w:id="436" w:author="Kuba Fa" w:date="2023-03-20T14:06:00Z">
                  <w:rPr>
                    <w:ins w:id="437" w:author="Kuba Fa" w:date="2023-03-20T11:19:00Z"/>
                  </w:rPr>
                </w:rPrChange>
              </w:rPr>
              <w:pPrChange w:id="438" w:author="Kuba Fa" w:date="2023-03-20T11:21:00Z">
                <w:pPr>
                  <w:pStyle w:val="MojNormalny2"/>
                  <w:ind w:firstLine="0"/>
                  <w:jc w:val="left"/>
                </w:pPr>
              </w:pPrChange>
            </w:pPr>
            <w:ins w:id="439" w:author="Kuba Fa" w:date="2023-03-20T11:55:00Z">
              <w:r w:rsidRPr="009C320B">
                <w:rPr>
                  <w:b/>
                  <w:bCs/>
                  <w:u w:val="single"/>
                  <w:rPrChange w:id="440" w:author="Kuba Fa" w:date="2023-03-20T14:06:00Z">
                    <w:rPr/>
                  </w:rPrChange>
                </w:rPr>
                <w:t>2-1</w:t>
              </w:r>
            </w:ins>
          </w:p>
        </w:tc>
        <w:tc>
          <w:tcPr>
            <w:tcW w:w="1813" w:type="dxa"/>
            <w:tcPrChange w:id="441" w:author="Kuba Fa" w:date="2023-03-20T13:02:00Z">
              <w:tcPr>
                <w:tcW w:w="1813" w:type="dxa"/>
              </w:tcPr>
            </w:tcPrChange>
          </w:tcPr>
          <w:p w14:paraId="3DFC3431" w14:textId="6BF4A9A5" w:rsidR="00DA532A" w:rsidRDefault="00002F58">
            <w:pPr>
              <w:pStyle w:val="MojNormalny2"/>
              <w:ind w:firstLine="0"/>
              <w:jc w:val="center"/>
              <w:rPr>
                <w:ins w:id="442" w:author="Kuba Fa" w:date="2023-03-20T11:19:00Z"/>
              </w:rPr>
              <w:pPrChange w:id="443" w:author="Kuba Fa" w:date="2023-03-20T11:21:00Z">
                <w:pPr>
                  <w:pStyle w:val="MojNormalny2"/>
                  <w:ind w:firstLine="0"/>
                  <w:jc w:val="left"/>
                </w:pPr>
              </w:pPrChange>
            </w:pPr>
            <w:ins w:id="444" w:author="Kuba Fa" w:date="2023-03-20T12:51:00Z">
              <w:r>
                <w:t>1-2</w:t>
              </w:r>
            </w:ins>
          </w:p>
        </w:tc>
      </w:tr>
      <w:tr w:rsidR="000C0097" w14:paraId="171B6E02" w14:textId="77777777" w:rsidTr="0025261A">
        <w:trPr>
          <w:ins w:id="445" w:author="Kuba Fa" w:date="2023-03-20T11:19:00Z"/>
        </w:trPr>
        <w:tc>
          <w:tcPr>
            <w:tcW w:w="2689" w:type="dxa"/>
            <w:tcPrChange w:id="446" w:author="Kuba Fa" w:date="2023-03-20T13:02:00Z">
              <w:tcPr>
                <w:tcW w:w="2689" w:type="dxa"/>
              </w:tcPr>
            </w:tcPrChange>
          </w:tcPr>
          <w:p w14:paraId="1B5AB88B" w14:textId="2567D485" w:rsidR="00DA532A" w:rsidRDefault="008C6C4C">
            <w:pPr>
              <w:pStyle w:val="MojNormalny2"/>
              <w:ind w:firstLine="0"/>
              <w:jc w:val="center"/>
              <w:rPr>
                <w:ins w:id="447" w:author="Kuba Fa" w:date="2023-03-20T11:19:00Z"/>
              </w:rPr>
              <w:pPrChange w:id="448" w:author="Kuba Fa" w:date="2023-03-20T11:21:00Z">
                <w:pPr>
                  <w:pStyle w:val="MojNormalny2"/>
                  <w:ind w:firstLine="0"/>
                  <w:jc w:val="left"/>
                </w:pPr>
              </w:pPrChange>
            </w:pPr>
            <w:ins w:id="449" w:author="Kuba Fa" w:date="2023-03-20T11:27:00Z">
              <w:r>
                <w:t>Legia – Korona</w:t>
              </w:r>
            </w:ins>
          </w:p>
        </w:tc>
        <w:tc>
          <w:tcPr>
            <w:tcW w:w="1417" w:type="dxa"/>
            <w:tcPrChange w:id="450" w:author="Kuba Fa" w:date="2023-03-20T13:02:00Z">
              <w:tcPr>
                <w:tcW w:w="1417" w:type="dxa"/>
              </w:tcPr>
            </w:tcPrChange>
          </w:tcPr>
          <w:p w14:paraId="0266770E" w14:textId="00CFA498" w:rsidR="00DA532A" w:rsidRDefault="008C6C4C">
            <w:pPr>
              <w:pStyle w:val="MojNormalny2"/>
              <w:ind w:firstLine="0"/>
              <w:jc w:val="center"/>
              <w:rPr>
                <w:ins w:id="451" w:author="Kuba Fa" w:date="2023-03-20T11:19:00Z"/>
              </w:rPr>
              <w:pPrChange w:id="452" w:author="Kuba Fa" w:date="2023-03-20T11:21:00Z">
                <w:pPr>
                  <w:pStyle w:val="MojNormalny2"/>
                  <w:ind w:firstLine="0"/>
                  <w:jc w:val="left"/>
                </w:pPr>
              </w:pPrChange>
            </w:pPr>
            <w:ins w:id="453" w:author="Kuba Fa" w:date="2023-03-20T11:27:00Z">
              <w:r>
                <w:t>3-2</w:t>
              </w:r>
            </w:ins>
          </w:p>
        </w:tc>
        <w:tc>
          <w:tcPr>
            <w:tcW w:w="1985" w:type="dxa"/>
            <w:tcPrChange w:id="454" w:author="Kuba Fa" w:date="2023-03-20T13:02:00Z">
              <w:tcPr>
                <w:tcW w:w="1701" w:type="dxa"/>
              </w:tcPr>
            </w:tcPrChange>
          </w:tcPr>
          <w:p w14:paraId="2FF1FD4C" w14:textId="1F697866" w:rsidR="00DA532A" w:rsidRPr="009C320B" w:rsidRDefault="00841256">
            <w:pPr>
              <w:pStyle w:val="MojNormalny2"/>
              <w:ind w:firstLine="0"/>
              <w:jc w:val="center"/>
              <w:rPr>
                <w:ins w:id="455" w:author="Kuba Fa" w:date="2023-03-20T11:19:00Z"/>
                <w:u w:val="single"/>
                <w:rPrChange w:id="456" w:author="Kuba Fa" w:date="2023-03-20T14:06:00Z">
                  <w:rPr>
                    <w:ins w:id="457" w:author="Kuba Fa" w:date="2023-03-20T11:19:00Z"/>
                  </w:rPr>
                </w:rPrChange>
              </w:rPr>
              <w:pPrChange w:id="458" w:author="Kuba Fa" w:date="2023-03-20T11:21:00Z">
                <w:pPr>
                  <w:pStyle w:val="MojNormalny2"/>
                  <w:ind w:firstLine="0"/>
                  <w:jc w:val="left"/>
                </w:pPr>
              </w:pPrChange>
            </w:pPr>
            <w:ins w:id="459" w:author="Kuba Fa" w:date="2023-03-20T13:16:00Z">
              <w:r w:rsidRPr="009C320B">
                <w:rPr>
                  <w:u w:val="single"/>
                  <w:rPrChange w:id="460" w:author="Kuba Fa" w:date="2023-03-20T14:06:00Z">
                    <w:rPr/>
                  </w:rPrChange>
                </w:rPr>
                <w:t>1</w:t>
              </w:r>
            </w:ins>
            <w:ins w:id="461" w:author="Kuba Fa" w:date="2023-03-20T13:31:00Z">
              <w:r w:rsidR="00D60335" w:rsidRPr="009C320B">
                <w:rPr>
                  <w:u w:val="single"/>
                  <w:rPrChange w:id="462" w:author="Kuba Fa" w:date="2023-03-20T14:06:00Z">
                    <w:rPr/>
                  </w:rPrChange>
                </w:rPr>
                <w:t xml:space="preserve"> / 2-0</w:t>
              </w:r>
            </w:ins>
          </w:p>
        </w:tc>
        <w:tc>
          <w:tcPr>
            <w:tcW w:w="1158" w:type="dxa"/>
            <w:tcPrChange w:id="463" w:author="Kuba Fa" w:date="2023-03-20T13:02:00Z">
              <w:tcPr>
                <w:tcW w:w="1442" w:type="dxa"/>
              </w:tcPr>
            </w:tcPrChange>
          </w:tcPr>
          <w:p w14:paraId="718F22B4" w14:textId="30C0D975" w:rsidR="00DA532A" w:rsidRPr="009C320B" w:rsidRDefault="000C0097">
            <w:pPr>
              <w:pStyle w:val="MojNormalny2"/>
              <w:ind w:firstLine="0"/>
              <w:jc w:val="center"/>
              <w:rPr>
                <w:ins w:id="464" w:author="Kuba Fa" w:date="2023-03-20T11:19:00Z"/>
                <w:u w:val="single"/>
                <w:rPrChange w:id="465" w:author="Kuba Fa" w:date="2023-03-20T14:06:00Z">
                  <w:rPr>
                    <w:ins w:id="466" w:author="Kuba Fa" w:date="2023-03-20T11:19:00Z"/>
                  </w:rPr>
                </w:rPrChange>
              </w:rPr>
              <w:pPrChange w:id="467" w:author="Kuba Fa" w:date="2023-03-20T11:21:00Z">
                <w:pPr>
                  <w:pStyle w:val="MojNormalny2"/>
                  <w:ind w:firstLine="0"/>
                  <w:jc w:val="left"/>
                </w:pPr>
              </w:pPrChange>
            </w:pPr>
            <w:ins w:id="468" w:author="Kuba Fa" w:date="2023-03-20T11:55:00Z">
              <w:r w:rsidRPr="009C320B">
                <w:rPr>
                  <w:u w:val="single"/>
                  <w:rPrChange w:id="469" w:author="Kuba Fa" w:date="2023-03-20T14:06:00Z">
                    <w:rPr/>
                  </w:rPrChange>
                </w:rPr>
                <w:t>3-0</w:t>
              </w:r>
            </w:ins>
          </w:p>
        </w:tc>
        <w:tc>
          <w:tcPr>
            <w:tcW w:w="1813" w:type="dxa"/>
            <w:tcPrChange w:id="470" w:author="Kuba Fa" w:date="2023-03-20T13:02:00Z">
              <w:tcPr>
                <w:tcW w:w="1813" w:type="dxa"/>
              </w:tcPr>
            </w:tcPrChange>
          </w:tcPr>
          <w:p w14:paraId="1B3338EC" w14:textId="25D144CE" w:rsidR="00DA532A" w:rsidRPr="009C320B" w:rsidRDefault="00002F58">
            <w:pPr>
              <w:pStyle w:val="MojNormalny2"/>
              <w:ind w:firstLine="0"/>
              <w:jc w:val="center"/>
              <w:rPr>
                <w:ins w:id="471" w:author="Kuba Fa" w:date="2023-03-20T11:19:00Z"/>
                <w:u w:val="single"/>
                <w:rPrChange w:id="472" w:author="Kuba Fa" w:date="2023-03-20T14:06:00Z">
                  <w:rPr>
                    <w:ins w:id="473" w:author="Kuba Fa" w:date="2023-03-20T11:19:00Z"/>
                  </w:rPr>
                </w:rPrChange>
              </w:rPr>
              <w:pPrChange w:id="474" w:author="Kuba Fa" w:date="2023-03-20T11:21:00Z">
                <w:pPr>
                  <w:pStyle w:val="MojNormalny2"/>
                  <w:ind w:firstLine="0"/>
                  <w:jc w:val="left"/>
                </w:pPr>
              </w:pPrChange>
            </w:pPr>
            <w:ins w:id="475" w:author="Kuba Fa" w:date="2023-03-20T12:50:00Z">
              <w:r w:rsidRPr="009C320B">
                <w:rPr>
                  <w:u w:val="single"/>
                  <w:rPrChange w:id="476" w:author="Kuba Fa" w:date="2023-03-20T14:06:00Z">
                    <w:rPr/>
                  </w:rPrChange>
                </w:rPr>
                <w:t>3-0</w:t>
              </w:r>
            </w:ins>
          </w:p>
        </w:tc>
      </w:tr>
      <w:tr w:rsidR="000C0097" w14:paraId="293A388E" w14:textId="77777777" w:rsidTr="0025261A">
        <w:trPr>
          <w:ins w:id="477" w:author="Kuba Fa" w:date="2023-03-20T11:19:00Z"/>
        </w:trPr>
        <w:tc>
          <w:tcPr>
            <w:tcW w:w="2689" w:type="dxa"/>
            <w:tcPrChange w:id="478" w:author="Kuba Fa" w:date="2023-03-20T13:02:00Z">
              <w:tcPr>
                <w:tcW w:w="2689" w:type="dxa"/>
              </w:tcPr>
            </w:tcPrChange>
          </w:tcPr>
          <w:p w14:paraId="12580604" w14:textId="692ED84D" w:rsidR="00DA532A" w:rsidRDefault="008C6C4C">
            <w:pPr>
              <w:pStyle w:val="MojNormalny2"/>
              <w:ind w:firstLine="0"/>
              <w:jc w:val="center"/>
              <w:rPr>
                <w:ins w:id="479" w:author="Kuba Fa" w:date="2023-03-20T11:19:00Z"/>
              </w:rPr>
              <w:pPrChange w:id="480" w:author="Kuba Fa" w:date="2023-03-20T11:21:00Z">
                <w:pPr>
                  <w:pStyle w:val="MojNormalny2"/>
                  <w:ind w:firstLine="0"/>
                  <w:jc w:val="left"/>
                </w:pPr>
              </w:pPrChange>
            </w:pPr>
            <w:ins w:id="481" w:author="Kuba Fa" w:date="2023-03-20T11:27:00Z">
              <w:r>
                <w:t>Miedź – Radomiak</w:t>
              </w:r>
            </w:ins>
          </w:p>
        </w:tc>
        <w:tc>
          <w:tcPr>
            <w:tcW w:w="1417" w:type="dxa"/>
            <w:tcPrChange w:id="482" w:author="Kuba Fa" w:date="2023-03-20T13:02:00Z">
              <w:tcPr>
                <w:tcW w:w="1417" w:type="dxa"/>
              </w:tcPr>
            </w:tcPrChange>
          </w:tcPr>
          <w:p w14:paraId="55EB7F46" w14:textId="65E261C2" w:rsidR="00DA532A" w:rsidRDefault="008C6C4C">
            <w:pPr>
              <w:pStyle w:val="MojNormalny2"/>
              <w:ind w:firstLine="0"/>
              <w:jc w:val="center"/>
              <w:rPr>
                <w:ins w:id="483" w:author="Kuba Fa" w:date="2023-03-20T11:19:00Z"/>
              </w:rPr>
              <w:pPrChange w:id="484" w:author="Kuba Fa" w:date="2023-03-20T11:21:00Z">
                <w:pPr>
                  <w:pStyle w:val="MojNormalny2"/>
                  <w:ind w:firstLine="0"/>
                  <w:jc w:val="left"/>
                </w:pPr>
              </w:pPrChange>
            </w:pPr>
            <w:ins w:id="485" w:author="Kuba Fa" w:date="2023-03-20T11:27:00Z">
              <w:r>
                <w:t>0-0</w:t>
              </w:r>
            </w:ins>
          </w:p>
        </w:tc>
        <w:tc>
          <w:tcPr>
            <w:tcW w:w="1985" w:type="dxa"/>
            <w:tcPrChange w:id="486" w:author="Kuba Fa" w:date="2023-03-20T13:02:00Z">
              <w:tcPr>
                <w:tcW w:w="1701" w:type="dxa"/>
              </w:tcPr>
            </w:tcPrChange>
          </w:tcPr>
          <w:p w14:paraId="467E86A2" w14:textId="6607FC66" w:rsidR="00DA532A" w:rsidRDefault="00841256">
            <w:pPr>
              <w:pStyle w:val="MojNormalny2"/>
              <w:ind w:firstLine="0"/>
              <w:jc w:val="center"/>
              <w:rPr>
                <w:ins w:id="487" w:author="Kuba Fa" w:date="2023-03-20T11:19:00Z"/>
              </w:rPr>
              <w:pPrChange w:id="488" w:author="Kuba Fa" w:date="2023-03-20T11:21:00Z">
                <w:pPr>
                  <w:pStyle w:val="MojNormalny2"/>
                  <w:ind w:firstLine="0"/>
                  <w:jc w:val="left"/>
                </w:pPr>
              </w:pPrChange>
            </w:pPr>
            <w:ins w:id="489" w:author="Kuba Fa" w:date="2023-03-20T13:16:00Z">
              <w:r>
                <w:t>1</w:t>
              </w:r>
            </w:ins>
            <w:ins w:id="490" w:author="Kuba Fa" w:date="2023-03-20T13:32:00Z">
              <w:r w:rsidR="00D60335">
                <w:t xml:space="preserve"> / </w:t>
              </w:r>
              <w:r w:rsidR="00D60335" w:rsidRPr="009C320B">
                <w:rPr>
                  <w:b/>
                  <w:bCs/>
                  <w:u w:val="single"/>
                  <w:rPrChange w:id="491" w:author="Kuba Fa" w:date="2023-03-20T14:06:00Z">
                    <w:rPr/>
                  </w:rPrChange>
                </w:rPr>
                <w:t>1-1</w:t>
              </w:r>
            </w:ins>
          </w:p>
        </w:tc>
        <w:tc>
          <w:tcPr>
            <w:tcW w:w="1158" w:type="dxa"/>
            <w:tcPrChange w:id="492" w:author="Kuba Fa" w:date="2023-03-20T13:02:00Z">
              <w:tcPr>
                <w:tcW w:w="1442" w:type="dxa"/>
              </w:tcPr>
            </w:tcPrChange>
          </w:tcPr>
          <w:p w14:paraId="7EFFC565" w14:textId="4399817C" w:rsidR="00DA532A" w:rsidRDefault="000C0097">
            <w:pPr>
              <w:pStyle w:val="MojNormalny2"/>
              <w:ind w:firstLine="0"/>
              <w:jc w:val="center"/>
              <w:rPr>
                <w:ins w:id="493" w:author="Kuba Fa" w:date="2023-03-20T11:19:00Z"/>
              </w:rPr>
              <w:pPrChange w:id="494" w:author="Kuba Fa" w:date="2023-03-20T11:21:00Z">
                <w:pPr>
                  <w:pStyle w:val="MojNormalny2"/>
                  <w:ind w:firstLine="0"/>
                  <w:jc w:val="left"/>
                </w:pPr>
              </w:pPrChange>
            </w:pPr>
            <w:ins w:id="495" w:author="Kuba Fa" w:date="2023-03-20T11:55:00Z">
              <w:r>
                <w:t>1-2</w:t>
              </w:r>
            </w:ins>
          </w:p>
        </w:tc>
        <w:tc>
          <w:tcPr>
            <w:tcW w:w="1813" w:type="dxa"/>
            <w:tcPrChange w:id="496" w:author="Kuba Fa" w:date="2023-03-20T13:02:00Z">
              <w:tcPr>
                <w:tcW w:w="1813" w:type="dxa"/>
              </w:tcPr>
            </w:tcPrChange>
          </w:tcPr>
          <w:p w14:paraId="3544BE03" w14:textId="46CF2848" w:rsidR="00DA532A" w:rsidRDefault="00002F58">
            <w:pPr>
              <w:pStyle w:val="MojNormalny2"/>
              <w:ind w:firstLine="0"/>
              <w:jc w:val="center"/>
              <w:rPr>
                <w:ins w:id="497" w:author="Kuba Fa" w:date="2023-03-20T11:19:00Z"/>
              </w:rPr>
              <w:pPrChange w:id="498" w:author="Kuba Fa" w:date="2023-03-20T11:21:00Z">
                <w:pPr>
                  <w:pStyle w:val="MojNormalny2"/>
                  <w:ind w:firstLine="0"/>
                  <w:jc w:val="left"/>
                </w:pPr>
              </w:pPrChange>
            </w:pPr>
            <w:ins w:id="499" w:author="Kuba Fa" w:date="2023-03-20T12:50:00Z">
              <w:r>
                <w:t>1-2</w:t>
              </w:r>
            </w:ins>
          </w:p>
        </w:tc>
      </w:tr>
      <w:tr w:rsidR="000C0097" w14:paraId="17044B1F" w14:textId="77777777" w:rsidTr="0025261A">
        <w:trPr>
          <w:ins w:id="500" w:author="Kuba Fa" w:date="2023-03-20T11:19:00Z"/>
        </w:trPr>
        <w:tc>
          <w:tcPr>
            <w:tcW w:w="2689" w:type="dxa"/>
            <w:tcPrChange w:id="501" w:author="Kuba Fa" w:date="2023-03-20T13:02:00Z">
              <w:tcPr>
                <w:tcW w:w="2689" w:type="dxa"/>
              </w:tcPr>
            </w:tcPrChange>
          </w:tcPr>
          <w:p w14:paraId="399873A8" w14:textId="0ACF26A6" w:rsidR="00DA532A" w:rsidRDefault="008C6C4C">
            <w:pPr>
              <w:pStyle w:val="MojNormalny2"/>
              <w:ind w:firstLine="0"/>
              <w:jc w:val="center"/>
              <w:rPr>
                <w:ins w:id="502" w:author="Kuba Fa" w:date="2023-03-20T11:19:00Z"/>
              </w:rPr>
              <w:pPrChange w:id="503" w:author="Kuba Fa" w:date="2023-03-20T11:21:00Z">
                <w:pPr>
                  <w:pStyle w:val="MojNormalny2"/>
                  <w:ind w:firstLine="0"/>
                  <w:jc w:val="left"/>
                </w:pPr>
              </w:pPrChange>
            </w:pPr>
            <w:ins w:id="504" w:author="Kuba Fa" w:date="2023-03-20T11:27:00Z">
              <w:r>
                <w:t xml:space="preserve">Piast </w:t>
              </w:r>
            </w:ins>
            <w:ins w:id="505" w:author="Kuba Fa" w:date="2023-03-20T11:42:00Z">
              <w:r w:rsidR="006056A5">
                <w:t>–</w:t>
              </w:r>
            </w:ins>
            <w:ins w:id="506" w:author="Kuba Fa" w:date="2023-03-20T11:27:00Z">
              <w:r>
                <w:t xml:space="preserve"> Jagiellonia</w:t>
              </w:r>
            </w:ins>
          </w:p>
        </w:tc>
        <w:tc>
          <w:tcPr>
            <w:tcW w:w="1417" w:type="dxa"/>
            <w:tcPrChange w:id="507" w:author="Kuba Fa" w:date="2023-03-20T13:02:00Z">
              <w:tcPr>
                <w:tcW w:w="1417" w:type="dxa"/>
              </w:tcPr>
            </w:tcPrChange>
          </w:tcPr>
          <w:p w14:paraId="2899C63B" w14:textId="7215C06A" w:rsidR="00DA532A" w:rsidRDefault="008C6C4C">
            <w:pPr>
              <w:pStyle w:val="MojNormalny2"/>
              <w:ind w:firstLine="0"/>
              <w:jc w:val="center"/>
              <w:rPr>
                <w:ins w:id="508" w:author="Kuba Fa" w:date="2023-03-20T11:19:00Z"/>
              </w:rPr>
              <w:pPrChange w:id="509" w:author="Kuba Fa" w:date="2023-03-20T11:21:00Z">
                <w:pPr>
                  <w:pStyle w:val="MojNormalny2"/>
                  <w:ind w:firstLine="0"/>
                  <w:jc w:val="left"/>
                </w:pPr>
              </w:pPrChange>
            </w:pPr>
            <w:ins w:id="510" w:author="Kuba Fa" w:date="2023-03-20T11:27:00Z">
              <w:r>
                <w:t>1-1</w:t>
              </w:r>
            </w:ins>
          </w:p>
        </w:tc>
        <w:tc>
          <w:tcPr>
            <w:tcW w:w="1985" w:type="dxa"/>
            <w:tcPrChange w:id="511" w:author="Kuba Fa" w:date="2023-03-20T13:02:00Z">
              <w:tcPr>
                <w:tcW w:w="1701" w:type="dxa"/>
              </w:tcPr>
            </w:tcPrChange>
          </w:tcPr>
          <w:p w14:paraId="2E5682E0" w14:textId="56F57AE7" w:rsidR="00DA532A" w:rsidRDefault="00841256">
            <w:pPr>
              <w:pStyle w:val="MojNormalny2"/>
              <w:ind w:firstLine="0"/>
              <w:jc w:val="center"/>
              <w:rPr>
                <w:ins w:id="512" w:author="Kuba Fa" w:date="2023-03-20T11:19:00Z"/>
              </w:rPr>
              <w:pPrChange w:id="513" w:author="Kuba Fa" w:date="2023-03-20T11:21:00Z">
                <w:pPr>
                  <w:pStyle w:val="MojNormalny2"/>
                  <w:ind w:firstLine="0"/>
                  <w:jc w:val="left"/>
                </w:pPr>
              </w:pPrChange>
            </w:pPr>
            <w:ins w:id="514" w:author="Kuba Fa" w:date="2023-03-20T13:15:00Z">
              <w:r>
                <w:t>1</w:t>
              </w:r>
            </w:ins>
            <w:ins w:id="515" w:author="Kuba Fa" w:date="2023-03-20T13:32:00Z">
              <w:r w:rsidR="00D60335">
                <w:t xml:space="preserve"> / </w:t>
              </w:r>
              <w:r w:rsidR="00D60335" w:rsidRPr="009C320B">
                <w:rPr>
                  <w:b/>
                  <w:bCs/>
                  <w:color w:val="70AD47" w:themeColor="accent6"/>
                  <w:u w:val="single"/>
                  <w:rPrChange w:id="516" w:author="Kuba Fa" w:date="2023-03-20T14:06:00Z">
                    <w:rPr/>
                  </w:rPrChange>
                </w:rPr>
                <w:t>1-1</w:t>
              </w:r>
            </w:ins>
          </w:p>
        </w:tc>
        <w:tc>
          <w:tcPr>
            <w:tcW w:w="1158" w:type="dxa"/>
            <w:tcPrChange w:id="517" w:author="Kuba Fa" w:date="2023-03-20T13:02:00Z">
              <w:tcPr>
                <w:tcW w:w="1442" w:type="dxa"/>
              </w:tcPr>
            </w:tcPrChange>
          </w:tcPr>
          <w:p w14:paraId="47E7A31E" w14:textId="013116A7" w:rsidR="00DA532A" w:rsidRDefault="000C0097">
            <w:pPr>
              <w:pStyle w:val="MojNormalny2"/>
              <w:ind w:firstLine="0"/>
              <w:jc w:val="center"/>
              <w:rPr>
                <w:ins w:id="518" w:author="Kuba Fa" w:date="2023-03-20T11:19:00Z"/>
              </w:rPr>
              <w:pPrChange w:id="519" w:author="Kuba Fa" w:date="2023-03-20T11:21:00Z">
                <w:pPr>
                  <w:pStyle w:val="MojNormalny2"/>
                  <w:ind w:firstLine="0"/>
                  <w:jc w:val="left"/>
                </w:pPr>
              </w:pPrChange>
            </w:pPr>
            <w:ins w:id="520" w:author="Kuba Fa" w:date="2023-03-20T11:55:00Z">
              <w:r>
                <w:t>0-1</w:t>
              </w:r>
            </w:ins>
          </w:p>
        </w:tc>
        <w:tc>
          <w:tcPr>
            <w:tcW w:w="1813" w:type="dxa"/>
            <w:tcPrChange w:id="521" w:author="Kuba Fa" w:date="2023-03-20T13:02:00Z">
              <w:tcPr>
                <w:tcW w:w="1813" w:type="dxa"/>
              </w:tcPr>
            </w:tcPrChange>
          </w:tcPr>
          <w:p w14:paraId="1C698447" w14:textId="296B80C4" w:rsidR="00DA532A" w:rsidRPr="009C320B" w:rsidRDefault="00002F58">
            <w:pPr>
              <w:pStyle w:val="MojNormalny2"/>
              <w:ind w:firstLine="0"/>
              <w:jc w:val="center"/>
              <w:rPr>
                <w:ins w:id="522" w:author="Kuba Fa" w:date="2023-03-20T11:19:00Z"/>
                <w:b/>
                <w:bCs/>
                <w:u w:val="single"/>
                <w:rPrChange w:id="523" w:author="Kuba Fa" w:date="2023-03-20T14:07:00Z">
                  <w:rPr>
                    <w:ins w:id="524" w:author="Kuba Fa" w:date="2023-03-20T11:19:00Z"/>
                  </w:rPr>
                </w:rPrChange>
              </w:rPr>
              <w:pPrChange w:id="525" w:author="Kuba Fa" w:date="2023-03-20T11:21:00Z">
                <w:pPr>
                  <w:pStyle w:val="MojNormalny2"/>
                  <w:ind w:firstLine="0"/>
                  <w:jc w:val="left"/>
                </w:pPr>
              </w:pPrChange>
            </w:pPr>
            <w:ins w:id="526" w:author="Kuba Fa" w:date="2023-03-20T12:49:00Z">
              <w:r w:rsidRPr="009C320B">
                <w:rPr>
                  <w:b/>
                  <w:bCs/>
                  <w:color w:val="70AD47" w:themeColor="accent6"/>
                  <w:u w:val="single"/>
                  <w:rPrChange w:id="527" w:author="Kuba Fa" w:date="2023-03-20T14:07:00Z">
                    <w:rPr/>
                  </w:rPrChange>
                </w:rPr>
                <w:t>1-1</w:t>
              </w:r>
            </w:ins>
          </w:p>
        </w:tc>
      </w:tr>
      <w:tr w:rsidR="000C0097" w14:paraId="0915F1AE" w14:textId="77777777" w:rsidTr="0025261A">
        <w:trPr>
          <w:ins w:id="528" w:author="Kuba Fa" w:date="2023-03-20T11:19:00Z"/>
        </w:trPr>
        <w:tc>
          <w:tcPr>
            <w:tcW w:w="2689" w:type="dxa"/>
            <w:tcPrChange w:id="529" w:author="Kuba Fa" w:date="2023-03-20T13:02:00Z">
              <w:tcPr>
                <w:tcW w:w="2689" w:type="dxa"/>
              </w:tcPr>
            </w:tcPrChange>
          </w:tcPr>
          <w:p w14:paraId="1AC2A800" w14:textId="7BFC67A0" w:rsidR="00DA532A" w:rsidRDefault="008C6C4C">
            <w:pPr>
              <w:pStyle w:val="MojNormalny2"/>
              <w:ind w:firstLine="0"/>
              <w:jc w:val="center"/>
              <w:rPr>
                <w:ins w:id="530" w:author="Kuba Fa" w:date="2023-03-20T11:19:00Z"/>
              </w:rPr>
              <w:pPrChange w:id="531" w:author="Kuba Fa" w:date="2023-03-20T11:21:00Z">
                <w:pPr>
                  <w:pStyle w:val="MojNormalny2"/>
                  <w:ind w:firstLine="0"/>
                  <w:jc w:val="left"/>
                </w:pPr>
              </w:pPrChange>
            </w:pPr>
            <w:ins w:id="532" w:author="Kuba Fa" w:date="2023-03-20T11:29:00Z">
              <w:r>
                <w:t>Stal – Lech</w:t>
              </w:r>
            </w:ins>
          </w:p>
        </w:tc>
        <w:tc>
          <w:tcPr>
            <w:tcW w:w="1417" w:type="dxa"/>
            <w:tcPrChange w:id="533" w:author="Kuba Fa" w:date="2023-03-20T13:02:00Z">
              <w:tcPr>
                <w:tcW w:w="1417" w:type="dxa"/>
              </w:tcPr>
            </w:tcPrChange>
          </w:tcPr>
          <w:p w14:paraId="38B3C345" w14:textId="0093E568" w:rsidR="00DA532A" w:rsidRDefault="008C6C4C">
            <w:pPr>
              <w:pStyle w:val="MojNormalny2"/>
              <w:ind w:firstLine="0"/>
              <w:jc w:val="center"/>
              <w:rPr>
                <w:ins w:id="534" w:author="Kuba Fa" w:date="2023-03-20T11:19:00Z"/>
              </w:rPr>
              <w:pPrChange w:id="535" w:author="Kuba Fa" w:date="2023-03-20T11:21:00Z">
                <w:pPr>
                  <w:pStyle w:val="MojNormalny2"/>
                  <w:ind w:firstLine="0"/>
                  <w:jc w:val="left"/>
                </w:pPr>
              </w:pPrChange>
            </w:pPr>
            <w:ins w:id="536" w:author="Kuba Fa" w:date="2023-03-20T11:29:00Z">
              <w:r>
                <w:t>0-0</w:t>
              </w:r>
            </w:ins>
          </w:p>
        </w:tc>
        <w:tc>
          <w:tcPr>
            <w:tcW w:w="1985" w:type="dxa"/>
            <w:tcPrChange w:id="537" w:author="Kuba Fa" w:date="2023-03-20T13:02:00Z">
              <w:tcPr>
                <w:tcW w:w="1701" w:type="dxa"/>
              </w:tcPr>
            </w:tcPrChange>
          </w:tcPr>
          <w:p w14:paraId="6356FB8A" w14:textId="2A10A2F6" w:rsidR="00DA532A" w:rsidRDefault="00841256">
            <w:pPr>
              <w:pStyle w:val="MojNormalny2"/>
              <w:ind w:firstLine="0"/>
              <w:jc w:val="center"/>
              <w:rPr>
                <w:ins w:id="538" w:author="Kuba Fa" w:date="2023-03-20T11:19:00Z"/>
              </w:rPr>
              <w:pPrChange w:id="539" w:author="Kuba Fa" w:date="2023-03-20T11:21:00Z">
                <w:pPr>
                  <w:pStyle w:val="MojNormalny2"/>
                  <w:ind w:firstLine="0"/>
                  <w:jc w:val="left"/>
                </w:pPr>
              </w:pPrChange>
            </w:pPr>
            <w:ins w:id="540" w:author="Kuba Fa" w:date="2023-03-20T13:15:00Z">
              <w:r>
                <w:t>2</w:t>
              </w:r>
            </w:ins>
            <w:ins w:id="541" w:author="Kuba Fa" w:date="2023-03-20T13:32:00Z">
              <w:r w:rsidR="00D60335">
                <w:t xml:space="preserve"> / 0-1</w:t>
              </w:r>
            </w:ins>
          </w:p>
        </w:tc>
        <w:tc>
          <w:tcPr>
            <w:tcW w:w="1158" w:type="dxa"/>
            <w:tcPrChange w:id="542" w:author="Kuba Fa" w:date="2023-03-20T13:02:00Z">
              <w:tcPr>
                <w:tcW w:w="1442" w:type="dxa"/>
              </w:tcPr>
            </w:tcPrChange>
          </w:tcPr>
          <w:p w14:paraId="1AFCD64B" w14:textId="4E114921" w:rsidR="00DA532A" w:rsidRDefault="000C0097">
            <w:pPr>
              <w:pStyle w:val="MojNormalny2"/>
              <w:ind w:firstLine="0"/>
              <w:jc w:val="center"/>
              <w:rPr>
                <w:ins w:id="543" w:author="Kuba Fa" w:date="2023-03-20T11:19:00Z"/>
              </w:rPr>
              <w:pPrChange w:id="544" w:author="Kuba Fa" w:date="2023-03-20T11:21:00Z">
                <w:pPr>
                  <w:pStyle w:val="MojNormalny2"/>
                  <w:ind w:firstLine="0"/>
                  <w:jc w:val="left"/>
                </w:pPr>
              </w:pPrChange>
            </w:pPr>
            <w:ins w:id="545" w:author="Kuba Fa" w:date="2023-03-20T11:55:00Z">
              <w:r>
                <w:t>0-1</w:t>
              </w:r>
            </w:ins>
          </w:p>
        </w:tc>
        <w:tc>
          <w:tcPr>
            <w:tcW w:w="1813" w:type="dxa"/>
            <w:tcPrChange w:id="546" w:author="Kuba Fa" w:date="2023-03-20T13:02:00Z">
              <w:tcPr>
                <w:tcW w:w="1813" w:type="dxa"/>
              </w:tcPr>
            </w:tcPrChange>
          </w:tcPr>
          <w:p w14:paraId="70B5CA11" w14:textId="571092A1" w:rsidR="00DA532A" w:rsidRPr="009C320B" w:rsidRDefault="00002F58">
            <w:pPr>
              <w:pStyle w:val="MojNormalny2"/>
              <w:ind w:firstLine="0"/>
              <w:jc w:val="center"/>
              <w:rPr>
                <w:ins w:id="547" w:author="Kuba Fa" w:date="2023-03-20T11:19:00Z"/>
                <w:b/>
                <w:bCs/>
                <w:u w:val="single"/>
                <w:rPrChange w:id="548" w:author="Kuba Fa" w:date="2023-03-20T14:07:00Z">
                  <w:rPr>
                    <w:ins w:id="549" w:author="Kuba Fa" w:date="2023-03-20T11:19:00Z"/>
                  </w:rPr>
                </w:rPrChange>
              </w:rPr>
              <w:pPrChange w:id="550" w:author="Kuba Fa" w:date="2023-03-20T11:21:00Z">
                <w:pPr>
                  <w:pStyle w:val="MojNormalny2"/>
                  <w:ind w:firstLine="0"/>
                  <w:jc w:val="left"/>
                </w:pPr>
              </w:pPrChange>
            </w:pPr>
            <w:ins w:id="551" w:author="Kuba Fa" w:date="2023-03-20T12:49:00Z">
              <w:r w:rsidRPr="009C320B">
                <w:rPr>
                  <w:b/>
                  <w:bCs/>
                  <w:u w:val="single"/>
                  <w:rPrChange w:id="552" w:author="Kuba Fa" w:date="2023-03-20T14:07:00Z">
                    <w:rPr/>
                  </w:rPrChange>
                </w:rPr>
                <w:t>1-1</w:t>
              </w:r>
            </w:ins>
          </w:p>
        </w:tc>
      </w:tr>
      <w:tr w:rsidR="000C0097" w14:paraId="7502696B" w14:textId="77777777" w:rsidTr="0025261A">
        <w:trPr>
          <w:ins w:id="553" w:author="Kuba Fa" w:date="2023-03-20T11:19:00Z"/>
        </w:trPr>
        <w:tc>
          <w:tcPr>
            <w:tcW w:w="2689" w:type="dxa"/>
            <w:tcPrChange w:id="554" w:author="Kuba Fa" w:date="2023-03-20T13:02:00Z">
              <w:tcPr>
                <w:tcW w:w="2689" w:type="dxa"/>
              </w:tcPr>
            </w:tcPrChange>
          </w:tcPr>
          <w:p w14:paraId="29E54B4C" w14:textId="1FB10A8D" w:rsidR="00DA532A" w:rsidRDefault="008C6C4C">
            <w:pPr>
              <w:pStyle w:val="MojNormalny2"/>
              <w:ind w:firstLine="0"/>
              <w:jc w:val="center"/>
              <w:rPr>
                <w:ins w:id="555" w:author="Kuba Fa" w:date="2023-03-20T11:19:00Z"/>
              </w:rPr>
              <w:pPrChange w:id="556" w:author="Kuba Fa" w:date="2023-03-20T11:21:00Z">
                <w:pPr>
                  <w:pStyle w:val="MojNormalny2"/>
                  <w:ind w:firstLine="0"/>
                  <w:jc w:val="left"/>
                </w:pPr>
              </w:pPrChange>
            </w:pPr>
            <w:ins w:id="557" w:author="Kuba Fa" w:date="2023-03-20T11:29:00Z">
              <w:r>
                <w:t>Śląsk - Zagł</w:t>
              </w:r>
            </w:ins>
            <w:ins w:id="558" w:author="Kuba Fa" w:date="2023-03-20T11:30:00Z">
              <w:r>
                <w:t>ę</w:t>
              </w:r>
            </w:ins>
            <w:ins w:id="559" w:author="Kuba Fa" w:date="2023-03-20T11:29:00Z">
              <w:r>
                <w:t>bie</w:t>
              </w:r>
            </w:ins>
          </w:p>
        </w:tc>
        <w:tc>
          <w:tcPr>
            <w:tcW w:w="1417" w:type="dxa"/>
            <w:tcPrChange w:id="560" w:author="Kuba Fa" w:date="2023-03-20T13:02:00Z">
              <w:tcPr>
                <w:tcW w:w="1417" w:type="dxa"/>
              </w:tcPr>
            </w:tcPrChange>
          </w:tcPr>
          <w:p w14:paraId="5C866718" w14:textId="67041D1C" w:rsidR="00DA532A" w:rsidRDefault="008C6C4C">
            <w:pPr>
              <w:pStyle w:val="MojNormalny2"/>
              <w:ind w:firstLine="0"/>
              <w:jc w:val="center"/>
              <w:rPr>
                <w:ins w:id="561" w:author="Kuba Fa" w:date="2023-03-20T11:19:00Z"/>
              </w:rPr>
              <w:pPrChange w:id="562" w:author="Kuba Fa" w:date="2023-03-20T11:21:00Z">
                <w:pPr>
                  <w:pStyle w:val="MojNormalny2"/>
                  <w:ind w:firstLine="0"/>
                  <w:jc w:val="left"/>
                </w:pPr>
              </w:pPrChange>
            </w:pPr>
            <w:ins w:id="563" w:author="Kuba Fa" w:date="2023-03-20T11:30:00Z">
              <w:r>
                <w:t>0-3</w:t>
              </w:r>
            </w:ins>
          </w:p>
        </w:tc>
        <w:tc>
          <w:tcPr>
            <w:tcW w:w="1985" w:type="dxa"/>
            <w:tcPrChange w:id="564" w:author="Kuba Fa" w:date="2023-03-20T13:02:00Z">
              <w:tcPr>
                <w:tcW w:w="1701" w:type="dxa"/>
              </w:tcPr>
            </w:tcPrChange>
          </w:tcPr>
          <w:p w14:paraId="2B2DDE4F" w14:textId="32DB6CD0" w:rsidR="00DA532A" w:rsidRDefault="00841256">
            <w:pPr>
              <w:pStyle w:val="MojNormalny2"/>
              <w:ind w:firstLine="0"/>
              <w:jc w:val="center"/>
              <w:rPr>
                <w:ins w:id="565" w:author="Kuba Fa" w:date="2023-03-20T11:19:00Z"/>
              </w:rPr>
              <w:pPrChange w:id="566" w:author="Kuba Fa" w:date="2023-03-20T11:21:00Z">
                <w:pPr>
                  <w:pStyle w:val="MojNormalny2"/>
                  <w:ind w:firstLine="0"/>
                  <w:jc w:val="left"/>
                </w:pPr>
              </w:pPrChange>
            </w:pPr>
            <w:ins w:id="567" w:author="Kuba Fa" w:date="2023-03-20T13:15:00Z">
              <w:r>
                <w:t>1</w:t>
              </w:r>
            </w:ins>
            <w:ins w:id="568" w:author="Kuba Fa" w:date="2023-03-20T13:33:00Z">
              <w:r w:rsidR="00D60335">
                <w:t xml:space="preserve"> / 1-1</w:t>
              </w:r>
            </w:ins>
          </w:p>
        </w:tc>
        <w:tc>
          <w:tcPr>
            <w:tcW w:w="1158" w:type="dxa"/>
            <w:tcPrChange w:id="569" w:author="Kuba Fa" w:date="2023-03-20T13:02:00Z">
              <w:tcPr>
                <w:tcW w:w="1442" w:type="dxa"/>
              </w:tcPr>
            </w:tcPrChange>
          </w:tcPr>
          <w:p w14:paraId="19B64755" w14:textId="2A5707F8" w:rsidR="00DA532A" w:rsidRDefault="000C0097">
            <w:pPr>
              <w:pStyle w:val="MojNormalny2"/>
              <w:ind w:firstLine="0"/>
              <w:jc w:val="center"/>
              <w:rPr>
                <w:ins w:id="570" w:author="Kuba Fa" w:date="2023-03-20T11:19:00Z"/>
              </w:rPr>
              <w:pPrChange w:id="571" w:author="Kuba Fa" w:date="2023-03-20T11:21:00Z">
                <w:pPr>
                  <w:pStyle w:val="MojNormalny2"/>
                  <w:ind w:firstLine="0"/>
                  <w:jc w:val="left"/>
                </w:pPr>
              </w:pPrChange>
            </w:pPr>
            <w:ins w:id="572" w:author="Kuba Fa" w:date="2023-03-20T11:55:00Z">
              <w:r>
                <w:t>2-1</w:t>
              </w:r>
            </w:ins>
          </w:p>
        </w:tc>
        <w:tc>
          <w:tcPr>
            <w:tcW w:w="1813" w:type="dxa"/>
            <w:tcPrChange w:id="573" w:author="Kuba Fa" w:date="2023-03-20T13:02:00Z">
              <w:tcPr>
                <w:tcW w:w="1813" w:type="dxa"/>
              </w:tcPr>
            </w:tcPrChange>
          </w:tcPr>
          <w:p w14:paraId="00DB3810" w14:textId="372743A2" w:rsidR="00DA532A" w:rsidRDefault="00002F58">
            <w:pPr>
              <w:pStyle w:val="MojNormalny2"/>
              <w:ind w:firstLine="0"/>
              <w:jc w:val="center"/>
              <w:rPr>
                <w:ins w:id="574" w:author="Kuba Fa" w:date="2023-03-20T11:19:00Z"/>
              </w:rPr>
              <w:pPrChange w:id="575" w:author="Kuba Fa" w:date="2023-03-20T11:21:00Z">
                <w:pPr>
                  <w:pStyle w:val="MojNormalny2"/>
                  <w:ind w:firstLine="0"/>
                  <w:jc w:val="left"/>
                </w:pPr>
              </w:pPrChange>
            </w:pPr>
            <w:ins w:id="576" w:author="Kuba Fa" w:date="2023-03-20T12:48:00Z">
              <w:r>
                <w:t>2-1</w:t>
              </w:r>
            </w:ins>
          </w:p>
        </w:tc>
      </w:tr>
      <w:tr w:rsidR="000C0097" w14:paraId="73BA1EB9" w14:textId="77777777" w:rsidTr="0025261A">
        <w:trPr>
          <w:ins w:id="577" w:author="Kuba Fa" w:date="2023-03-20T11:19:00Z"/>
        </w:trPr>
        <w:tc>
          <w:tcPr>
            <w:tcW w:w="2689" w:type="dxa"/>
            <w:tcPrChange w:id="578" w:author="Kuba Fa" w:date="2023-03-20T13:02:00Z">
              <w:tcPr>
                <w:tcW w:w="2689" w:type="dxa"/>
              </w:tcPr>
            </w:tcPrChange>
          </w:tcPr>
          <w:p w14:paraId="78932322" w14:textId="0009E0F1" w:rsidR="00DA532A" w:rsidRDefault="008C6C4C">
            <w:pPr>
              <w:pStyle w:val="MojNormalny2"/>
              <w:ind w:firstLine="0"/>
              <w:jc w:val="center"/>
              <w:rPr>
                <w:ins w:id="579" w:author="Kuba Fa" w:date="2023-03-20T11:19:00Z"/>
              </w:rPr>
              <w:pPrChange w:id="580" w:author="Kuba Fa" w:date="2023-03-20T11:21:00Z">
                <w:pPr>
                  <w:pStyle w:val="MojNormalny2"/>
                  <w:ind w:firstLine="0"/>
                  <w:jc w:val="left"/>
                </w:pPr>
              </w:pPrChange>
            </w:pPr>
            <w:ins w:id="581" w:author="Kuba Fa" w:date="2023-03-20T11:29:00Z">
              <w:r>
                <w:t>Warta - Raków</w:t>
              </w:r>
            </w:ins>
          </w:p>
        </w:tc>
        <w:tc>
          <w:tcPr>
            <w:tcW w:w="1417" w:type="dxa"/>
            <w:tcPrChange w:id="582" w:author="Kuba Fa" w:date="2023-03-20T13:02:00Z">
              <w:tcPr>
                <w:tcW w:w="1417" w:type="dxa"/>
              </w:tcPr>
            </w:tcPrChange>
          </w:tcPr>
          <w:p w14:paraId="3FB7BF12" w14:textId="1794B1F6" w:rsidR="00DA532A" w:rsidRDefault="008C6C4C">
            <w:pPr>
              <w:pStyle w:val="MojNormalny2"/>
              <w:ind w:firstLine="0"/>
              <w:jc w:val="center"/>
              <w:rPr>
                <w:ins w:id="583" w:author="Kuba Fa" w:date="2023-03-20T11:19:00Z"/>
              </w:rPr>
              <w:pPrChange w:id="584" w:author="Kuba Fa" w:date="2023-03-20T11:21:00Z">
                <w:pPr>
                  <w:pStyle w:val="MojNormalny2"/>
                  <w:ind w:firstLine="0"/>
                  <w:jc w:val="left"/>
                </w:pPr>
              </w:pPrChange>
            </w:pPr>
            <w:ins w:id="585" w:author="Kuba Fa" w:date="2023-03-20T11:30:00Z">
              <w:r>
                <w:t>1-1</w:t>
              </w:r>
            </w:ins>
          </w:p>
        </w:tc>
        <w:tc>
          <w:tcPr>
            <w:tcW w:w="1985" w:type="dxa"/>
            <w:tcPrChange w:id="586" w:author="Kuba Fa" w:date="2023-03-20T13:02:00Z">
              <w:tcPr>
                <w:tcW w:w="1701" w:type="dxa"/>
              </w:tcPr>
            </w:tcPrChange>
          </w:tcPr>
          <w:p w14:paraId="0729E8CA" w14:textId="51E7EA9C" w:rsidR="00DA532A" w:rsidRDefault="00841256">
            <w:pPr>
              <w:pStyle w:val="MojNormalny2"/>
              <w:ind w:firstLine="0"/>
              <w:jc w:val="center"/>
              <w:rPr>
                <w:ins w:id="587" w:author="Kuba Fa" w:date="2023-03-20T11:19:00Z"/>
              </w:rPr>
              <w:pPrChange w:id="588" w:author="Kuba Fa" w:date="2023-03-20T11:21:00Z">
                <w:pPr>
                  <w:pStyle w:val="MojNormalny2"/>
                  <w:ind w:firstLine="0"/>
                  <w:jc w:val="left"/>
                </w:pPr>
              </w:pPrChange>
            </w:pPr>
            <w:ins w:id="589" w:author="Kuba Fa" w:date="2023-03-20T13:15:00Z">
              <w:r>
                <w:t>2</w:t>
              </w:r>
            </w:ins>
            <w:ins w:id="590" w:author="Kuba Fa" w:date="2023-03-20T13:33:00Z">
              <w:r w:rsidR="00D60335">
                <w:t xml:space="preserve"> / 0-1</w:t>
              </w:r>
            </w:ins>
          </w:p>
        </w:tc>
        <w:tc>
          <w:tcPr>
            <w:tcW w:w="1158" w:type="dxa"/>
            <w:tcPrChange w:id="591" w:author="Kuba Fa" w:date="2023-03-20T13:02:00Z">
              <w:tcPr>
                <w:tcW w:w="1442" w:type="dxa"/>
              </w:tcPr>
            </w:tcPrChange>
          </w:tcPr>
          <w:p w14:paraId="6DD4394A" w14:textId="3F9897E5" w:rsidR="00DA532A" w:rsidRDefault="000C0097">
            <w:pPr>
              <w:pStyle w:val="MojNormalny2"/>
              <w:ind w:firstLine="0"/>
              <w:jc w:val="center"/>
              <w:rPr>
                <w:ins w:id="592" w:author="Kuba Fa" w:date="2023-03-20T11:19:00Z"/>
              </w:rPr>
              <w:pPrChange w:id="593" w:author="Kuba Fa" w:date="2023-03-20T11:21:00Z">
                <w:pPr>
                  <w:pStyle w:val="MojNormalny2"/>
                  <w:ind w:firstLine="0"/>
                  <w:jc w:val="left"/>
                </w:pPr>
              </w:pPrChange>
            </w:pPr>
            <w:ins w:id="594" w:author="Kuba Fa" w:date="2023-03-20T11:55:00Z">
              <w:r>
                <w:t>1-2</w:t>
              </w:r>
            </w:ins>
          </w:p>
        </w:tc>
        <w:tc>
          <w:tcPr>
            <w:tcW w:w="1813" w:type="dxa"/>
            <w:tcPrChange w:id="595" w:author="Kuba Fa" w:date="2023-03-20T13:02:00Z">
              <w:tcPr>
                <w:tcW w:w="1813" w:type="dxa"/>
              </w:tcPr>
            </w:tcPrChange>
          </w:tcPr>
          <w:p w14:paraId="01A6B6A9" w14:textId="027006E3" w:rsidR="00DA532A" w:rsidRDefault="00002F58">
            <w:pPr>
              <w:pStyle w:val="MojNormalny2"/>
              <w:ind w:firstLine="0"/>
              <w:jc w:val="center"/>
              <w:rPr>
                <w:ins w:id="596" w:author="Kuba Fa" w:date="2023-03-20T11:19:00Z"/>
              </w:rPr>
              <w:pPrChange w:id="597" w:author="Kuba Fa" w:date="2023-03-20T11:21:00Z">
                <w:pPr>
                  <w:pStyle w:val="MojNormalny2"/>
                  <w:ind w:firstLine="0"/>
                  <w:jc w:val="left"/>
                </w:pPr>
              </w:pPrChange>
            </w:pPr>
            <w:ins w:id="598" w:author="Kuba Fa" w:date="2023-03-20T12:48:00Z">
              <w:r>
                <w:t>0-2</w:t>
              </w:r>
            </w:ins>
          </w:p>
        </w:tc>
      </w:tr>
      <w:tr w:rsidR="000C0097" w14:paraId="22ECD42F" w14:textId="77777777" w:rsidTr="0025261A">
        <w:trPr>
          <w:ins w:id="599" w:author="Kuba Fa" w:date="2023-03-20T11:19:00Z"/>
        </w:trPr>
        <w:tc>
          <w:tcPr>
            <w:tcW w:w="2689" w:type="dxa"/>
            <w:tcPrChange w:id="600" w:author="Kuba Fa" w:date="2023-03-20T13:02:00Z">
              <w:tcPr>
                <w:tcW w:w="2689" w:type="dxa"/>
              </w:tcPr>
            </w:tcPrChange>
          </w:tcPr>
          <w:p w14:paraId="46399B4A" w14:textId="0B5D2611" w:rsidR="00DA532A" w:rsidRDefault="008C6C4C">
            <w:pPr>
              <w:pStyle w:val="MojNormalny2"/>
              <w:ind w:firstLine="0"/>
              <w:jc w:val="center"/>
              <w:rPr>
                <w:ins w:id="601" w:author="Kuba Fa" w:date="2023-03-20T11:19:00Z"/>
              </w:rPr>
              <w:pPrChange w:id="602" w:author="Kuba Fa" w:date="2023-03-20T11:21:00Z">
                <w:pPr>
                  <w:pStyle w:val="MojNormalny2"/>
                  <w:ind w:firstLine="0"/>
                  <w:jc w:val="left"/>
                </w:pPr>
              </w:pPrChange>
            </w:pPr>
            <w:ins w:id="603" w:author="Kuba Fa" w:date="2023-03-20T11:30:00Z">
              <w:r>
                <w:t>Widzew - Pogoń</w:t>
              </w:r>
            </w:ins>
          </w:p>
        </w:tc>
        <w:tc>
          <w:tcPr>
            <w:tcW w:w="1417" w:type="dxa"/>
            <w:tcPrChange w:id="604" w:author="Kuba Fa" w:date="2023-03-20T13:02:00Z">
              <w:tcPr>
                <w:tcW w:w="1417" w:type="dxa"/>
              </w:tcPr>
            </w:tcPrChange>
          </w:tcPr>
          <w:p w14:paraId="2B074378" w14:textId="355CF3D4" w:rsidR="00DA532A" w:rsidRDefault="008C6C4C">
            <w:pPr>
              <w:pStyle w:val="MojNormalny2"/>
              <w:ind w:firstLine="0"/>
              <w:jc w:val="center"/>
              <w:rPr>
                <w:ins w:id="605" w:author="Kuba Fa" w:date="2023-03-20T11:19:00Z"/>
              </w:rPr>
              <w:pPrChange w:id="606" w:author="Kuba Fa" w:date="2023-03-20T11:21:00Z">
                <w:pPr>
                  <w:pStyle w:val="MojNormalny2"/>
                  <w:ind w:firstLine="0"/>
                  <w:jc w:val="left"/>
                </w:pPr>
              </w:pPrChange>
            </w:pPr>
            <w:ins w:id="607" w:author="Kuba Fa" w:date="2023-03-20T11:30:00Z">
              <w:r>
                <w:t>3-3</w:t>
              </w:r>
            </w:ins>
          </w:p>
        </w:tc>
        <w:tc>
          <w:tcPr>
            <w:tcW w:w="1985" w:type="dxa"/>
            <w:tcPrChange w:id="608" w:author="Kuba Fa" w:date="2023-03-20T13:02:00Z">
              <w:tcPr>
                <w:tcW w:w="1701" w:type="dxa"/>
              </w:tcPr>
            </w:tcPrChange>
          </w:tcPr>
          <w:p w14:paraId="50B42769" w14:textId="1DED0CA6" w:rsidR="00DA532A" w:rsidRPr="009C320B" w:rsidRDefault="00841256">
            <w:pPr>
              <w:pStyle w:val="MojNormalny2"/>
              <w:ind w:firstLine="0"/>
              <w:jc w:val="center"/>
              <w:rPr>
                <w:ins w:id="609" w:author="Kuba Fa" w:date="2023-03-20T11:19:00Z"/>
                <w:b/>
                <w:bCs/>
                <w:u w:val="single"/>
                <w:rPrChange w:id="610" w:author="Kuba Fa" w:date="2023-03-20T14:07:00Z">
                  <w:rPr>
                    <w:ins w:id="611" w:author="Kuba Fa" w:date="2023-03-20T11:19:00Z"/>
                  </w:rPr>
                </w:rPrChange>
              </w:rPr>
              <w:pPrChange w:id="612" w:author="Kuba Fa" w:date="2023-03-20T11:21:00Z">
                <w:pPr>
                  <w:pStyle w:val="MojNormalny2"/>
                  <w:ind w:firstLine="0"/>
                  <w:jc w:val="left"/>
                </w:pPr>
              </w:pPrChange>
            </w:pPr>
            <w:ins w:id="613" w:author="Kuba Fa" w:date="2023-03-20T13:15:00Z">
              <w:r w:rsidRPr="009C320B">
                <w:t>1</w:t>
              </w:r>
            </w:ins>
            <w:ins w:id="614" w:author="Kuba Fa" w:date="2023-03-20T13:33:00Z">
              <w:r w:rsidR="00D60335" w:rsidRPr="009C320B">
                <w:t xml:space="preserve"> /</w:t>
              </w:r>
              <w:r w:rsidR="00D60335" w:rsidRPr="009C320B">
                <w:rPr>
                  <w:b/>
                  <w:bCs/>
                  <w:u w:val="single"/>
                  <w:rPrChange w:id="615" w:author="Kuba Fa" w:date="2023-03-20T14:07:00Z">
                    <w:rPr/>
                  </w:rPrChange>
                </w:rPr>
                <w:t xml:space="preserve"> 1-1</w:t>
              </w:r>
            </w:ins>
          </w:p>
        </w:tc>
        <w:tc>
          <w:tcPr>
            <w:tcW w:w="1158" w:type="dxa"/>
            <w:tcPrChange w:id="616" w:author="Kuba Fa" w:date="2023-03-20T13:02:00Z">
              <w:tcPr>
                <w:tcW w:w="1442" w:type="dxa"/>
              </w:tcPr>
            </w:tcPrChange>
          </w:tcPr>
          <w:p w14:paraId="2A58D8AA" w14:textId="1665C0CC" w:rsidR="00DA532A" w:rsidRDefault="000C0097">
            <w:pPr>
              <w:pStyle w:val="MojNormalny2"/>
              <w:ind w:firstLine="0"/>
              <w:jc w:val="center"/>
              <w:rPr>
                <w:ins w:id="617" w:author="Kuba Fa" w:date="2023-03-20T11:19:00Z"/>
              </w:rPr>
              <w:pPrChange w:id="618" w:author="Kuba Fa" w:date="2023-03-20T11:21:00Z">
                <w:pPr>
                  <w:pStyle w:val="MojNormalny2"/>
                  <w:ind w:firstLine="0"/>
                  <w:jc w:val="left"/>
                </w:pPr>
              </w:pPrChange>
            </w:pPr>
            <w:ins w:id="619" w:author="Kuba Fa" w:date="2023-03-20T11:55:00Z">
              <w:r>
                <w:t>2-1</w:t>
              </w:r>
            </w:ins>
          </w:p>
        </w:tc>
        <w:tc>
          <w:tcPr>
            <w:tcW w:w="1813" w:type="dxa"/>
            <w:tcPrChange w:id="620" w:author="Kuba Fa" w:date="2023-03-20T13:02:00Z">
              <w:tcPr>
                <w:tcW w:w="1813" w:type="dxa"/>
              </w:tcPr>
            </w:tcPrChange>
          </w:tcPr>
          <w:p w14:paraId="2D7CAC5A" w14:textId="55D5157D" w:rsidR="00DA532A" w:rsidRPr="009C320B" w:rsidRDefault="00002F58">
            <w:pPr>
              <w:pStyle w:val="MojNormalny2"/>
              <w:ind w:firstLine="0"/>
              <w:jc w:val="center"/>
              <w:rPr>
                <w:ins w:id="621" w:author="Kuba Fa" w:date="2023-03-20T11:19:00Z"/>
                <w:b/>
                <w:bCs/>
                <w:u w:val="single"/>
                <w:rPrChange w:id="622" w:author="Kuba Fa" w:date="2023-03-20T14:07:00Z">
                  <w:rPr>
                    <w:ins w:id="623" w:author="Kuba Fa" w:date="2023-03-20T11:19:00Z"/>
                  </w:rPr>
                </w:rPrChange>
              </w:rPr>
              <w:pPrChange w:id="624" w:author="Kuba Fa" w:date="2023-03-20T11:21:00Z">
                <w:pPr>
                  <w:pStyle w:val="MojNormalny2"/>
                  <w:ind w:firstLine="0"/>
                  <w:jc w:val="left"/>
                </w:pPr>
              </w:pPrChange>
            </w:pPr>
            <w:ins w:id="625" w:author="Kuba Fa" w:date="2023-03-20T12:48:00Z">
              <w:r w:rsidRPr="009C320B">
                <w:rPr>
                  <w:b/>
                  <w:bCs/>
                  <w:u w:val="single"/>
                  <w:rPrChange w:id="626" w:author="Kuba Fa" w:date="2023-03-20T14:07:00Z">
                    <w:rPr/>
                  </w:rPrChange>
                </w:rPr>
                <w:t>1-1</w:t>
              </w:r>
            </w:ins>
          </w:p>
        </w:tc>
      </w:tr>
      <w:tr w:rsidR="000C0097" w14:paraId="2444BB4D" w14:textId="77777777" w:rsidTr="0025261A">
        <w:trPr>
          <w:ins w:id="627" w:author="Kuba Fa" w:date="2023-03-20T11:19:00Z"/>
        </w:trPr>
        <w:tc>
          <w:tcPr>
            <w:tcW w:w="2689" w:type="dxa"/>
            <w:tcPrChange w:id="628" w:author="Kuba Fa" w:date="2023-03-20T13:02:00Z">
              <w:tcPr>
                <w:tcW w:w="2689" w:type="dxa"/>
              </w:tcPr>
            </w:tcPrChange>
          </w:tcPr>
          <w:p w14:paraId="7294E098" w14:textId="5F14626A" w:rsidR="00DA532A" w:rsidRDefault="008C6C4C">
            <w:pPr>
              <w:pStyle w:val="MojNormalny2"/>
              <w:ind w:firstLine="0"/>
              <w:jc w:val="center"/>
              <w:rPr>
                <w:ins w:id="629" w:author="Kuba Fa" w:date="2023-03-20T11:19:00Z"/>
              </w:rPr>
              <w:pPrChange w:id="630" w:author="Kuba Fa" w:date="2023-03-20T11:21:00Z">
                <w:pPr>
                  <w:pStyle w:val="MojNormalny2"/>
                  <w:ind w:firstLine="0"/>
                  <w:jc w:val="left"/>
                </w:pPr>
              </w:pPrChange>
            </w:pPr>
            <w:ins w:id="631" w:author="Kuba Fa" w:date="2023-03-20T11:30:00Z">
              <w:r>
                <w:t>Górnik – Lechia</w:t>
              </w:r>
            </w:ins>
          </w:p>
        </w:tc>
        <w:tc>
          <w:tcPr>
            <w:tcW w:w="1417" w:type="dxa"/>
            <w:tcPrChange w:id="632" w:author="Kuba Fa" w:date="2023-03-20T13:02:00Z">
              <w:tcPr>
                <w:tcW w:w="1417" w:type="dxa"/>
              </w:tcPr>
            </w:tcPrChange>
          </w:tcPr>
          <w:p w14:paraId="54791909" w14:textId="0EAFCDC0" w:rsidR="00DA532A" w:rsidRDefault="008C6C4C">
            <w:pPr>
              <w:pStyle w:val="MojNormalny2"/>
              <w:ind w:firstLine="0"/>
              <w:jc w:val="center"/>
              <w:rPr>
                <w:ins w:id="633" w:author="Kuba Fa" w:date="2023-03-20T11:19:00Z"/>
              </w:rPr>
              <w:pPrChange w:id="634" w:author="Kuba Fa" w:date="2023-03-20T11:21:00Z">
                <w:pPr>
                  <w:pStyle w:val="MojNormalny2"/>
                  <w:ind w:firstLine="0"/>
                  <w:jc w:val="left"/>
                </w:pPr>
              </w:pPrChange>
            </w:pPr>
            <w:ins w:id="635" w:author="Kuba Fa" w:date="2023-03-20T11:30:00Z">
              <w:r>
                <w:t>1-1</w:t>
              </w:r>
            </w:ins>
          </w:p>
        </w:tc>
        <w:tc>
          <w:tcPr>
            <w:tcW w:w="1985" w:type="dxa"/>
            <w:tcPrChange w:id="636" w:author="Kuba Fa" w:date="2023-03-20T13:02:00Z">
              <w:tcPr>
                <w:tcW w:w="1701" w:type="dxa"/>
              </w:tcPr>
            </w:tcPrChange>
          </w:tcPr>
          <w:p w14:paraId="44C244D0" w14:textId="3A9045BE" w:rsidR="00DA532A" w:rsidRDefault="00841256">
            <w:pPr>
              <w:pStyle w:val="MojNormalny2"/>
              <w:ind w:firstLine="0"/>
              <w:jc w:val="center"/>
              <w:rPr>
                <w:ins w:id="637" w:author="Kuba Fa" w:date="2023-03-20T11:19:00Z"/>
              </w:rPr>
              <w:pPrChange w:id="638" w:author="Kuba Fa" w:date="2023-03-20T11:21:00Z">
                <w:pPr>
                  <w:pStyle w:val="MojNormalny2"/>
                  <w:ind w:firstLine="0"/>
                  <w:jc w:val="left"/>
                </w:pPr>
              </w:pPrChange>
            </w:pPr>
            <w:ins w:id="639" w:author="Kuba Fa" w:date="2023-03-20T13:14:00Z">
              <w:r>
                <w:t>1</w:t>
              </w:r>
            </w:ins>
            <w:ins w:id="640" w:author="Kuba Fa" w:date="2023-03-20T13:36:00Z">
              <w:r w:rsidR="00D60335">
                <w:t xml:space="preserve"> / </w:t>
              </w:r>
              <w:r w:rsidR="00D60335" w:rsidRPr="009C320B">
                <w:rPr>
                  <w:b/>
                  <w:bCs/>
                  <w:color w:val="70AD47" w:themeColor="accent6"/>
                  <w:u w:val="single"/>
                  <w:rPrChange w:id="641" w:author="Kuba Fa" w:date="2023-03-20T14:08:00Z">
                    <w:rPr/>
                  </w:rPrChange>
                </w:rPr>
                <w:t>1-1</w:t>
              </w:r>
            </w:ins>
          </w:p>
        </w:tc>
        <w:tc>
          <w:tcPr>
            <w:tcW w:w="1158" w:type="dxa"/>
            <w:tcPrChange w:id="642" w:author="Kuba Fa" w:date="2023-03-20T13:02:00Z">
              <w:tcPr>
                <w:tcW w:w="1442" w:type="dxa"/>
              </w:tcPr>
            </w:tcPrChange>
          </w:tcPr>
          <w:p w14:paraId="6BD6B188" w14:textId="16EF2C0E" w:rsidR="00DA532A" w:rsidRDefault="003B1D21">
            <w:pPr>
              <w:pStyle w:val="MojNormalny2"/>
              <w:ind w:firstLine="0"/>
              <w:jc w:val="center"/>
              <w:rPr>
                <w:ins w:id="643" w:author="Kuba Fa" w:date="2023-03-20T11:19:00Z"/>
              </w:rPr>
              <w:pPrChange w:id="644" w:author="Kuba Fa" w:date="2023-03-20T11:21:00Z">
                <w:pPr>
                  <w:pStyle w:val="MojNormalny2"/>
                  <w:ind w:firstLine="0"/>
                  <w:jc w:val="left"/>
                </w:pPr>
              </w:pPrChange>
            </w:pPr>
            <w:ins w:id="645" w:author="Kuba Fa" w:date="2023-03-20T11:56:00Z">
              <w:r>
                <w:t>1-2</w:t>
              </w:r>
            </w:ins>
          </w:p>
        </w:tc>
        <w:tc>
          <w:tcPr>
            <w:tcW w:w="1813" w:type="dxa"/>
            <w:tcPrChange w:id="646" w:author="Kuba Fa" w:date="2023-03-20T13:02:00Z">
              <w:tcPr>
                <w:tcW w:w="1813" w:type="dxa"/>
              </w:tcPr>
            </w:tcPrChange>
          </w:tcPr>
          <w:p w14:paraId="2665A3AC" w14:textId="0ECEC9F2" w:rsidR="00DA532A" w:rsidRDefault="00002F58">
            <w:pPr>
              <w:pStyle w:val="MojNormalny2"/>
              <w:ind w:firstLine="0"/>
              <w:jc w:val="center"/>
              <w:rPr>
                <w:ins w:id="647" w:author="Kuba Fa" w:date="2023-03-20T11:19:00Z"/>
              </w:rPr>
              <w:pPrChange w:id="648" w:author="Kuba Fa" w:date="2023-03-20T11:21:00Z">
                <w:pPr>
                  <w:pStyle w:val="MojNormalny2"/>
                  <w:ind w:firstLine="0"/>
                  <w:jc w:val="left"/>
                </w:pPr>
              </w:pPrChange>
            </w:pPr>
            <w:ins w:id="649" w:author="Kuba Fa" w:date="2023-03-20T12:47:00Z">
              <w:r>
                <w:t>1-2</w:t>
              </w:r>
            </w:ins>
          </w:p>
        </w:tc>
      </w:tr>
      <w:tr w:rsidR="000C0097" w14:paraId="5A9A15C9" w14:textId="77777777" w:rsidTr="0025261A">
        <w:trPr>
          <w:ins w:id="650" w:author="Kuba Fa" w:date="2023-03-20T11:19:00Z"/>
        </w:trPr>
        <w:tc>
          <w:tcPr>
            <w:tcW w:w="2689" w:type="dxa"/>
            <w:tcPrChange w:id="651" w:author="Kuba Fa" w:date="2023-03-20T13:02:00Z">
              <w:tcPr>
                <w:tcW w:w="2689" w:type="dxa"/>
              </w:tcPr>
            </w:tcPrChange>
          </w:tcPr>
          <w:p w14:paraId="7BD24D30" w14:textId="53083B4B" w:rsidR="00DA532A" w:rsidRDefault="008C6C4C">
            <w:pPr>
              <w:pStyle w:val="MojNormalny2"/>
              <w:ind w:firstLine="0"/>
              <w:jc w:val="center"/>
              <w:rPr>
                <w:ins w:id="652" w:author="Kuba Fa" w:date="2023-03-20T11:19:00Z"/>
              </w:rPr>
              <w:pPrChange w:id="653" w:author="Kuba Fa" w:date="2023-03-20T11:21:00Z">
                <w:pPr>
                  <w:pStyle w:val="MojNormalny2"/>
                  <w:ind w:firstLine="0"/>
                  <w:jc w:val="left"/>
                </w:pPr>
              </w:pPrChange>
            </w:pPr>
            <w:ins w:id="654" w:author="Kuba Fa" w:date="2023-03-20T11:30:00Z">
              <w:r>
                <w:t>Korona – Cracovia</w:t>
              </w:r>
            </w:ins>
          </w:p>
        </w:tc>
        <w:tc>
          <w:tcPr>
            <w:tcW w:w="1417" w:type="dxa"/>
            <w:tcPrChange w:id="655" w:author="Kuba Fa" w:date="2023-03-20T13:02:00Z">
              <w:tcPr>
                <w:tcW w:w="1417" w:type="dxa"/>
              </w:tcPr>
            </w:tcPrChange>
          </w:tcPr>
          <w:p w14:paraId="4DE830EF" w14:textId="1CD14507" w:rsidR="00DA532A" w:rsidRDefault="008C6C4C">
            <w:pPr>
              <w:pStyle w:val="MojNormalny2"/>
              <w:ind w:firstLine="0"/>
              <w:jc w:val="center"/>
              <w:rPr>
                <w:ins w:id="656" w:author="Kuba Fa" w:date="2023-03-20T11:19:00Z"/>
              </w:rPr>
              <w:pPrChange w:id="657" w:author="Kuba Fa" w:date="2023-03-20T11:21:00Z">
                <w:pPr>
                  <w:pStyle w:val="MojNormalny2"/>
                  <w:ind w:firstLine="0"/>
                  <w:jc w:val="left"/>
                </w:pPr>
              </w:pPrChange>
            </w:pPr>
            <w:ins w:id="658" w:author="Kuba Fa" w:date="2023-03-20T11:30:00Z">
              <w:r>
                <w:t>2-1</w:t>
              </w:r>
            </w:ins>
          </w:p>
        </w:tc>
        <w:tc>
          <w:tcPr>
            <w:tcW w:w="1985" w:type="dxa"/>
            <w:tcPrChange w:id="659" w:author="Kuba Fa" w:date="2023-03-20T13:02:00Z">
              <w:tcPr>
                <w:tcW w:w="1701" w:type="dxa"/>
              </w:tcPr>
            </w:tcPrChange>
          </w:tcPr>
          <w:p w14:paraId="5FAA1C76" w14:textId="36D3362E" w:rsidR="00DA532A" w:rsidRDefault="00841256">
            <w:pPr>
              <w:pStyle w:val="MojNormalny2"/>
              <w:ind w:firstLine="0"/>
              <w:jc w:val="center"/>
              <w:rPr>
                <w:ins w:id="660" w:author="Kuba Fa" w:date="2023-03-20T11:19:00Z"/>
              </w:rPr>
              <w:pPrChange w:id="661" w:author="Kuba Fa" w:date="2023-03-20T11:21:00Z">
                <w:pPr>
                  <w:pStyle w:val="MojNormalny2"/>
                  <w:ind w:firstLine="0"/>
                  <w:jc w:val="left"/>
                </w:pPr>
              </w:pPrChange>
            </w:pPr>
            <w:ins w:id="662" w:author="Kuba Fa" w:date="2023-03-20T13:14:00Z">
              <w:r>
                <w:t>2</w:t>
              </w:r>
            </w:ins>
            <w:ins w:id="663" w:author="Kuba Fa" w:date="2023-03-20T13:35:00Z">
              <w:r w:rsidR="00D60335">
                <w:t xml:space="preserve"> / 1-1</w:t>
              </w:r>
            </w:ins>
          </w:p>
        </w:tc>
        <w:tc>
          <w:tcPr>
            <w:tcW w:w="1158" w:type="dxa"/>
            <w:tcPrChange w:id="664" w:author="Kuba Fa" w:date="2023-03-20T13:02:00Z">
              <w:tcPr>
                <w:tcW w:w="1442" w:type="dxa"/>
              </w:tcPr>
            </w:tcPrChange>
          </w:tcPr>
          <w:p w14:paraId="1C12BA54" w14:textId="6BCAC29B" w:rsidR="00DA532A" w:rsidRDefault="003B1D21">
            <w:pPr>
              <w:pStyle w:val="MojNormalny2"/>
              <w:ind w:firstLine="0"/>
              <w:jc w:val="center"/>
              <w:rPr>
                <w:ins w:id="665" w:author="Kuba Fa" w:date="2023-03-20T11:19:00Z"/>
              </w:rPr>
              <w:pPrChange w:id="666" w:author="Kuba Fa" w:date="2023-03-20T11:21:00Z">
                <w:pPr>
                  <w:pStyle w:val="MojNormalny2"/>
                  <w:ind w:firstLine="0"/>
                  <w:jc w:val="left"/>
                </w:pPr>
              </w:pPrChange>
            </w:pPr>
            <w:ins w:id="667" w:author="Kuba Fa" w:date="2023-03-20T11:56:00Z">
              <w:r>
                <w:t>0-3</w:t>
              </w:r>
            </w:ins>
          </w:p>
        </w:tc>
        <w:tc>
          <w:tcPr>
            <w:tcW w:w="1813" w:type="dxa"/>
            <w:tcPrChange w:id="668" w:author="Kuba Fa" w:date="2023-03-20T13:02:00Z">
              <w:tcPr>
                <w:tcW w:w="1813" w:type="dxa"/>
              </w:tcPr>
            </w:tcPrChange>
          </w:tcPr>
          <w:p w14:paraId="1582EBBB" w14:textId="4CA5FF14" w:rsidR="00DA532A" w:rsidRDefault="00002F58">
            <w:pPr>
              <w:pStyle w:val="MojNormalny2"/>
              <w:ind w:firstLine="0"/>
              <w:jc w:val="center"/>
              <w:rPr>
                <w:ins w:id="669" w:author="Kuba Fa" w:date="2023-03-20T11:19:00Z"/>
              </w:rPr>
              <w:pPrChange w:id="670" w:author="Kuba Fa" w:date="2023-03-20T11:21:00Z">
                <w:pPr>
                  <w:pStyle w:val="MojNormalny2"/>
                  <w:ind w:firstLine="0"/>
                  <w:jc w:val="left"/>
                </w:pPr>
              </w:pPrChange>
            </w:pPr>
            <w:ins w:id="671" w:author="Kuba Fa" w:date="2023-03-20T12:47:00Z">
              <w:r>
                <w:t>0-1</w:t>
              </w:r>
            </w:ins>
          </w:p>
        </w:tc>
      </w:tr>
      <w:tr w:rsidR="000C0097" w14:paraId="2DB1DEFC" w14:textId="77777777" w:rsidTr="0025261A">
        <w:trPr>
          <w:ins w:id="672" w:author="Kuba Fa" w:date="2023-03-20T11:19:00Z"/>
        </w:trPr>
        <w:tc>
          <w:tcPr>
            <w:tcW w:w="2689" w:type="dxa"/>
            <w:tcPrChange w:id="673" w:author="Kuba Fa" w:date="2023-03-20T13:02:00Z">
              <w:tcPr>
                <w:tcW w:w="2689" w:type="dxa"/>
              </w:tcPr>
            </w:tcPrChange>
          </w:tcPr>
          <w:p w14:paraId="6442AA57" w14:textId="149F4C15" w:rsidR="00DA532A" w:rsidRDefault="008C6C4C">
            <w:pPr>
              <w:pStyle w:val="MojNormalny2"/>
              <w:ind w:firstLine="0"/>
              <w:jc w:val="center"/>
              <w:rPr>
                <w:ins w:id="674" w:author="Kuba Fa" w:date="2023-03-20T11:19:00Z"/>
              </w:rPr>
              <w:pPrChange w:id="675" w:author="Kuba Fa" w:date="2023-03-20T11:21:00Z">
                <w:pPr>
                  <w:pStyle w:val="MojNormalny2"/>
                  <w:ind w:firstLine="0"/>
                  <w:jc w:val="left"/>
                </w:pPr>
              </w:pPrChange>
            </w:pPr>
            <w:ins w:id="676" w:author="Kuba Fa" w:date="2023-03-20T11:30:00Z">
              <w:r>
                <w:t xml:space="preserve">Lech </w:t>
              </w:r>
            </w:ins>
            <w:ins w:id="677" w:author="Kuba Fa" w:date="2023-03-20T12:47:00Z">
              <w:r w:rsidR="00002F58">
                <w:t>–</w:t>
              </w:r>
            </w:ins>
            <w:ins w:id="678" w:author="Kuba Fa" w:date="2023-03-20T11:30:00Z">
              <w:r>
                <w:t xml:space="preserve"> Mi</w:t>
              </w:r>
            </w:ins>
            <w:ins w:id="679" w:author="Kuba Fa" w:date="2023-03-20T11:31:00Z">
              <w:r>
                <w:t>edź</w:t>
              </w:r>
            </w:ins>
          </w:p>
        </w:tc>
        <w:tc>
          <w:tcPr>
            <w:tcW w:w="1417" w:type="dxa"/>
            <w:tcPrChange w:id="680" w:author="Kuba Fa" w:date="2023-03-20T13:02:00Z">
              <w:tcPr>
                <w:tcW w:w="1417" w:type="dxa"/>
              </w:tcPr>
            </w:tcPrChange>
          </w:tcPr>
          <w:p w14:paraId="6C8DC224" w14:textId="382812FB" w:rsidR="00DA532A" w:rsidRDefault="008C6C4C">
            <w:pPr>
              <w:pStyle w:val="MojNormalny2"/>
              <w:ind w:firstLine="0"/>
              <w:jc w:val="center"/>
              <w:rPr>
                <w:ins w:id="681" w:author="Kuba Fa" w:date="2023-03-20T11:19:00Z"/>
              </w:rPr>
              <w:pPrChange w:id="682" w:author="Kuba Fa" w:date="2023-03-20T11:21:00Z">
                <w:pPr>
                  <w:pStyle w:val="MojNormalny2"/>
                  <w:ind w:firstLine="0"/>
                  <w:jc w:val="left"/>
                </w:pPr>
              </w:pPrChange>
            </w:pPr>
            <w:ins w:id="683" w:author="Kuba Fa" w:date="2023-03-20T11:31:00Z">
              <w:r>
                <w:t>1-0</w:t>
              </w:r>
            </w:ins>
          </w:p>
        </w:tc>
        <w:tc>
          <w:tcPr>
            <w:tcW w:w="1985" w:type="dxa"/>
            <w:tcPrChange w:id="684" w:author="Kuba Fa" w:date="2023-03-20T13:02:00Z">
              <w:tcPr>
                <w:tcW w:w="1701" w:type="dxa"/>
              </w:tcPr>
            </w:tcPrChange>
          </w:tcPr>
          <w:p w14:paraId="155DC68F" w14:textId="37212CC0" w:rsidR="00DA532A" w:rsidRPr="009C320B" w:rsidRDefault="00841256">
            <w:pPr>
              <w:pStyle w:val="MojNormalny2"/>
              <w:ind w:firstLine="0"/>
              <w:jc w:val="center"/>
              <w:rPr>
                <w:ins w:id="685" w:author="Kuba Fa" w:date="2023-03-20T11:19:00Z"/>
                <w:b/>
                <w:bCs/>
                <w:u w:val="single"/>
                <w:rPrChange w:id="686" w:author="Kuba Fa" w:date="2023-03-20T14:08:00Z">
                  <w:rPr>
                    <w:ins w:id="687" w:author="Kuba Fa" w:date="2023-03-20T11:19:00Z"/>
                  </w:rPr>
                </w:rPrChange>
              </w:rPr>
              <w:pPrChange w:id="688" w:author="Kuba Fa" w:date="2023-03-20T11:21:00Z">
                <w:pPr>
                  <w:pStyle w:val="MojNormalny2"/>
                  <w:ind w:firstLine="0"/>
                  <w:jc w:val="left"/>
                </w:pPr>
              </w:pPrChange>
            </w:pPr>
            <w:ins w:id="689" w:author="Kuba Fa" w:date="2023-03-20T13:14:00Z">
              <w:r w:rsidRPr="009C320B">
                <w:rPr>
                  <w:b/>
                  <w:bCs/>
                  <w:color w:val="70AD47" w:themeColor="accent6"/>
                  <w:u w:val="single"/>
                  <w:rPrChange w:id="690" w:author="Kuba Fa" w:date="2023-03-20T14:08:00Z">
                    <w:rPr/>
                  </w:rPrChange>
                </w:rPr>
                <w:t>1</w:t>
              </w:r>
            </w:ins>
            <w:ins w:id="691" w:author="Kuba Fa" w:date="2023-03-20T13:36:00Z">
              <w:r w:rsidR="00D60335" w:rsidRPr="009C320B">
                <w:rPr>
                  <w:b/>
                  <w:bCs/>
                  <w:color w:val="70AD47" w:themeColor="accent6"/>
                  <w:u w:val="single"/>
                  <w:rPrChange w:id="692" w:author="Kuba Fa" w:date="2023-03-20T14:08:00Z">
                    <w:rPr/>
                  </w:rPrChange>
                </w:rPr>
                <w:t xml:space="preserve"> / 1-0</w:t>
              </w:r>
            </w:ins>
          </w:p>
        </w:tc>
        <w:tc>
          <w:tcPr>
            <w:tcW w:w="1158" w:type="dxa"/>
            <w:tcPrChange w:id="693" w:author="Kuba Fa" w:date="2023-03-20T13:02:00Z">
              <w:tcPr>
                <w:tcW w:w="1442" w:type="dxa"/>
              </w:tcPr>
            </w:tcPrChange>
          </w:tcPr>
          <w:p w14:paraId="49970995" w14:textId="52A668FB" w:rsidR="00DA532A" w:rsidRPr="009C320B" w:rsidRDefault="003B1D21">
            <w:pPr>
              <w:pStyle w:val="MojNormalny2"/>
              <w:ind w:firstLine="0"/>
              <w:jc w:val="center"/>
              <w:rPr>
                <w:ins w:id="694" w:author="Kuba Fa" w:date="2023-03-20T11:19:00Z"/>
                <w:u w:val="single"/>
                <w:rPrChange w:id="695" w:author="Kuba Fa" w:date="2023-03-20T14:08:00Z">
                  <w:rPr>
                    <w:ins w:id="696" w:author="Kuba Fa" w:date="2023-03-20T11:19:00Z"/>
                  </w:rPr>
                </w:rPrChange>
              </w:rPr>
              <w:pPrChange w:id="697" w:author="Kuba Fa" w:date="2023-03-20T11:21:00Z">
                <w:pPr>
                  <w:pStyle w:val="MojNormalny2"/>
                  <w:ind w:firstLine="0"/>
                  <w:jc w:val="left"/>
                </w:pPr>
              </w:pPrChange>
            </w:pPr>
            <w:ins w:id="698" w:author="Kuba Fa" w:date="2023-03-20T11:56:00Z">
              <w:r w:rsidRPr="009C320B">
                <w:rPr>
                  <w:u w:val="single"/>
                  <w:rPrChange w:id="699" w:author="Kuba Fa" w:date="2023-03-20T14:08:00Z">
                    <w:rPr/>
                  </w:rPrChange>
                </w:rPr>
                <w:t>3-1</w:t>
              </w:r>
            </w:ins>
          </w:p>
        </w:tc>
        <w:tc>
          <w:tcPr>
            <w:tcW w:w="1813" w:type="dxa"/>
            <w:tcPrChange w:id="700" w:author="Kuba Fa" w:date="2023-03-20T13:02:00Z">
              <w:tcPr>
                <w:tcW w:w="1813" w:type="dxa"/>
              </w:tcPr>
            </w:tcPrChange>
          </w:tcPr>
          <w:p w14:paraId="4257645B" w14:textId="76A5EA97" w:rsidR="00DA532A" w:rsidRPr="009C320B" w:rsidRDefault="00002F58">
            <w:pPr>
              <w:pStyle w:val="MojNormalny2"/>
              <w:ind w:firstLine="0"/>
              <w:jc w:val="center"/>
              <w:rPr>
                <w:ins w:id="701" w:author="Kuba Fa" w:date="2023-03-20T11:19:00Z"/>
                <w:b/>
                <w:bCs/>
                <w:u w:val="single"/>
                <w:rPrChange w:id="702" w:author="Kuba Fa" w:date="2023-03-20T14:09:00Z">
                  <w:rPr>
                    <w:ins w:id="703" w:author="Kuba Fa" w:date="2023-03-20T11:19:00Z"/>
                  </w:rPr>
                </w:rPrChange>
              </w:rPr>
              <w:pPrChange w:id="704" w:author="Kuba Fa" w:date="2023-03-20T11:21:00Z">
                <w:pPr>
                  <w:pStyle w:val="MojNormalny2"/>
                  <w:ind w:firstLine="0"/>
                  <w:jc w:val="left"/>
                </w:pPr>
              </w:pPrChange>
            </w:pPr>
            <w:ins w:id="705" w:author="Kuba Fa" w:date="2023-03-20T12:47:00Z">
              <w:r w:rsidRPr="009C320B">
                <w:rPr>
                  <w:b/>
                  <w:bCs/>
                  <w:u w:val="single"/>
                  <w:rPrChange w:id="706" w:author="Kuba Fa" w:date="2023-03-20T14:09:00Z">
                    <w:rPr/>
                  </w:rPrChange>
                </w:rPr>
                <w:t>2-1</w:t>
              </w:r>
            </w:ins>
          </w:p>
        </w:tc>
      </w:tr>
      <w:tr w:rsidR="000C0097" w14:paraId="4EA66BE5" w14:textId="77777777" w:rsidTr="0025261A">
        <w:trPr>
          <w:ins w:id="707" w:author="Kuba Fa" w:date="2023-03-20T11:19:00Z"/>
        </w:trPr>
        <w:tc>
          <w:tcPr>
            <w:tcW w:w="2689" w:type="dxa"/>
            <w:tcPrChange w:id="708" w:author="Kuba Fa" w:date="2023-03-20T13:02:00Z">
              <w:tcPr>
                <w:tcW w:w="2689" w:type="dxa"/>
              </w:tcPr>
            </w:tcPrChange>
          </w:tcPr>
          <w:p w14:paraId="1BC440EA" w14:textId="7BC2A3A6" w:rsidR="00DA532A" w:rsidRDefault="008C6C4C">
            <w:pPr>
              <w:pStyle w:val="MojNormalny2"/>
              <w:ind w:firstLine="0"/>
              <w:jc w:val="center"/>
              <w:rPr>
                <w:ins w:id="709" w:author="Kuba Fa" w:date="2023-03-20T11:19:00Z"/>
              </w:rPr>
              <w:pPrChange w:id="710" w:author="Kuba Fa" w:date="2023-03-20T11:21:00Z">
                <w:pPr>
                  <w:pStyle w:val="MojNormalny2"/>
                  <w:ind w:firstLine="0"/>
                  <w:jc w:val="left"/>
                </w:pPr>
              </w:pPrChange>
            </w:pPr>
            <w:ins w:id="711" w:author="Kuba Fa" w:date="2023-03-20T11:31:00Z">
              <w:r>
                <w:t>Pogoń – Śląsk</w:t>
              </w:r>
            </w:ins>
          </w:p>
        </w:tc>
        <w:tc>
          <w:tcPr>
            <w:tcW w:w="1417" w:type="dxa"/>
            <w:tcPrChange w:id="712" w:author="Kuba Fa" w:date="2023-03-20T13:02:00Z">
              <w:tcPr>
                <w:tcW w:w="1417" w:type="dxa"/>
              </w:tcPr>
            </w:tcPrChange>
          </w:tcPr>
          <w:p w14:paraId="52FB22E7" w14:textId="199052B5" w:rsidR="00DA532A" w:rsidRDefault="008C6C4C">
            <w:pPr>
              <w:pStyle w:val="MojNormalny2"/>
              <w:ind w:firstLine="0"/>
              <w:jc w:val="center"/>
              <w:rPr>
                <w:ins w:id="713" w:author="Kuba Fa" w:date="2023-03-20T11:19:00Z"/>
              </w:rPr>
              <w:pPrChange w:id="714" w:author="Kuba Fa" w:date="2023-03-20T11:21:00Z">
                <w:pPr>
                  <w:pStyle w:val="MojNormalny2"/>
                  <w:ind w:firstLine="0"/>
                  <w:jc w:val="left"/>
                </w:pPr>
              </w:pPrChange>
            </w:pPr>
            <w:ins w:id="715" w:author="Kuba Fa" w:date="2023-03-20T11:31:00Z">
              <w:r>
                <w:t>0-2</w:t>
              </w:r>
            </w:ins>
          </w:p>
        </w:tc>
        <w:tc>
          <w:tcPr>
            <w:tcW w:w="1985" w:type="dxa"/>
            <w:tcPrChange w:id="716" w:author="Kuba Fa" w:date="2023-03-20T13:02:00Z">
              <w:tcPr>
                <w:tcW w:w="1701" w:type="dxa"/>
              </w:tcPr>
            </w:tcPrChange>
          </w:tcPr>
          <w:p w14:paraId="0776E637" w14:textId="6D47B187" w:rsidR="00DA532A" w:rsidRDefault="00841256">
            <w:pPr>
              <w:pStyle w:val="MojNormalny2"/>
              <w:ind w:firstLine="0"/>
              <w:jc w:val="center"/>
              <w:rPr>
                <w:ins w:id="717" w:author="Kuba Fa" w:date="2023-03-20T11:19:00Z"/>
              </w:rPr>
              <w:pPrChange w:id="718" w:author="Kuba Fa" w:date="2023-03-20T11:21:00Z">
                <w:pPr>
                  <w:pStyle w:val="MojNormalny2"/>
                  <w:ind w:firstLine="0"/>
                  <w:jc w:val="left"/>
                </w:pPr>
              </w:pPrChange>
            </w:pPr>
            <w:ins w:id="719" w:author="Kuba Fa" w:date="2023-03-20T13:14:00Z">
              <w:r>
                <w:t>1</w:t>
              </w:r>
            </w:ins>
            <w:ins w:id="720" w:author="Kuba Fa" w:date="2023-03-20T13:37:00Z">
              <w:r w:rsidR="00D60335">
                <w:t xml:space="preserve"> / 1-0</w:t>
              </w:r>
            </w:ins>
          </w:p>
        </w:tc>
        <w:tc>
          <w:tcPr>
            <w:tcW w:w="1158" w:type="dxa"/>
            <w:tcPrChange w:id="721" w:author="Kuba Fa" w:date="2023-03-20T13:02:00Z">
              <w:tcPr>
                <w:tcW w:w="1442" w:type="dxa"/>
              </w:tcPr>
            </w:tcPrChange>
          </w:tcPr>
          <w:p w14:paraId="776A8DD7" w14:textId="256AA892" w:rsidR="00DA532A" w:rsidRDefault="003B1D21">
            <w:pPr>
              <w:pStyle w:val="MojNormalny2"/>
              <w:ind w:firstLine="0"/>
              <w:jc w:val="center"/>
              <w:rPr>
                <w:ins w:id="722" w:author="Kuba Fa" w:date="2023-03-20T11:19:00Z"/>
              </w:rPr>
              <w:pPrChange w:id="723" w:author="Kuba Fa" w:date="2023-03-20T11:21:00Z">
                <w:pPr>
                  <w:pStyle w:val="MojNormalny2"/>
                  <w:ind w:firstLine="0"/>
                  <w:jc w:val="left"/>
                </w:pPr>
              </w:pPrChange>
            </w:pPr>
            <w:ins w:id="724" w:author="Kuba Fa" w:date="2023-03-20T11:58:00Z">
              <w:r>
                <w:t>2-1</w:t>
              </w:r>
            </w:ins>
          </w:p>
        </w:tc>
        <w:tc>
          <w:tcPr>
            <w:tcW w:w="1813" w:type="dxa"/>
            <w:tcPrChange w:id="725" w:author="Kuba Fa" w:date="2023-03-20T13:02:00Z">
              <w:tcPr>
                <w:tcW w:w="1813" w:type="dxa"/>
              </w:tcPr>
            </w:tcPrChange>
          </w:tcPr>
          <w:p w14:paraId="4DD06458" w14:textId="5A090085" w:rsidR="00DA532A" w:rsidRDefault="00002F58">
            <w:pPr>
              <w:pStyle w:val="MojNormalny2"/>
              <w:ind w:firstLine="0"/>
              <w:jc w:val="center"/>
              <w:rPr>
                <w:ins w:id="726" w:author="Kuba Fa" w:date="2023-03-20T11:19:00Z"/>
              </w:rPr>
              <w:pPrChange w:id="727" w:author="Kuba Fa" w:date="2023-03-20T11:21:00Z">
                <w:pPr>
                  <w:pStyle w:val="MojNormalny2"/>
                  <w:ind w:firstLine="0"/>
                  <w:jc w:val="left"/>
                </w:pPr>
              </w:pPrChange>
            </w:pPr>
            <w:ins w:id="728" w:author="Kuba Fa" w:date="2023-03-20T12:46:00Z">
              <w:r>
                <w:t>2-1</w:t>
              </w:r>
            </w:ins>
          </w:p>
        </w:tc>
      </w:tr>
      <w:tr w:rsidR="000C0097" w14:paraId="1A127E80" w14:textId="77777777" w:rsidTr="0025261A">
        <w:trPr>
          <w:ins w:id="729" w:author="Kuba Fa" w:date="2023-03-20T11:19:00Z"/>
        </w:trPr>
        <w:tc>
          <w:tcPr>
            <w:tcW w:w="2689" w:type="dxa"/>
            <w:tcPrChange w:id="730" w:author="Kuba Fa" w:date="2023-03-20T13:02:00Z">
              <w:tcPr>
                <w:tcW w:w="2689" w:type="dxa"/>
              </w:tcPr>
            </w:tcPrChange>
          </w:tcPr>
          <w:p w14:paraId="6186078E" w14:textId="3FF1101D" w:rsidR="00DA532A" w:rsidRDefault="008C6C4C">
            <w:pPr>
              <w:pStyle w:val="MojNormalny2"/>
              <w:ind w:firstLine="0"/>
              <w:jc w:val="center"/>
              <w:rPr>
                <w:ins w:id="731" w:author="Kuba Fa" w:date="2023-03-20T11:19:00Z"/>
              </w:rPr>
              <w:pPrChange w:id="732" w:author="Kuba Fa" w:date="2023-03-20T11:21:00Z">
                <w:pPr>
                  <w:pStyle w:val="MojNormalny2"/>
                  <w:ind w:firstLine="0"/>
                  <w:jc w:val="left"/>
                </w:pPr>
              </w:pPrChange>
            </w:pPr>
            <w:ins w:id="733" w:author="Kuba Fa" w:date="2023-03-20T11:31:00Z">
              <w:r>
                <w:t>Radomiak – Stal</w:t>
              </w:r>
            </w:ins>
          </w:p>
        </w:tc>
        <w:tc>
          <w:tcPr>
            <w:tcW w:w="1417" w:type="dxa"/>
            <w:tcPrChange w:id="734" w:author="Kuba Fa" w:date="2023-03-20T13:02:00Z">
              <w:tcPr>
                <w:tcW w:w="1417" w:type="dxa"/>
              </w:tcPr>
            </w:tcPrChange>
          </w:tcPr>
          <w:p w14:paraId="6DDCCAD8" w14:textId="6187DCF0" w:rsidR="00DA532A" w:rsidRDefault="008C6C4C">
            <w:pPr>
              <w:pStyle w:val="MojNormalny2"/>
              <w:ind w:firstLine="0"/>
              <w:jc w:val="center"/>
              <w:rPr>
                <w:ins w:id="735" w:author="Kuba Fa" w:date="2023-03-20T11:19:00Z"/>
              </w:rPr>
              <w:pPrChange w:id="736" w:author="Kuba Fa" w:date="2023-03-20T11:21:00Z">
                <w:pPr>
                  <w:pStyle w:val="MojNormalny2"/>
                  <w:ind w:firstLine="0"/>
                  <w:jc w:val="left"/>
                </w:pPr>
              </w:pPrChange>
            </w:pPr>
            <w:ins w:id="737" w:author="Kuba Fa" w:date="2023-03-20T11:31:00Z">
              <w:r>
                <w:t>1-0</w:t>
              </w:r>
            </w:ins>
          </w:p>
        </w:tc>
        <w:tc>
          <w:tcPr>
            <w:tcW w:w="1985" w:type="dxa"/>
            <w:tcPrChange w:id="738" w:author="Kuba Fa" w:date="2023-03-20T13:02:00Z">
              <w:tcPr>
                <w:tcW w:w="1701" w:type="dxa"/>
              </w:tcPr>
            </w:tcPrChange>
          </w:tcPr>
          <w:p w14:paraId="4A5EAEC3" w14:textId="7D61CE8A" w:rsidR="00DA532A" w:rsidRDefault="00841256">
            <w:pPr>
              <w:pStyle w:val="MojNormalny2"/>
              <w:ind w:firstLine="0"/>
              <w:jc w:val="center"/>
              <w:rPr>
                <w:ins w:id="739" w:author="Kuba Fa" w:date="2023-03-20T11:19:00Z"/>
              </w:rPr>
              <w:pPrChange w:id="740" w:author="Kuba Fa" w:date="2023-03-20T11:21:00Z">
                <w:pPr>
                  <w:pStyle w:val="MojNormalny2"/>
                  <w:ind w:firstLine="0"/>
                  <w:jc w:val="left"/>
                </w:pPr>
              </w:pPrChange>
            </w:pPr>
            <w:ins w:id="741" w:author="Kuba Fa" w:date="2023-03-20T13:13:00Z">
              <w:r w:rsidRPr="009C320B">
                <w:rPr>
                  <w:u w:val="single"/>
                  <w:rPrChange w:id="742" w:author="Kuba Fa" w:date="2023-03-20T14:09:00Z">
                    <w:rPr/>
                  </w:rPrChange>
                </w:rPr>
                <w:t>1</w:t>
              </w:r>
            </w:ins>
            <w:ins w:id="743" w:author="Kuba Fa" w:date="2023-03-20T13:38:00Z">
              <w:r w:rsidR="00D60335">
                <w:t xml:space="preserve"> / 1-1</w:t>
              </w:r>
            </w:ins>
          </w:p>
        </w:tc>
        <w:tc>
          <w:tcPr>
            <w:tcW w:w="1158" w:type="dxa"/>
            <w:tcPrChange w:id="744" w:author="Kuba Fa" w:date="2023-03-20T13:02:00Z">
              <w:tcPr>
                <w:tcW w:w="1442" w:type="dxa"/>
              </w:tcPr>
            </w:tcPrChange>
          </w:tcPr>
          <w:p w14:paraId="2D635711" w14:textId="3BA6957A" w:rsidR="00DA532A" w:rsidRDefault="003B1D21">
            <w:pPr>
              <w:pStyle w:val="MojNormalny2"/>
              <w:ind w:firstLine="0"/>
              <w:jc w:val="center"/>
              <w:rPr>
                <w:ins w:id="745" w:author="Kuba Fa" w:date="2023-03-20T11:19:00Z"/>
              </w:rPr>
              <w:pPrChange w:id="746" w:author="Kuba Fa" w:date="2023-03-20T11:21:00Z">
                <w:pPr>
                  <w:pStyle w:val="MojNormalny2"/>
                  <w:ind w:firstLine="0"/>
                  <w:jc w:val="left"/>
                </w:pPr>
              </w:pPrChange>
            </w:pPr>
            <w:ins w:id="747" w:author="Kuba Fa" w:date="2023-03-20T11:58:00Z">
              <w:r>
                <w:t>0-1</w:t>
              </w:r>
            </w:ins>
          </w:p>
        </w:tc>
        <w:tc>
          <w:tcPr>
            <w:tcW w:w="1813" w:type="dxa"/>
            <w:tcPrChange w:id="748" w:author="Kuba Fa" w:date="2023-03-20T13:02:00Z">
              <w:tcPr>
                <w:tcW w:w="1813" w:type="dxa"/>
              </w:tcPr>
            </w:tcPrChange>
          </w:tcPr>
          <w:p w14:paraId="570FF40D" w14:textId="7DC31A13" w:rsidR="00DA532A" w:rsidRDefault="00002F58">
            <w:pPr>
              <w:pStyle w:val="MojNormalny2"/>
              <w:ind w:firstLine="0"/>
              <w:jc w:val="center"/>
              <w:rPr>
                <w:ins w:id="749" w:author="Kuba Fa" w:date="2023-03-20T11:19:00Z"/>
              </w:rPr>
              <w:pPrChange w:id="750" w:author="Kuba Fa" w:date="2023-03-20T11:21:00Z">
                <w:pPr>
                  <w:pStyle w:val="MojNormalny2"/>
                  <w:ind w:firstLine="0"/>
                  <w:jc w:val="left"/>
                </w:pPr>
              </w:pPrChange>
            </w:pPr>
            <w:ins w:id="751" w:author="Kuba Fa" w:date="2023-03-20T12:46:00Z">
              <w:r>
                <w:t>1-1</w:t>
              </w:r>
            </w:ins>
          </w:p>
        </w:tc>
      </w:tr>
      <w:tr w:rsidR="000C0097" w14:paraId="5AF8A309" w14:textId="77777777" w:rsidTr="0025261A">
        <w:trPr>
          <w:ins w:id="752" w:author="Kuba Fa" w:date="2023-03-20T11:19:00Z"/>
        </w:trPr>
        <w:tc>
          <w:tcPr>
            <w:tcW w:w="2689" w:type="dxa"/>
            <w:tcPrChange w:id="753" w:author="Kuba Fa" w:date="2023-03-20T13:02:00Z">
              <w:tcPr>
                <w:tcW w:w="2689" w:type="dxa"/>
              </w:tcPr>
            </w:tcPrChange>
          </w:tcPr>
          <w:p w14:paraId="528BBDEE" w14:textId="2B0A825B" w:rsidR="00DA532A" w:rsidRDefault="008C6C4C">
            <w:pPr>
              <w:pStyle w:val="MojNormalny2"/>
              <w:ind w:firstLine="0"/>
              <w:jc w:val="center"/>
              <w:rPr>
                <w:ins w:id="754" w:author="Kuba Fa" w:date="2023-03-20T11:19:00Z"/>
              </w:rPr>
              <w:pPrChange w:id="755" w:author="Kuba Fa" w:date="2023-03-20T11:21:00Z">
                <w:pPr>
                  <w:pStyle w:val="MojNormalny2"/>
                  <w:ind w:firstLine="0"/>
                  <w:jc w:val="left"/>
                </w:pPr>
              </w:pPrChange>
            </w:pPr>
            <w:ins w:id="756" w:author="Kuba Fa" w:date="2023-03-20T11:31:00Z">
              <w:r>
                <w:t>Raków – Piast</w:t>
              </w:r>
            </w:ins>
          </w:p>
        </w:tc>
        <w:tc>
          <w:tcPr>
            <w:tcW w:w="1417" w:type="dxa"/>
            <w:tcPrChange w:id="757" w:author="Kuba Fa" w:date="2023-03-20T13:02:00Z">
              <w:tcPr>
                <w:tcW w:w="1417" w:type="dxa"/>
              </w:tcPr>
            </w:tcPrChange>
          </w:tcPr>
          <w:p w14:paraId="56022D99" w14:textId="6BB89B03" w:rsidR="00DA532A" w:rsidRDefault="008C6C4C">
            <w:pPr>
              <w:pStyle w:val="MojNormalny2"/>
              <w:ind w:firstLine="0"/>
              <w:jc w:val="center"/>
              <w:rPr>
                <w:ins w:id="758" w:author="Kuba Fa" w:date="2023-03-20T11:19:00Z"/>
              </w:rPr>
              <w:pPrChange w:id="759" w:author="Kuba Fa" w:date="2023-03-20T11:21:00Z">
                <w:pPr>
                  <w:pStyle w:val="MojNormalny2"/>
                  <w:ind w:firstLine="0"/>
                  <w:jc w:val="left"/>
                </w:pPr>
              </w:pPrChange>
            </w:pPr>
            <w:ins w:id="760" w:author="Kuba Fa" w:date="2023-03-20T11:31:00Z">
              <w:r>
                <w:t>1-0</w:t>
              </w:r>
            </w:ins>
          </w:p>
        </w:tc>
        <w:tc>
          <w:tcPr>
            <w:tcW w:w="1985" w:type="dxa"/>
            <w:tcPrChange w:id="761" w:author="Kuba Fa" w:date="2023-03-20T13:02:00Z">
              <w:tcPr>
                <w:tcW w:w="1701" w:type="dxa"/>
              </w:tcPr>
            </w:tcPrChange>
          </w:tcPr>
          <w:p w14:paraId="2C9C3421" w14:textId="61CB49C9" w:rsidR="00DA532A" w:rsidRPr="009C320B" w:rsidRDefault="00841256">
            <w:pPr>
              <w:pStyle w:val="MojNormalny2"/>
              <w:ind w:firstLine="0"/>
              <w:jc w:val="center"/>
              <w:rPr>
                <w:ins w:id="762" w:author="Kuba Fa" w:date="2023-03-20T11:19:00Z"/>
                <w:b/>
                <w:bCs/>
                <w:u w:val="single"/>
                <w:rPrChange w:id="763" w:author="Kuba Fa" w:date="2023-03-20T14:09:00Z">
                  <w:rPr>
                    <w:ins w:id="764" w:author="Kuba Fa" w:date="2023-03-20T11:19:00Z"/>
                  </w:rPr>
                </w:rPrChange>
              </w:rPr>
              <w:pPrChange w:id="765" w:author="Kuba Fa" w:date="2023-03-20T11:21:00Z">
                <w:pPr>
                  <w:pStyle w:val="MojNormalny2"/>
                  <w:ind w:firstLine="0"/>
                  <w:jc w:val="left"/>
                </w:pPr>
              </w:pPrChange>
            </w:pPr>
            <w:ins w:id="766" w:author="Kuba Fa" w:date="2023-03-20T13:13:00Z">
              <w:r w:rsidRPr="009C320B">
                <w:rPr>
                  <w:b/>
                  <w:bCs/>
                  <w:color w:val="70AD47" w:themeColor="accent6"/>
                  <w:u w:val="single"/>
                  <w:rPrChange w:id="767" w:author="Kuba Fa" w:date="2023-03-20T14:09:00Z">
                    <w:rPr/>
                  </w:rPrChange>
                </w:rPr>
                <w:t>1</w:t>
              </w:r>
            </w:ins>
            <w:ins w:id="768" w:author="Kuba Fa" w:date="2023-03-20T13:38:00Z">
              <w:r w:rsidR="00D60335" w:rsidRPr="009C320B">
                <w:rPr>
                  <w:b/>
                  <w:bCs/>
                  <w:color w:val="70AD47" w:themeColor="accent6"/>
                  <w:u w:val="single"/>
                  <w:rPrChange w:id="769" w:author="Kuba Fa" w:date="2023-03-20T14:09:00Z">
                    <w:rPr/>
                  </w:rPrChange>
                </w:rPr>
                <w:t xml:space="preserve"> / 1-0</w:t>
              </w:r>
            </w:ins>
          </w:p>
        </w:tc>
        <w:tc>
          <w:tcPr>
            <w:tcW w:w="1158" w:type="dxa"/>
            <w:tcPrChange w:id="770" w:author="Kuba Fa" w:date="2023-03-20T13:02:00Z">
              <w:tcPr>
                <w:tcW w:w="1442" w:type="dxa"/>
              </w:tcPr>
            </w:tcPrChange>
          </w:tcPr>
          <w:p w14:paraId="7F889EE4" w14:textId="742DD1E2" w:rsidR="00DA532A" w:rsidRPr="009C320B" w:rsidRDefault="003B1D21">
            <w:pPr>
              <w:pStyle w:val="MojNormalny2"/>
              <w:ind w:firstLine="0"/>
              <w:jc w:val="center"/>
              <w:rPr>
                <w:ins w:id="771" w:author="Kuba Fa" w:date="2023-03-20T11:19:00Z"/>
                <w:u w:val="single"/>
                <w:rPrChange w:id="772" w:author="Kuba Fa" w:date="2023-03-20T14:09:00Z">
                  <w:rPr>
                    <w:ins w:id="773" w:author="Kuba Fa" w:date="2023-03-20T11:19:00Z"/>
                  </w:rPr>
                </w:rPrChange>
              </w:rPr>
              <w:pPrChange w:id="774" w:author="Kuba Fa" w:date="2023-03-20T11:21:00Z">
                <w:pPr>
                  <w:pStyle w:val="MojNormalny2"/>
                  <w:ind w:firstLine="0"/>
                  <w:jc w:val="left"/>
                </w:pPr>
              </w:pPrChange>
            </w:pPr>
            <w:ins w:id="775" w:author="Kuba Fa" w:date="2023-03-20T11:58:00Z">
              <w:r w:rsidRPr="009C320B">
                <w:rPr>
                  <w:u w:val="single"/>
                  <w:rPrChange w:id="776" w:author="Kuba Fa" w:date="2023-03-20T14:09:00Z">
                    <w:rPr/>
                  </w:rPrChange>
                </w:rPr>
                <w:t>3-1</w:t>
              </w:r>
            </w:ins>
          </w:p>
        </w:tc>
        <w:tc>
          <w:tcPr>
            <w:tcW w:w="1813" w:type="dxa"/>
            <w:tcPrChange w:id="777" w:author="Kuba Fa" w:date="2023-03-20T13:02:00Z">
              <w:tcPr>
                <w:tcW w:w="1813" w:type="dxa"/>
              </w:tcPr>
            </w:tcPrChange>
          </w:tcPr>
          <w:p w14:paraId="374486EA" w14:textId="37FAC2F1" w:rsidR="00DA532A" w:rsidRPr="009C320B" w:rsidRDefault="00476235">
            <w:pPr>
              <w:pStyle w:val="MojNormalny2"/>
              <w:ind w:firstLine="0"/>
              <w:jc w:val="center"/>
              <w:rPr>
                <w:ins w:id="778" w:author="Kuba Fa" w:date="2023-03-20T11:19:00Z"/>
                <w:b/>
                <w:bCs/>
                <w:u w:val="single"/>
                <w:rPrChange w:id="779" w:author="Kuba Fa" w:date="2023-03-20T14:10:00Z">
                  <w:rPr>
                    <w:ins w:id="780" w:author="Kuba Fa" w:date="2023-03-20T11:19:00Z"/>
                  </w:rPr>
                </w:rPrChange>
              </w:rPr>
              <w:pPrChange w:id="781" w:author="Kuba Fa" w:date="2023-03-20T11:21:00Z">
                <w:pPr>
                  <w:pStyle w:val="MojNormalny2"/>
                  <w:ind w:firstLine="0"/>
                  <w:jc w:val="left"/>
                </w:pPr>
              </w:pPrChange>
            </w:pPr>
            <w:ins w:id="782" w:author="Kuba Fa" w:date="2023-03-20T12:46:00Z">
              <w:r w:rsidRPr="009C320B">
                <w:rPr>
                  <w:b/>
                  <w:bCs/>
                  <w:u w:val="single"/>
                  <w:rPrChange w:id="783" w:author="Kuba Fa" w:date="2023-03-20T14:10:00Z">
                    <w:rPr/>
                  </w:rPrChange>
                </w:rPr>
                <w:t>2-1</w:t>
              </w:r>
            </w:ins>
          </w:p>
        </w:tc>
      </w:tr>
      <w:tr w:rsidR="000C0097" w14:paraId="420D5A71" w14:textId="77777777" w:rsidTr="0025261A">
        <w:trPr>
          <w:ins w:id="784" w:author="Kuba Fa" w:date="2023-03-20T11:19:00Z"/>
        </w:trPr>
        <w:tc>
          <w:tcPr>
            <w:tcW w:w="2689" w:type="dxa"/>
            <w:tcPrChange w:id="785" w:author="Kuba Fa" w:date="2023-03-20T13:02:00Z">
              <w:tcPr>
                <w:tcW w:w="2689" w:type="dxa"/>
              </w:tcPr>
            </w:tcPrChange>
          </w:tcPr>
          <w:p w14:paraId="0F937CEB" w14:textId="32841562" w:rsidR="00DA532A" w:rsidRDefault="008C6C4C">
            <w:pPr>
              <w:pStyle w:val="MojNormalny2"/>
              <w:ind w:firstLine="0"/>
              <w:jc w:val="center"/>
              <w:rPr>
                <w:ins w:id="786" w:author="Kuba Fa" w:date="2023-03-20T11:19:00Z"/>
              </w:rPr>
              <w:pPrChange w:id="787" w:author="Kuba Fa" w:date="2023-03-20T11:21:00Z">
                <w:pPr>
                  <w:pStyle w:val="MojNormalny2"/>
                  <w:ind w:firstLine="0"/>
                  <w:jc w:val="left"/>
                </w:pPr>
              </w:pPrChange>
            </w:pPr>
            <w:ins w:id="788" w:author="Kuba Fa" w:date="2023-03-20T11:31:00Z">
              <w:r>
                <w:t>Widzew – Jagiellonia</w:t>
              </w:r>
            </w:ins>
          </w:p>
        </w:tc>
        <w:tc>
          <w:tcPr>
            <w:tcW w:w="1417" w:type="dxa"/>
            <w:tcPrChange w:id="789" w:author="Kuba Fa" w:date="2023-03-20T13:02:00Z">
              <w:tcPr>
                <w:tcW w:w="1417" w:type="dxa"/>
              </w:tcPr>
            </w:tcPrChange>
          </w:tcPr>
          <w:p w14:paraId="282C0562" w14:textId="13E99D9B" w:rsidR="00DA532A" w:rsidRDefault="008C6C4C">
            <w:pPr>
              <w:pStyle w:val="MojNormalny2"/>
              <w:ind w:firstLine="0"/>
              <w:jc w:val="center"/>
              <w:rPr>
                <w:ins w:id="790" w:author="Kuba Fa" w:date="2023-03-20T11:19:00Z"/>
              </w:rPr>
              <w:pPrChange w:id="791" w:author="Kuba Fa" w:date="2023-03-20T11:21:00Z">
                <w:pPr>
                  <w:pStyle w:val="MojNormalny2"/>
                  <w:ind w:firstLine="0"/>
                  <w:jc w:val="left"/>
                </w:pPr>
              </w:pPrChange>
            </w:pPr>
            <w:ins w:id="792" w:author="Kuba Fa" w:date="2023-03-20T11:32:00Z">
              <w:r>
                <w:t>1-1</w:t>
              </w:r>
            </w:ins>
          </w:p>
        </w:tc>
        <w:tc>
          <w:tcPr>
            <w:tcW w:w="1985" w:type="dxa"/>
            <w:tcPrChange w:id="793" w:author="Kuba Fa" w:date="2023-03-20T13:02:00Z">
              <w:tcPr>
                <w:tcW w:w="1701" w:type="dxa"/>
              </w:tcPr>
            </w:tcPrChange>
          </w:tcPr>
          <w:p w14:paraId="3BD75B6A" w14:textId="1E0B3909" w:rsidR="00DA532A" w:rsidRDefault="00841256">
            <w:pPr>
              <w:pStyle w:val="MojNormalny2"/>
              <w:ind w:firstLine="0"/>
              <w:jc w:val="center"/>
              <w:rPr>
                <w:ins w:id="794" w:author="Kuba Fa" w:date="2023-03-20T11:19:00Z"/>
              </w:rPr>
              <w:pPrChange w:id="795" w:author="Kuba Fa" w:date="2023-03-20T11:21:00Z">
                <w:pPr>
                  <w:pStyle w:val="MojNormalny2"/>
                  <w:ind w:firstLine="0"/>
                  <w:jc w:val="left"/>
                </w:pPr>
              </w:pPrChange>
            </w:pPr>
            <w:ins w:id="796" w:author="Kuba Fa" w:date="2023-03-20T13:13:00Z">
              <w:r>
                <w:t>1</w:t>
              </w:r>
            </w:ins>
            <w:ins w:id="797" w:author="Kuba Fa" w:date="2023-03-20T13:38:00Z">
              <w:r w:rsidR="00D60335">
                <w:t xml:space="preserve"> / </w:t>
              </w:r>
              <w:r w:rsidR="00D60335" w:rsidRPr="009C320B">
                <w:rPr>
                  <w:b/>
                  <w:bCs/>
                  <w:color w:val="70AD47" w:themeColor="accent6"/>
                  <w:u w:val="single"/>
                  <w:rPrChange w:id="798" w:author="Kuba Fa" w:date="2023-03-20T14:10:00Z">
                    <w:rPr/>
                  </w:rPrChange>
                </w:rPr>
                <w:t>1-1</w:t>
              </w:r>
            </w:ins>
          </w:p>
        </w:tc>
        <w:tc>
          <w:tcPr>
            <w:tcW w:w="1158" w:type="dxa"/>
            <w:tcPrChange w:id="799" w:author="Kuba Fa" w:date="2023-03-20T13:02:00Z">
              <w:tcPr>
                <w:tcW w:w="1442" w:type="dxa"/>
              </w:tcPr>
            </w:tcPrChange>
          </w:tcPr>
          <w:p w14:paraId="4FDAD10A" w14:textId="24F133BA" w:rsidR="00DA532A" w:rsidRDefault="003B1D21">
            <w:pPr>
              <w:pStyle w:val="MojNormalny2"/>
              <w:ind w:firstLine="0"/>
              <w:jc w:val="center"/>
              <w:rPr>
                <w:ins w:id="800" w:author="Kuba Fa" w:date="2023-03-20T11:19:00Z"/>
              </w:rPr>
              <w:pPrChange w:id="801" w:author="Kuba Fa" w:date="2023-03-20T11:21:00Z">
                <w:pPr>
                  <w:pStyle w:val="MojNormalny2"/>
                  <w:ind w:firstLine="0"/>
                  <w:jc w:val="left"/>
                </w:pPr>
              </w:pPrChange>
            </w:pPr>
            <w:ins w:id="802" w:author="Kuba Fa" w:date="2023-03-20T11:58:00Z">
              <w:r>
                <w:t>3-1</w:t>
              </w:r>
            </w:ins>
          </w:p>
        </w:tc>
        <w:tc>
          <w:tcPr>
            <w:tcW w:w="1813" w:type="dxa"/>
            <w:tcPrChange w:id="803" w:author="Kuba Fa" w:date="2023-03-20T13:02:00Z">
              <w:tcPr>
                <w:tcW w:w="1813" w:type="dxa"/>
              </w:tcPr>
            </w:tcPrChange>
          </w:tcPr>
          <w:p w14:paraId="18925D2E" w14:textId="3E6E6978" w:rsidR="00DA532A" w:rsidRDefault="00476235">
            <w:pPr>
              <w:pStyle w:val="MojNormalny2"/>
              <w:ind w:firstLine="0"/>
              <w:jc w:val="center"/>
              <w:rPr>
                <w:ins w:id="804" w:author="Kuba Fa" w:date="2023-03-20T11:19:00Z"/>
              </w:rPr>
              <w:pPrChange w:id="805" w:author="Kuba Fa" w:date="2023-03-20T11:21:00Z">
                <w:pPr>
                  <w:pStyle w:val="MojNormalny2"/>
                  <w:ind w:firstLine="0"/>
                  <w:jc w:val="left"/>
                </w:pPr>
              </w:pPrChange>
            </w:pPr>
            <w:ins w:id="806" w:author="Kuba Fa" w:date="2023-03-20T12:45:00Z">
              <w:r>
                <w:t>2-1</w:t>
              </w:r>
            </w:ins>
          </w:p>
        </w:tc>
      </w:tr>
      <w:tr w:rsidR="000C0097" w14:paraId="76BCF807" w14:textId="77777777" w:rsidTr="0025261A">
        <w:trPr>
          <w:ins w:id="807" w:author="Kuba Fa" w:date="2023-03-20T11:19:00Z"/>
        </w:trPr>
        <w:tc>
          <w:tcPr>
            <w:tcW w:w="2689" w:type="dxa"/>
            <w:tcPrChange w:id="808" w:author="Kuba Fa" w:date="2023-03-20T13:02:00Z">
              <w:tcPr>
                <w:tcW w:w="2689" w:type="dxa"/>
              </w:tcPr>
            </w:tcPrChange>
          </w:tcPr>
          <w:p w14:paraId="15538BC0" w14:textId="3FC151F5" w:rsidR="00DA532A" w:rsidRDefault="008C6C4C">
            <w:pPr>
              <w:pStyle w:val="MojNormalny2"/>
              <w:ind w:firstLine="0"/>
              <w:jc w:val="center"/>
              <w:rPr>
                <w:ins w:id="809" w:author="Kuba Fa" w:date="2023-03-20T11:19:00Z"/>
              </w:rPr>
              <w:pPrChange w:id="810" w:author="Kuba Fa" w:date="2023-03-20T11:21:00Z">
                <w:pPr>
                  <w:pStyle w:val="MojNormalny2"/>
                  <w:ind w:firstLine="0"/>
                  <w:jc w:val="left"/>
                </w:pPr>
              </w:pPrChange>
            </w:pPr>
            <w:ins w:id="811" w:author="Kuba Fa" w:date="2023-03-20T11:32:00Z">
              <w:r>
                <w:t>Wisła – Warta</w:t>
              </w:r>
            </w:ins>
          </w:p>
        </w:tc>
        <w:tc>
          <w:tcPr>
            <w:tcW w:w="1417" w:type="dxa"/>
            <w:tcPrChange w:id="812" w:author="Kuba Fa" w:date="2023-03-20T13:02:00Z">
              <w:tcPr>
                <w:tcW w:w="1417" w:type="dxa"/>
              </w:tcPr>
            </w:tcPrChange>
          </w:tcPr>
          <w:p w14:paraId="41251167" w14:textId="0D917FBD" w:rsidR="00DA532A" w:rsidRDefault="008C6C4C">
            <w:pPr>
              <w:pStyle w:val="MojNormalny2"/>
              <w:ind w:firstLine="0"/>
              <w:jc w:val="center"/>
              <w:rPr>
                <w:ins w:id="813" w:author="Kuba Fa" w:date="2023-03-20T11:19:00Z"/>
              </w:rPr>
              <w:pPrChange w:id="814" w:author="Kuba Fa" w:date="2023-03-20T11:21:00Z">
                <w:pPr>
                  <w:pStyle w:val="MojNormalny2"/>
                  <w:ind w:firstLine="0"/>
                  <w:jc w:val="left"/>
                </w:pPr>
              </w:pPrChange>
            </w:pPr>
            <w:ins w:id="815" w:author="Kuba Fa" w:date="2023-03-20T11:32:00Z">
              <w:r>
                <w:t>1-0</w:t>
              </w:r>
            </w:ins>
          </w:p>
        </w:tc>
        <w:tc>
          <w:tcPr>
            <w:tcW w:w="1985" w:type="dxa"/>
            <w:tcPrChange w:id="816" w:author="Kuba Fa" w:date="2023-03-20T13:02:00Z">
              <w:tcPr>
                <w:tcW w:w="1701" w:type="dxa"/>
              </w:tcPr>
            </w:tcPrChange>
          </w:tcPr>
          <w:p w14:paraId="46196F4A" w14:textId="06F420A1" w:rsidR="00DA532A" w:rsidRDefault="00841256">
            <w:pPr>
              <w:pStyle w:val="MojNormalny2"/>
              <w:ind w:firstLine="0"/>
              <w:jc w:val="center"/>
              <w:rPr>
                <w:ins w:id="817" w:author="Kuba Fa" w:date="2023-03-20T11:19:00Z"/>
              </w:rPr>
              <w:pPrChange w:id="818" w:author="Kuba Fa" w:date="2023-03-20T11:21:00Z">
                <w:pPr>
                  <w:pStyle w:val="MojNormalny2"/>
                  <w:ind w:firstLine="0"/>
                  <w:jc w:val="left"/>
                </w:pPr>
              </w:pPrChange>
            </w:pPr>
            <w:ins w:id="819" w:author="Kuba Fa" w:date="2023-03-20T13:13:00Z">
              <w:r>
                <w:t>2</w:t>
              </w:r>
            </w:ins>
            <w:ins w:id="820" w:author="Kuba Fa" w:date="2023-03-20T13:39:00Z">
              <w:r w:rsidR="00D60335">
                <w:t xml:space="preserve"> / 1-1</w:t>
              </w:r>
            </w:ins>
          </w:p>
        </w:tc>
        <w:tc>
          <w:tcPr>
            <w:tcW w:w="1158" w:type="dxa"/>
            <w:tcPrChange w:id="821" w:author="Kuba Fa" w:date="2023-03-20T13:02:00Z">
              <w:tcPr>
                <w:tcW w:w="1442" w:type="dxa"/>
              </w:tcPr>
            </w:tcPrChange>
          </w:tcPr>
          <w:p w14:paraId="58CF3FAD" w14:textId="56F26847" w:rsidR="00DA532A" w:rsidRDefault="00D77B6D">
            <w:pPr>
              <w:pStyle w:val="MojNormalny2"/>
              <w:ind w:firstLine="0"/>
              <w:jc w:val="center"/>
              <w:rPr>
                <w:ins w:id="822" w:author="Kuba Fa" w:date="2023-03-20T11:19:00Z"/>
              </w:rPr>
              <w:pPrChange w:id="823" w:author="Kuba Fa" w:date="2023-03-20T11:21:00Z">
                <w:pPr>
                  <w:pStyle w:val="MojNormalny2"/>
                  <w:ind w:firstLine="0"/>
                  <w:jc w:val="left"/>
                </w:pPr>
              </w:pPrChange>
            </w:pPr>
            <w:ins w:id="824" w:author="Kuba Fa" w:date="2023-03-20T12:25:00Z">
              <w:r>
                <w:t>0-1</w:t>
              </w:r>
            </w:ins>
          </w:p>
        </w:tc>
        <w:tc>
          <w:tcPr>
            <w:tcW w:w="1813" w:type="dxa"/>
            <w:tcPrChange w:id="825" w:author="Kuba Fa" w:date="2023-03-20T13:02:00Z">
              <w:tcPr>
                <w:tcW w:w="1813" w:type="dxa"/>
              </w:tcPr>
            </w:tcPrChange>
          </w:tcPr>
          <w:p w14:paraId="21CAA8DD" w14:textId="08307BB6" w:rsidR="00DA532A" w:rsidRDefault="00476235">
            <w:pPr>
              <w:pStyle w:val="MojNormalny2"/>
              <w:ind w:firstLine="0"/>
              <w:jc w:val="center"/>
              <w:rPr>
                <w:ins w:id="826" w:author="Kuba Fa" w:date="2023-03-20T11:19:00Z"/>
              </w:rPr>
              <w:pPrChange w:id="827" w:author="Kuba Fa" w:date="2023-03-20T11:21:00Z">
                <w:pPr>
                  <w:pStyle w:val="MojNormalny2"/>
                  <w:ind w:firstLine="0"/>
                  <w:jc w:val="left"/>
                </w:pPr>
              </w:pPrChange>
            </w:pPr>
            <w:ins w:id="828" w:author="Kuba Fa" w:date="2023-03-20T12:45:00Z">
              <w:r>
                <w:t>1-2</w:t>
              </w:r>
            </w:ins>
          </w:p>
        </w:tc>
      </w:tr>
      <w:tr w:rsidR="000C0097" w14:paraId="0582A96E" w14:textId="77777777" w:rsidTr="0025261A">
        <w:trPr>
          <w:ins w:id="829" w:author="Kuba Fa" w:date="2023-03-20T11:19:00Z"/>
        </w:trPr>
        <w:tc>
          <w:tcPr>
            <w:tcW w:w="2689" w:type="dxa"/>
            <w:tcPrChange w:id="830" w:author="Kuba Fa" w:date="2023-03-20T13:02:00Z">
              <w:tcPr>
                <w:tcW w:w="2689" w:type="dxa"/>
              </w:tcPr>
            </w:tcPrChange>
          </w:tcPr>
          <w:p w14:paraId="4A842B44" w14:textId="76FC4F4D" w:rsidR="00DA532A" w:rsidRDefault="008C6C4C">
            <w:pPr>
              <w:pStyle w:val="MojNormalny2"/>
              <w:ind w:firstLine="0"/>
              <w:jc w:val="center"/>
              <w:rPr>
                <w:ins w:id="831" w:author="Kuba Fa" w:date="2023-03-20T11:19:00Z"/>
              </w:rPr>
              <w:pPrChange w:id="832" w:author="Kuba Fa" w:date="2023-03-20T11:21:00Z">
                <w:pPr>
                  <w:pStyle w:val="MojNormalny2"/>
                  <w:ind w:firstLine="0"/>
                  <w:jc w:val="left"/>
                </w:pPr>
              </w:pPrChange>
            </w:pPr>
            <w:ins w:id="833" w:author="Kuba Fa" w:date="2023-03-20T11:32:00Z">
              <w:r>
                <w:lastRenderedPageBreak/>
                <w:t>Zagłębie – Piast</w:t>
              </w:r>
            </w:ins>
          </w:p>
        </w:tc>
        <w:tc>
          <w:tcPr>
            <w:tcW w:w="1417" w:type="dxa"/>
            <w:tcPrChange w:id="834" w:author="Kuba Fa" w:date="2023-03-20T13:02:00Z">
              <w:tcPr>
                <w:tcW w:w="1417" w:type="dxa"/>
              </w:tcPr>
            </w:tcPrChange>
          </w:tcPr>
          <w:p w14:paraId="4B7C99F5" w14:textId="3A5F9F19" w:rsidR="00DA532A" w:rsidRDefault="008C6C4C">
            <w:pPr>
              <w:pStyle w:val="MojNormalny2"/>
              <w:ind w:firstLine="0"/>
              <w:jc w:val="center"/>
              <w:rPr>
                <w:ins w:id="835" w:author="Kuba Fa" w:date="2023-03-20T11:19:00Z"/>
              </w:rPr>
              <w:pPrChange w:id="836" w:author="Kuba Fa" w:date="2023-03-20T11:21:00Z">
                <w:pPr>
                  <w:pStyle w:val="MojNormalny2"/>
                  <w:ind w:firstLine="0"/>
                  <w:jc w:val="left"/>
                </w:pPr>
              </w:pPrChange>
            </w:pPr>
            <w:ins w:id="837" w:author="Kuba Fa" w:date="2023-03-20T11:32:00Z">
              <w:r>
                <w:t>0-2</w:t>
              </w:r>
            </w:ins>
          </w:p>
        </w:tc>
        <w:tc>
          <w:tcPr>
            <w:tcW w:w="1985" w:type="dxa"/>
            <w:tcPrChange w:id="838" w:author="Kuba Fa" w:date="2023-03-20T13:02:00Z">
              <w:tcPr>
                <w:tcW w:w="1701" w:type="dxa"/>
              </w:tcPr>
            </w:tcPrChange>
          </w:tcPr>
          <w:p w14:paraId="062B2612" w14:textId="2A90D76B" w:rsidR="00DA532A" w:rsidRDefault="00841256">
            <w:pPr>
              <w:pStyle w:val="MojNormalny2"/>
              <w:ind w:firstLine="0"/>
              <w:jc w:val="center"/>
              <w:rPr>
                <w:ins w:id="839" w:author="Kuba Fa" w:date="2023-03-20T11:19:00Z"/>
              </w:rPr>
              <w:pPrChange w:id="840" w:author="Kuba Fa" w:date="2023-03-20T11:21:00Z">
                <w:pPr>
                  <w:pStyle w:val="MojNormalny2"/>
                  <w:ind w:firstLine="0"/>
                  <w:jc w:val="left"/>
                </w:pPr>
              </w:pPrChange>
            </w:pPr>
            <w:ins w:id="841" w:author="Kuba Fa" w:date="2023-03-20T13:12:00Z">
              <w:r w:rsidRPr="009C320B">
                <w:rPr>
                  <w:u w:val="single"/>
                  <w:rPrChange w:id="842" w:author="Kuba Fa" w:date="2023-03-20T14:10:00Z">
                    <w:rPr/>
                  </w:rPrChange>
                </w:rPr>
                <w:t>2</w:t>
              </w:r>
            </w:ins>
            <w:ins w:id="843" w:author="Kuba Fa" w:date="2023-03-20T13:41:00Z">
              <w:r w:rsidR="003B3702">
                <w:t xml:space="preserve"> / 1-1</w:t>
              </w:r>
            </w:ins>
          </w:p>
        </w:tc>
        <w:tc>
          <w:tcPr>
            <w:tcW w:w="1158" w:type="dxa"/>
            <w:tcPrChange w:id="844" w:author="Kuba Fa" w:date="2023-03-20T13:02:00Z">
              <w:tcPr>
                <w:tcW w:w="1442" w:type="dxa"/>
              </w:tcPr>
            </w:tcPrChange>
          </w:tcPr>
          <w:p w14:paraId="406040C1" w14:textId="0FB2236A" w:rsidR="00DA532A" w:rsidRPr="009C320B" w:rsidRDefault="003B1D21">
            <w:pPr>
              <w:pStyle w:val="MojNormalny2"/>
              <w:ind w:firstLine="0"/>
              <w:jc w:val="center"/>
              <w:rPr>
                <w:ins w:id="845" w:author="Kuba Fa" w:date="2023-03-20T11:19:00Z"/>
                <w:u w:val="single"/>
                <w:rPrChange w:id="846" w:author="Kuba Fa" w:date="2023-03-20T14:10:00Z">
                  <w:rPr>
                    <w:ins w:id="847" w:author="Kuba Fa" w:date="2023-03-20T11:19:00Z"/>
                  </w:rPr>
                </w:rPrChange>
              </w:rPr>
              <w:pPrChange w:id="848" w:author="Kuba Fa" w:date="2023-03-20T11:21:00Z">
                <w:pPr>
                  <w:pStyle w:val="MojNormalny2"/>
                  <w:ind w:firstLine="0"/>
                  <w:jc w:val="left"/>
                </w:pPr>
              </w:pPrChange>
            </w:pPr>
            <w:ins w:id="849" w:author="Kuba Fa" w:date="2023-03-20T11:59:00Z">
              <w:r w:rsidRPr="009C320B">
                <w:rPr>
                  <w:u w:val="single"/>
                  <w:rPrChange w:id="850" w:author="Kuba Fa" w:date="2023-03-20T14:10:00Z">
                    <w:rPr/>
                  </w:rPrChange>
                </w:rPr>
                <w:t>1-2</w:t>
              </w:r>
            </w:ins>
          </w:p>
        </w:tc>
        <w:tc>
          <w:tcPr>
            <w:tcW w:w="1813" w:type="dxa"/>
            <w:tcPrChange w:id="851" w:author="Kuba Fa" w:date="2023-03-20T13:02:00Z">
              <w:tcPr>
                <w:tcW w:w="1813" w:type="dxa"/>
              </w:tcPr>
            </w:tcPrChange>
          </w:tcPr>
          <w:p w14:paraId="47A0F924" w14:textId="4166C2C3" w:rsidR="00DA532A" w:rsidRDefault="00476235">
            <w:pPr>
              <w:pStyle w:val="MojNormalny2"/>
              <w:ind w:firstLine="0"/>
              <w:jc w:val="center"/>
              <w:rPr>
                <w:ins w:id="852" w:author="Kuba Fa" w:date="2023-03-20T11:19:00Z"/>
              </w:rPr>
              <w:pPrChange w:id="853" w:author="Kuba Fa" w:date="2023-03-20T11:21:00Z">
                <w:pPr>
                  <w:pStyle w:val="MojNormalny2"/>
                  <w:ind w:firstLine="0"/>
                  <w:jc w:val="left"/>
                </w:pPr>
              </w:pPrChange>
            </w:pPr>
            <w:ins w:id="854" w:author="Kuba Fa" w:date="2023-03-20T12:45:00Z">
              <w:r>
                <w:t>1-1</w:t>
              </w:r>
            </w:ins>
          </w:p>
        </w:tc>
      </w:tr>
      <w:tr w:rsidR="000C0097" w14:paraId="74BBF2C9" w14:textId="77777777" w:rsidTr="0025261A">
        <w:trPr>
          <w:ins w:id="855" w:author="Kuba Fa" w:date="2023-03-20T11:19:00Z"/>
        </w:trPr>
        <w:tc>
          <w:tcPr>
            <w:tcW w:w="2689" w:type="dxa"/>
            <w:tcPrChange w:id="856" w:author="Kuba Fa" w:date="2023-03-20T13:02:00Z">
              <w:tcPr>
                <w:tcW w:w="2689" w:type="dxa"/>
              </w:tcPr>
            </w:tcPrChange>
          </w:tcPr>
          <w:p w14:paraId="00AAA227" w14:textId="4BF6F30B" w:rsidR="00DA532A" w:rsidRDefault="008C6C4C">
            <w:pPr>
              <w:pStyle w:val="MojNormalny2"/>
              <w:ind w:firstLine="0"/>
              <w:jc w:val="center"/>
              <w:rPr>
                <w:ins w:id="857" w:author="Kuba Fa" w:date="2023-03-20T11:19:00Z"/>
              </w:rPr>
              <w:pPrChange w:id="858" w:author="Kuba Fa" w:date="2023-03-20T11:21:00Z">
                <w:pPr>
                  <w:pStyle w:val="MojNormalny2"/>
                  <w:ind w:firstLine="0"/>
                  <w:jc w:val="left"/>
                </w:pPr>
              </w:pPrChange>
            </w:pPr>
            <w:ins w:id="859" w:author="Kuba Fa" w:date="2023-03-20T11:33:00Z">
              <w:r>
                <w:t>Cracovia – Stal</w:t>
              </w:r>
            </w:ins>
          </w:p>
        </w:tc>
        <w:tc>
          <w:tcPr>
            <w:tcW w:w="1417" w:type="dxa"/>
            <w:tcPrChange w:id="860" w:author="Kuba Fa" w:date="2023-03-20T13:02:00Z">
              <w:tcPr>
                <w:tcW w:w="1417" w:type="dxa"/>
              </w:tcPr>
            </w:tcPrChange>
          </w:tcPr>
          <w:p w14:paraId="2D1B66B2" w14:textId="5A96A5E7" w:rsidR="00DA532A" w:rsidRDefault="008C6C4C">
            <w:pPr>
              <w:pStyle w:val="MojNormalny2"/>
              <w:ind w:firstLine="0"/>
              <w:jc w:val="center"/>
              <w:rPr>
                <w:ins w:id="861" w:author="Kuba Fa" w:date="2023-03-20T11:19:00Z"/>
              </w:rPr>
              <w:pPrChange w:id="862" w:author="Kuba Fa" w:date="2023-03-20T11:21:00Z">
                <w:pPr>
                  <w:pStyle w:val="MojNormalny2"/>
                  <w:ind w:firstLine="0"/>
                  <w:jc w:val="left"/>
                </w:pPr>
              </w:pPrChange>
            </w:pPr>
            <w:ins w:id="863" w:author="Kuba Fa" w:date="2023-03-20T11:33:00Z">
              <w:r>
                <w:t>2-1</w:t>
              </w:r>
            </w:ins>
          </w:p>
        </w:tc>
        <w:tc>
          <w:tcPr>
            <w:tcW w:w="1985" w:type="dxa"/>
            <w:tcPrChange w:id="864" w:author="Kuba Fa" w:date="2023-03-20T13:02:00Z">
              <w:tcPr>
                <w:tcW w:w="1701" w:type="dxa"/>
              </w:tcPr>
            </w:tcPrChange>
          </w:tcPr>
          <w:p w14:paraId="0F3F7ACF" w14:textId="49D0C631" w:rsidR="00DA532A" w:rsidRPr="009C320B" w:rsidRDefault="00841256">
            <w:pPr>
              <w:pStyle w:val="MojNormalny2"/>
              <w:ind w:firstLine="0"/>
              <w:jc w:val="center"/>
              <w:rPr>
                <w:ins w:id="865" w:author="Kuba Fa" w:date="2023-03-20T11:19:00Z"/>
                <w:b/>
                <w:bCs/>
                <w:u w:val="single"/>
                <w:rPrChange w:id="866" w:author="Kuba Fa" w:date="2023-03-20T14:10:00Z">
                  <w:rPr>
                    <w:ins w:id="867" w:author="Kuba Fa" w:date="2023-03-20T11:19:00Z"/>
                  </w:rPr>
                </w:rPrChange>
              </w:rPr>
              <w:pPrChange w:id="868" w:author="Kuba Fa" w:date="2023-03-20T11:21:00Z">
                <w:pPr>
                  <w:pStyle w:val="MojNormalny2"/>
                  <w:ind w:firstLine="0"/>
                  <w:jc w:val="left"/>
                </w:pPr>
              </w:pPrChange>
            </w:pPr>
            <w:ins w:id="869" w:author="Kuba Fa" w:date="2023-03-20T13:12:00Z">
              <w:r w:rsidRPr="009C320B">
                <w:rPr>
                  <w:b/>
                  <w:bCs/>
                  <w:u w:val="single"/>
                  <w:rPrChange w:id="870" w:author="Kuba Fa" w:date="2023-03-20T14:10:00Z">
                    <w:rPr/>
                  </w:rPrChange>
                </w:rPr>
                <w:t>1</w:t>
              </w:r>
            </w:ins>
            <w:ins w:id="871" w:author="Kuba Fa" w:date="2023-03-20T13:43:00Z">
              <w:r w:rsidR="003B3702" w:rsidRPr="009C320B">
                <w:rPr>
                  <w:b/>
                  <w:bCs/>
                  <w:u w:val="single"/>
                  <w:rPrChange w:id="872" w:author="Kuba Fa" w:date="2023-03-20T14:10:00Z">
                    <w:rPr/>
                  </w:rPrChange>
                </w:rPr>
                <w:t xml:space="preserve"> / 1-0</w:t>
              </w:r>
            </w:ins>
          </w:p>
        </w:tc>
        <w:tc>
          <w:tcPr>
            <w:tcW w:w="1158" w:type="dxa"/>
            <w:tcPrChange w:id="873" w:author="Kuba Fa" w:date="2023-03-20T13:02:00Z">
              <w:tcPr>
                <w:tcW w:w="1442" w:type="dxa"/>
              </w:tcPr>
            </w:tcPrChange>
          </w:tcPr>
          <w:p w14:paraId="11570266" w14:textId="47F506D6" w:rsidR="00DA532A" w:rsidRPr="009C320B" w:rsidRDefault="003B1D21">
            <w:pPr>
              <w:pStyle w:val="MojNormalny2"/>
              <w:ind w:firstLine="0"/>
              <w:jc w:val="center"/>
              <w:rPr>
                <w:ins w:id="874" w:author="Kuba Fa" w:date="2023-03-20T11:19:00Z"/>
                <w:b/>
                <w:bCs/>
                <w:u w:val="single"/>
                <w:rPrChange w:id="875" w:author="Kuba Fa" w:date="2023-03-20T14:10:00Z">
                  <w:rPr>
                    <w:ins w:id="876" w:author="Kuba Fa" w:date="2023-03-20T11:19:00Z"/>
                  </w:rPr>
                </w:rPrChange>
              </w:rPr>
              <w:pPrChange w:id="877" w:author="Kuba Fa" w:date="2023-03-20T11:21:00Z">
                <w:pPr>
                  <w:pStyle w:val="MojNormalny2"/>
                  <w:ind w:firstLine="0"/>
                  <w:jc w:val="left"/>
                </w:pPr>
              </w:pPrChange>
            </w:pPr>
            <w:ins w:id="878" w:author="Kuba Fa" w:date="2023-03-20T12:00:00Z">
              <w:r w:rsidRPr="009C320B">
                <w:rPr>
                  <w:b/>
                  <w:bCs/>
                  <w:u w:val="single"/>
                  <w:rPrChange w:id="879" w:author="Kuba Fa" w:date="2023-03-20T14:10:00Z">
                    <w:rPr/>
                  </w:rPrChange>
                </w:rPr>
                <w:t>1-0</w:t>
              </w:r>
            </w:ins>
          </w:p>
        </w:tc>
        <w:tc>
          <w:tcPr>
            <w:tcW w:w="1813" w:type="dxa"/>
            <w:tcPrChange w:id="880" w:author="Kuba Fa" w:date="2023-03-20T13:02:00Z">
              <w:tcPr>
                <w:tcW w:w="1813" w:type="dxa"/>
              </w:tcPr>
            </w:tcPrChange>
          </w:tcPr>
          <w:p w14:paraId="5203BECF" w14:textId="5C2CF6BC" w:rsidR="00DA532A" w:rsidRDefault="00476235">
            <w:pPr>
              <w:pStyle w:val="MojNormalny2"/>
              <w:ind w:firstLine="0"/>
              <w:jc w:val="center"/>
              <w:rPr>
                <w:ins w:id="881" w:author="Kuba Fa" w:date="2023-03-20T11:19:00Z"/>
              </w:rPr>
              <w:pPrChange w:id="882" w:author="Kuba Fa" w:date="2023-03-20T11:21:00Z">
                <w:pPr>
                  <w:pStyle w:val="MojNormalny2"/>
                  <w:ind w:firstLine="0"/>
                  <w:jc w:val="left"/>
                </w:pPr>
              </w:pPrChange>
            </w:pPr>
            <w:ins w:id="883" w:author="Kuba Fa" w:date="2023-03-20T12:44:00Z">
              <w:r>
                <w:t>1-1</w:t>
              </w:r>
            </w:ins>
          </w:p>
        </w:tc>
      </w:tr>
      <w:tr w:rsidR="000C0097" w14:paraId="100C43E4" w14:textId="77777777" w:rsidTr="0025261A">
        <w:trPr>
          <w:ins w:id="884" w:author="Kuba Fa" w:date="2023-03-20T11:19:00Z"/>
        </w:trPr>
        <w:tc>
          <w:tcPr>
            <w:tcW w:w="2689" w:type="dxa"/>
            <w:tcPrChange w:id="885" w:author="Kuba Fa" w:date="2023-03-20T13:02:00Z">
              <w:tcPr>
                <w:tcW w:w="2689" w:type="dxa"/>
              </w:tcPr>
            </w:tcPrChange>
          </w:tcPr>
          <w:p w14:paraId="695DFA9C" w14:textId="7D784CFB" w:rsidR="00DA532A" w:rsidRDefault="008C6C4C">
            <w:pPr>
              <w:pStyle w:val="MojNormalny2"/>
              <w:ind w:firstLine="0"/>
              <w:jc w:val="center"/>
              <w:rPr>
                <w:ins w:id="886" w:author="Kuba Fa" w:date="2023-03-20T11:19:00Z"/>
              </w:rPr>
              <w:pPrChange w:id="887" w:author="Kuba Fa" w:date="2023-03-20T11:21:00Z">
                <w:pPr>
                  <w:pStyle w:val="MojNormalny2"/>
                  <w:ind w:firstLine="0"/>
                  <w:jc w:val="left"/>
                </w:pPr>
              </w:pPrChange>
            </w:pPr>
            <w:ins w:id="888" w:author="Kuba Fa" w:date="2023-03-20T11:33:00Z">
              <w:r>
                <w:t>Korona – Lechia</w:t>
              </w:r>
            </w:ins>
          </w:p>
        </w:tc>
        <w:tc>
          <w:tcPr>
            <w:tcW w:w="1417" w:type="dxa"/>
            <w:tcPrChange w:id="889" w:author="Kuba Fa" w:date="2023-03-20T13:02:00Z">
              <w:tcPr>
                <w:tcW w:w="1417" w:type="dxa"/>
              </w:tcPr>
            </w:tcPrChange>
          </w:tcPr>
          <w:p w14:paraId="55641A99" w14:textId="051D7695" w:rsidR="00DA532A" w:rsidRDefault="008C6C4C">
            <w:pPr>
              <w:pStyle w:val="MojNormalny2"/>
              <w:ind w:firstLine="0"/>
              <w:jc w:val="center"/>
              <w:rPr>
                <w:ins w:id="890" w:author="Kuba Fa" w:date="2023-03-20T11:19:00Z"/>
              </w:rPr>
              <w:pPrChange w:id="891" w:author="Kuba Fa" w:date="2023-03-20T11:21:00Z">
                <w:pPr>
                  <w:pStyle w:val="MojNormalny2"/>
                  <w:ind w:firstLine="0"/>
                  <w:jc w:val="left"/>
                </w:pPr>
              </w:pPrChange>
            </w:pPr>
            <w:ins w:id="892" w:author="Kuba Fa" w:date="2023-03-20T11:33:00Z">
              <w:r>
                <w:t>1-0</w:t>
              </w:r>
            </w:ins>
          </w:p>
        </w:tc>
        <w:tc>
          <w:tcPr>
            <w:tcW w:w="1985" w:type="dxa"/>
            <w:tcPrChange w:id="893" w:author="Kuba Fa" w:date="2023-03-20T13:02:00Z">
              <w:tcPr>
                <w:tcW w:w="1701" w:type="dxa"/>
              </w:tcPr>
            </w:tcPrChange>
          </w:tcPr>
          <w:p w14:paraId="7C5D36F2" w14:textId="752E1F3E" w:rsidR="00DA532A" w:rsidRDefault="00841256">
            <w:pPr>
              <w:pStyle w:val="MojNormalny2"/>
              <w:ind w:firstLine="0"/>
              <w:jc w:val="center"/>
              <w:rPr>
                <w:ins w:id="894" w:author="Kuba Fa" w:date="2023-03-20T11:19:00Z"/>
              </w:rPr>
              <w:pPrChange w:id="895" w:author="Kuba Fa" w:date="2023-03-20T11:21:00Z">
                <w:pPr>
                  <w:pStyle w:val="MojNormalny2"/>
                  <w:ind w:firstLine="0"/>
                  <w:jc w:val="left"/>
                </w:pPr>
              </w:pPrChange>
            </w:pPr>
            <w:ins w:id="896" w:author="Kuba Fa" w:date="2023-03-20T13:12:00Z">
              <w:r w:rsidRPr="009C320B">
                <w:rPr>
                  <w:b/>
                  <w:bCs/>
                  <w:rPrChange w:id="897" w:author="Kuba Fa" w:date="2023-03-20T14:11:00Z">
                    <w:rPr/>
                  </w:rPrChange>
                </w:rPr>
                <w:t>1</w:t>
              </w:r>
            </w:ins>
            <w:ins w:id="898" w:author="Kuba Fa" w:date="2023-03-20T13:43:00Z">
              <w:r w:rsidR="003B3702">
                <w:t xml:space="preserve"> / 1-1</w:t>
              </w:r>
            </w:ins>
          </w:p>
        </w:tc>
        <w:tc>
          <w:tcPr>
            <w:tcW w:w="1158" w:type="dxa"/>
            <w:tcPrChange w:id="899" w:author="Kuba Fa" w:date="2023-03-20T13:02:00Z">
              <w:tcPr>
                <w:tcW w:w="1442" w:type="dxa"/>
              </w:tcPr>
            </w:tcPrChange>
          </w:tcPr>
          <w:p w14:paraId="1F11DA2D" w14:textId="745A7629" w:rsidR="00DA532A" w:rsidRDefault="003B1D21">
            <w:pPr>
              <w:pStyle w:val="MojNormalny2"/>
              <w:ind w:firstLine="0"/>
              <w:jc w:val="center"/>
              <w:rPr>
                <w:ins w:id="900" w:author="Kuba Fa" w:date="2023-03-20T11:19:00Z"/>
              </w:rPr>
              <w:pPrChange w:id="901" w:author="Kuba Fa" w:date="2023-03-20T11:21:00Z">
                <w:pPr>
                  <w:pStyle w:val="MojNormalny2"/>
                  <w:ind w:firstLine="0"/>
                  <w:jc w:val="left"/>
                </w:pPr>
              </w:pPrChange>
            </w:pPr>
            <w:ins w:id="902" w:author="Kuba Fa" w:date="2023-03-20T12:00:00Z">
              <w:r>
                <w:t>1-3</w:t>
              </w:r>
            </w:ins>
          </w:p>
        </w:tc>
        <w:tc>
          <w:tcPr>
            <w:tcW w:w="1813" w:type="dxa"/>
            <w:tcPrChange w:id="903" w:author="Kuba Fa" w:date="2023-03-20T13:02:00Z">
              <w:tcPr>
                <w:tcW w:w="1813" w:type="dxa"/>
              </w:tcPr>
            </w:tcPrChange>
          </w:tcPr>
          <w:p w14:paraId="0AEBB85B" w14:textId="1B749F0A" w:rsidR="00DA532A" w:rsidRDefault="00476235">
            <w:pPr>
              <w:pStyle w:val="MojNormalny2"/>
              <w:ind w:firstLine="0"/>
              <w:jc w:val="center"/>
              <w:rPr>
                <w:ins w:id="904" w:author="Kuba Fa" w:date="2023-03-20T11:19:00Z"/>
              </w:rPr>
              <w:pPrChange w:id="905" w:author="Kuba Fa" w:date="2023-03-20T11:21:00Z">
                <w:pPr>
                  <w:pStyle w:val="MojNormalny2"/>
                  <w:ind w:firstLine="0"/>
                  <w:jc w:val="left"/>
                </w:pPr>
              </w:pPrChange>
            </w:pPr>
            <w:ins w:id="906" w:author="Kuba Fa" w:date="2023-03-20T12:44:00Z">
              <w:r>
                <w:t>1-1</w:t>
              </w:r>
            </w:ins>
          </w:p>
        </w:tc>
      </w:tr>
      <w:tr w:rsidR="000C0097" w14:paraId="0219CFB9" w14:textId="77777777" w:rsidTr="0025261A">
        <w:trPr>
          <w:ins w:id="907" w:author="Kuba Fa" w:date="2023-03-20T11:19:00Z"/>
        </w:trPr>
        <w:tc>
          <w:tcPr>
            <w:tcW w:w="2689" w:type="dxa"/>
            <w:tcPrChange w:id="908" w:author="Kuba Fa" w:date="2023-03-20T13:02:00Z">
              <w:tcPr>
                <w:tcW w:w="2689" w:type="dxa"/>
              </w:tcPr>
            </w:tcPrChange>
          </w:tcPr>
          <w:p w14:paraId="41954A95" w14:textId="0DB8B5CF" w:rsidR="00DA532A" w:rsidRDefault="008C6C4C">
            <w:pPr>
              <w:pStyle w:val="MojNormalny2"/>
              <w:ind w:firstLine="0"/>
              <w:jc w:val="center"/>
              <w:rPr>
                <w:ins w:id="909" w:author="Kuba Fa" w:date="2023-03-20T11:19:00Z"/>
              </w:rPr>
              <w:pPrChange w:id="910" w:author="Kuba Fa" w:date="2023-03-20T11:21:00Z">
                <w:pPr>
                  <w:pStyle w:val="MojNormalny2"/>
                  <w:ind w:firstLine="0"/>
                  <w:jc w:val="left"/>
                </w:pPr>
              </w:pPrChange>
            </w:pPr>
            <w:ins w:id="911" w:author="Kuba Fa" w:date="2023-03-20T11:33:00Z">
              <w:r>
                <w:t>Lech – Zagłębie</w:t>
              </w:r>
            </w:ins>
          </w:p>
        </w:tc>
        <w:tc>
          <w:tcPr>
            <w:tcW w:w="1417" w:type="dxa"/>
            <w:tcPrChange w:id="912" w:author="Kuba Fa" w:date="2023-03-20T13:02:00Z">
              <w:tcPr>
                <w:tcW w:w="1417" w:type="dxa"/>
              </w:tcPr>
            </w:tcPrChange>
          </w:tcPr>
          <w:p w14:paraId="175B1E48" w14:textId="25397373" w:rsidR="00DA532A" w:rsidRDefault="008C6C4C">
            <w:pPr>
              <w:pStyle w:val="MojNormalny2"/>
              <w:ind w:firstLine="0"/>
              <w:jc w:val="center"/>
              <w:rPr>
                <w:ins w:id="913" w:author="Kuba Fa" w:date="2023-03-20T11:19:00Z"/>
              </w:rPr>
              <w:pPrChange w:id="914" w:author="Kuba Fa" w:date="2023-03-20T11:21:00Z">
                <w:pPr>
                  <w:pStyle w:val="MojNormalny2"/>
                  <w:ind w:firstLine="0"/>
                  <w:jc w:val="left"/>
                </w:pPr>
              </w:pPrChange>
            </w:pPr>
            <w:ins w:id="915" w:author="Kuba Fa" w:date="2023-03-20T11:33:00Z">
              <w:r>
                <w:t>1-2</w:t>
              </w:r>
            </w:ins>
          </w:p>
        </w:tc>
        <w:tc>
          <w:tcPr>
            <w:tcW w:w="1985" w:type="dxa"/>
            <w:tcPrChange w:id="916" w:author="Kuba Fa" w:date="2023-03-20T13:02:00Z">
              <w:tcPr>
                <w:tcW w:w="1701" w:type="dxa"/>
              </w:tcPr>
            </w:tcPrChange>
          </w:tcPr>
          <w:p w14:paraId="1DA57611" w14:textId="27D26AEC" w:rsidR="00DA532A" w:rsidRDefault="00841256">
            <w:pPr>
              <w:pStyle w:val="MojNormalny2"/>
              <w:ind w:firstLine="0"/>
              <w:jc w:val="center"/>
              <w:rPr>
                <w:ins w:id="917" w:author="Kuba Fa" w:date="2023-03-20T11:19:00Z"/>
              </w:rPr>
              <w:pPrChange w:id="918" w:author="Kuba Fa" w:date="2023-03-20T11:21:00Z">
                <w:pPr>
                  <w:pStyle w:val="MojNormalny2"/>
                  <w:ind w:firstLine="0"/>
                  <w:jc w:val="left"/>
                </w:pPr>
              </w:pPrChange>
            </w:pPr>
            <w:ins w:id="919" w:author="Kuba Fa" w:date="2023-03-20T13:12:00Z">
              <w:r>
                <w:t>1</w:t>
              </w:r>
            </w:ins>
            <w:ins w:id="920" w:author="Kuba Fa" w:date="2023-03-20T13:44:00Z">
              <w:r w:rsidR="003B3702">
                <w:t xml:space="preserve"> / 1-1</w:t>
              </w:r>
            </w:ins>
          </w:p>
        </w:tc>
        <w:tc>
          <w:tcPr>
            <w:tcW w:w="1158" w:type="dxa"/>
            <w:tcPrChange w:id="921" w:author="Kuba Fa" w:date="2023-03-20T13:02:00Z">
              <w:tcPr>
                <w:tcW w:w="1442" w:type="dxa"/>
              </w:tcPr>
            </w:tcPrChange>
          </w:tcPr>
          <w:p w14:paraId="6FAF2FB5" w14:textId="4ED7C63E" w:rsidR="00DA532A" w:rsidRDefault="003B1D21">
            <w:pPr>
              <w:pStyle w:val="MojNormalny2"/>
              <w:ind w:firstLine="0"/>
              <w:jc w:val="center"/>
              <w:rPr>
                <w:ins w:id="922" w:author="Kuba Fa" w:date="2023-03-20T11:19:00Z"/>
              </w:rPr>
              <w:pPrChange w:id="923" w:author="Kuba Fa" w:date="2023-03-20T11:21:00Z">
                <w:pPr>
                  <w:pStyle w:val="MojNormalny2"/>
                  <w:ind w:firstLine="0"/>
                  <w:jc w:val="left"/>
                </w:pPr>
              </w:pPrChange>
            </w:pPr>
            <w:ins w:id="924" w:author="Kuba Fa" w:date="2023-03-20T12:00:00Z">
              <w:r>
                <w:t>3-1</w:t>
              </w:r>
            </w:ins>
          </w:p>
        </w:tc>
        <w:tc>
          <w:tcPr>
            <w:tcW w:w="1813" w:type="dxa"/>
            <w:tcPrChange w:id="925" w:author="Kuba Fa" w:date="2023-03-20T13:02:00Z">
              <w:tcPr>
                <w:tcW w:w="1813" w:type="dxa"/>
              </w:tcPr>
            </w:tcPrChange>
          </w:tcPr>
          <w:p w14:paraId="2EC6222C" w14:textId="753471F9" w:rsidR="00DA532A" w:rsidRDefault="00476235">
            <w:pPr>
              <w:pStyle w:val="MojNormalny2"/>
              <w:ind w:firstLine="0"/>
              <w:jc w:val="center"/>
              <w:rPr>
                <w:ins w:id="926" w:author="Kuba Fa" w:date="2023-03-20T11:19:00Z"/>
              </w:rPr>
              <w:pPrChange w:id="927" w:author="Kuba Fa" w:date="2023-03-20T11:21:00Z">
                <w:pPr>
                  <w:pStyle w:val="MojNormalny2"/>
                  <w:ind w:firstLine="0"/>
                  <w:jc w:val="left"/>
                </w:pPr>
              </w:pPrChange>
            </w:pPr>
            <w:ins w:id="928" w:author="Kuba Fa" w:date="2023-03-20T12:43:00Z">
              <w:r>
                <w:t>1-0</w:t>
              </w:r>
            </w:ins>
          </w:p>
        </w:tc>
      </w:tr>
      <w:tr w:rsidR="000C0097" w14:paraId="534D9622" w14:textId="77777777" w:rsidTr="0025261A">
        <w:trPr>
          <w:ins w:id="929" w:author="Kuba Fa" w:date="2023-03-20T11:19:00Z"/>
        </w:trPr>
        <w:tc>
          <w:tcPr>
            <w:tcW w:w="2689" w:type="dxa"/>
            <w:tcPrChange w:id="930" w:author="Kuba Fa" w:date="2023-03-20T13:02:00Z">
              <w:tcPr>
                <w:tcW w:w="2689" w:type="dxa"/>
              </w:tcPr>
            </w:tcPrChange>
          </w:tcPr>
          <w:p w14:paraId="3342A89A" w14:textId="4930137F" w:rsidR="00DA532A" w:rsidRDefault="008C6C4C">
            <w:pPr>
              <w:pStyle w:val="MojNormalny2"/>
              <w:ind w:firstLine="0"/>
              <w:jc w:val="center"/>
              <w:rPr>
                <w:ins w:id="931" w:author="Kuba Fa" w:date="2023-03-20T11:19:00Z"/>
              </w:rPr>
              <w:pPrChange w:id="932" w:author="Kuba Fa" w:date="2023-03-20T11:21:00Z">
                <w:pPr>
                  <w:pStyle w:val="MojNormalny2"/>
                  <w:ind w:firstLine="0"/>
                  <w:jc w:val="left"/>
                </w:pPr>
              </w:pPrChange>
            </w:pPr>
            <w:ins w:id="933" w:author="Kuba Fa" w:date="2023-03-20T11:34:00Z">
              <w:r>
                <w:t>Miedź – Wisła</w:t>
              </w:r>
            </w:ins>
          </w:p>
        </w:tc>
        <w:tc>
          <w:tcPr>
            <w:tcW w:w="1417" w:type="dxa"/>
            <w:tcPrChange w:id="934" w:author="Kuba Fa" w:date="2023-03-20T13:02:00Z">
              <w:tcPr>
                <w:tcW w:w="1417" w:type="dxa"/>
              </w:tcPr>
            </w:tcPrChange>
          </w:tcPr>
          <w:p w14:paraId="1F4ADEDC" w14:textId="51FBBB9D" w:rsidR="00DA532A" w:rsidRDefault="008C6C4C">
            <w:pPr>
              <w:pStyle w:val="MojNormalny2"/>
              <w:ind w:firstLine="0"/>
              <w:jc w:val="center"/>
              <w:rPr>
                <w:ins w:id="935" w:author="Kuba Fa" w:date="2023-03-20T11:19:00Z"/>
              </w:rPr>
              <w:pPrChange w:id="936" w:author="Kuba Fa" w:date="2023-03-20T11:21:00Z">
                <w:pPr>
                  <w:pStyle w:val="MojNormalny2"/>
                  <w:ind w:firstLine="0"/>
                  <w:jc w:val="left"/>
                </w:pPr>
              </w:pPrChange>
            </w:pPr>
            <w:ins w:id="937" w:author="Kuba Fa" w:date="2023-03-20T11:34:00Z">
              <w:r>
                <w:t>2-1</w:t>
              </w:r>
            </w:ins>
          </w:p>
        </w:tc>
        <w:tc>
          <w:tcPr>
            <w:tcW w:w="1985" w:type="dxa"/>
            <w:tcPrChange w:id="938" w:author="Kuba Fa" w:date="2023-03-20T13:02:00Z">
              <w:tcPr>
                <w:tcW w:w="1701" w:type="dxa"/>
              </w:tcPr>
            </w:tcPrChange>
          </w:tcPr>
          <w:p w14:paraId="16547045" w14:textId="5102FFEB" w:rsidR="00DA532A" w:rsidRDefault="00841256">
            <w:pPr>
              <w:pStyle w:val="MojNormalny2"/>
              <w:ind w:firstLine="0"/>
              <w:jc w:val="center"/>
              <w:rPr>
                <w:ins w:id="939" w:author="Kuba Fa" w:date="2023-03-20T11:19:00Z"/>
              </w:rPr>
              <w:pPrChange w:id="940" w:author="Kuba Fa" w:date="2023-03-20T11:21:00Z">
                <w:pPr>
                  <w:pStyle w:val="MojNormalny2"/>
                  <w:ind w:firstLine="0"/>
                  <w:jc w:val="left"/>
                </w:pPr>
              </w:pPrChange>
            </w:pPr>
            <w:ins w:id="941" w:author="Kuba Fa" w:date="2023-03-20T13:12:00Z">
              <w:r w:rsidRPr="009C320B">
                <w:rPr>
                  <w:u w:val="single"/>
                  <w:rPrChange w:id="942" w:author="Kuba Fa" w:date="2023-03-20T14:11:00Z">
                    <w:rPr/>
                  </w:rPrChange>
                </w:rPr>
                <w:t>1</w:t>
              </w:r>
            </w:ins>
            <w:ins w:id="943" w:author="Kuba Fa" w:date="2023-03-20T13:44:00Z">
              <w:r w:rsidR="003B3702">
                <w:t xml:space="preserve"> / 1-1</w:t>
              </w:r>
            </w:ins>
          </w:p>
        </w:tc>
        <w:tc>
          <w:tcPr>
            <w:tcW w:w="1158" w:type="dxa"/>
            <w:tcPrChange w:id="944" w:author="Kuba Fa" w:date="2023-03-20T13:02:00Z">
              <w:tcPr>
                <w:tcW w:w="1442" w:type="dxa"/>
              </w:tcPr>
            </w:tcPrChange>
          </w:tcPr>
          <w:p w14:paraId="4063D272" w14:textId="3D1C7BB5" w:rsidR="00DA532A" w:rsidRPr="009C320B" w:rsidRDefault="003B1D21">
            <w:pPr>
              <w:pStyle w:val="MojNormalny2"/>
              <w:ind w:firstLine="0"/>
              <w:jc w:val="center"/>
              <w:rPr>
                <w:ins w:id="945" w:author="Kuba Fa" w:date="2023-03-20T11:19:00Z"/>
                <w:b/>
                <w:bCs/>
                <w:u w:val="single"/>
                <w:rPrChange w:id="946" w:author="Kuba Fa" w:date="2023-03-20T14:11:00Z">
                  <w:rPr>
                    <w:ins w:id="947" w:author="Kuba Fa" w:date="2023-03-20T11:19:00Z"/>
                  </w:rPr>
                </w:rPrChange>
              </w:rPr>
              <w:pPrChange w:id="948" w:author="Kuba Fa" w:date="2023-03-20T11:21:00Z">
                <w:pPr>
                  <w:pStyle w:val="MojNormalny2"/>
                  <w:ind w:firstLine="0"/>
                  <w:jc w:val="left"/>
                </w:pPr>
              </w:pPrChange>
            </w:pPr>
            <w:ins w:id="949" w:author="Kuba Fa" w:date="2023-03-20T12:00:00Z">
              <w:r w:rsidRPr="009C320B">
                <w:rPr>
                  <w:b/>
                  <w:bCs/>
                  <w:color w:val="70AD47" w:themeColor="accent6"/>
                  <w:u w:val="single"/>
                  <w:rPrChange w:id="950" w:author="Kuba Fa" w:date="2023-03-20T14:11:00Z">
                    <w:rPr/>
                  </w:rPrChange>
                </w:rPr>
                <w:t>2-1</w:t>
              </w:r>
            </w:ins>
          </w:p>
        </w:tc>
        <w:tc>
          <w:tcPr>
            <w:tcW w:w="1813" w:type="dxa"/>
            <w:tcPrChange w:id="951" w:author="Kuba Fa" w:date="2023-03-20T13:02:00Z">
              <w:tcPr>
                <w:tcW w:w="1813" w:type="dxa"/>
              </w:tcPr>
            </w:tcPrChange>
          </w:tcPr>
          <w:p w14:paraId="508D2EEA" w14:textId="1D6CD47D" w:rsidR="00DA532A" w:rsidRDefault="008F45CF">
            <w:pPr>
              <w:pStyle w:val="MojNormalny2"/>
              <w:ind w:firstLine="0"/>
              <w:jc w:val="center"/>
              <w:rPr>
                <w:ins w:id="952" w:author="Kuba Fa" w:date="2023-03-20T11:19:00Z"/>
              </w:rPr>
              <w:pPrChange w:id="953" w:author="Kuba Fa" w:date="2023-03-20T11:21:00Z">
                <w:pPr>
                  <w:pStyle w:val="MojNormalny2"/>
                  <w:ind w:firstLine="0"/>
                  <w:jc w:val="left"/>
                </w:pPr>
              </w:pPrChange>
            </w:pPr>
            <w:ins w:id="954" w:author="Kuba Fa" w:date="2023-03-20T12:31:00Z">
              <w:r>
                <w:t>0-2</w:t>
              </w:r>
            </w:ins>
          </w:p>
        </w:tc>
      </w:tr>
      <w:tr w:rsidR="000C0097" w14:paraId="1D3DB75A" w14:textId="77777777" w:rsidTr="0025261A">
        <w:trPr>
          <w:ins w:id="955" w:author="Kuba Fa" w:date="2023-03-20T11:19:00Z"/>
        </w:trPr>
        <w:tc>
          <w:tcPr>
            <w:tcW w:w="2689" w:type="dxa"/>
            <w:tcPrChange w:id="956" w:author="Kuba Fa" w:date="2023-03-20T13:02:00Z">
              <w:tcPr>
                <w:tcW w:w="2689" w:type="dxa"/>
              </w:tcPr>
            </w:tcPrChange>
          </w:tcPr>
          <w:p w14:paraId="628568FF" w14:textId="18513AC3" w:rsidR="00DA532A" w:rsidRDefault="008C6C4C">
            <w:pPr>
              <w:pStyle w:val="MojNormalny2"/>
              <w:ind w:firstLine="0"/>
              <w:jc w:val="center"/>
              <w:rPr>
                <w:ins w:id="957" w:author="Kuba Fa" w:date="2023-03-20T11:19:00Z"/>
              </w:rPr>
              <w:pPrChange w:id="958" w:author="Kuba Fa" w:date="2023-03-20T11:21:00Z">
                <w:pPr>
                  <w:pStyle w:val="MojNormalny2"/>
                  <w:ind w:firstLine="0"/>
                  <w:jc w:val="left"/>
                </w:pPr>
              </w:pPrChange>
            </w:pPr>
            <w:ins w:id="959" w:author="Kuba Fa" w:date="2023-03-20T11:34:00Z">
              <w:r>
                <w:t>Piast – Legia</w:t>
              </w:r>
            </w:ins>
          </w:p>
        </w:tc>
        <w:tc>
          <w:tcPr>
            <w:tcW w:w="1417" w:type="dxa"/>
            <w:tcPrChange w:id="960" w:author="Kuba Fa" w:date="2023-03-20T13:02:00Z">
              <w:tcPr>
                <w:tcW w:w="1417" w:type="dxa"/>
              </w:tcPr>
            </w:tcPrChange>
          </w:tcPr>
          <w:p w14:paraId="3319E5E4" w14:textId="0775C0CB" w:rsidR="00DA532A" w:rsidRDefault="008C6C4C">
            <w:pPr>
              <w:pStyle w:val="MojNormalny2"/>
              <w:ind w:firstLine="0"/>
              <w:jc w:val="center"/>
              <w:rPr>
                <w:ins w:id="961" w:author="Kuba Fa" w:date="2023-03-20T11:19:00Z"/>
              </w:rPr>
              <w:pPrChange w:id="962" w:author="Kuba Fa" w:date="2023-03-20T11:21:00Z">
                <w:pPr>
                  <w:pStyle w:val="MojNormalny2"/>
                  <w:ind w:firstLine="0"/>
                  <w:jc w:val="left"/>
                </w:pPr>
              </w:pPrChange>
            </w:pPr>
            <w:ins w:id="963" w:author="Kuba Fa" w:date="2023-03-20T11:34:00Z">
              <w:r>
                <w:t>0-1</w:t>
              </w:r>
            </w:ins>
          </w:p>
        </w:tc>
        <w:tc>
          <w:tcPr>
            <w:tcW w:w="1985" w:type="dxa"/>
            <w:tcPrChange w:id="964" w:author="Kuba Fa" w:date="2023-03-20T13:02:00Z">
              <w:tcPr>
                <w:tcW w:w="1701" w:type="dxa"/>
              </w:tcPr>
            </w:tcPrChange>
          </w:tcPr>
          <w:p w14:paraId="03951AD9" w14:textId="4D040466" w:rsidR="00DA532A" w:rsidRDefault="00841256">
            <w:pPr>
              <w:pStyle w:val="MojNormalny2"/>
              <w:ind w:firstLine="0"/>
              <w:jc w:val="center"/>
              <w:rPr>
                <w:ins w:id="965" w:author="Kuba Fa" w:date="2023-03-20T11:19:00Z"/>
              </w:rPr>
              <w:pPrChange w:id="966" w:author="Kuba Fa" w:date="2023-03-20T11:21:00Z">
                <w:pPr>
                  <w:pStyle w:val="MojNormalny2"/>
                  <w:ind w:firstLine="0"/>
                  <w:jc w:val="left"/>
                </w:pPr>
              </w:pPrChange>
            </w:pPr>
            <w:ins w:id="967" w:author="Kuba Fa" w:date="2023-03-20T13:12:00Z">
              <w:r w:rsidRPr="009C320B">
                <w:rPr>
                  <w:u w:val="single"/>
                  <w:rPrChange w:id="968" w:author="Kuba Fa" w:date="2023-03-20T14:11:00Z">
                    <w:rPr/>
                  </w:rPrChange>
                </w:rPr>
                <w:t>2</w:t>
              </w:r>
            </w:ins>
            <w:ins w:id="969" w:author="Kuba Fa" w:date="2023-03-20T13:44:00Z">
              <w:r w:rsidR="003B3702">
                <w:t xml:space="preserve"> / 1-1</w:t>
              </w:r>
            </w:ins>
          </w:p>
        </w:tc>
        <w:tc>
          <w:tcPr>
            <w:tcW w:w="1158" w:type="dxa"/>
            <w:tcPrChange w:id="970" w:author="Kuba Fa" w:date="2023-03-20T13:02:00Z">
              <w:tcPr>
                <w:tcW w:w="1442" w:type="dxa"/>
              </w:tcPr>
            </w:tcPrChange>
          </w:tcPr>
          <w:p w14:paraId="0A33A118" w14:textId="7CE3DCE2" w:rsidR="00DA532A" w:rsidRPr="009C320B" w:rsidRDefault="003B1D21">
            <w:pPr>
              <w:pStyle w:val="MojNormalny2"/>
              <w:ind w:firstLine="0"/>
              <w:jc w:val="center"/>
              <w:rPr>
                <w:ins w:id="971" w:author="Kuba Fa" w:date="2023-03-20T11:19:00Z"/>
                <w:u w:val="single"/>
                <w:rPrChange w:id="972" w:author="Kuba Fa" w:date="2023-03-20T14:11:00Z">
                  <w:rPr>
                    <w:ins w:id="973" w:author="Kuba Fa" w:date="2023-03-20T11:19:00Z"/>
                  </w:rPr>
                </w:rPrChange>
              </w:rPr>
              <w:pPrChange w:id="974" w:author="Kuba Fa" w:date="2023-03-20T11:21:00Z">
                <w:pPr>
                  <w:pStyle w:val="MojNormalny2"/>
                  <w:ind w:firstLine="0"/>
                  <w:jc w:val="left"/>
                </w:pPr>
              </w:pPrChange>
            </w:pPr>
            <w:ins w:id="975" w:author="Kuba Fa" w:date="2023-03-20T12:00:00Z">
              <w:r w:rsidRPr="009C320B">
                <w:rPr>
                  <w:u w:val="single"/>
                  <w:rPrChange w:id="976" w:author="Kuba Fa" w:date="2023-03-20T14:11:00Z">
                    <w:rPr/>
                  </w:rPrChange>
                </w:rPr>
                <w:t>1-3</w:t>
              </w:r>
            </w:ins>
          </w:p>
        </w:tc>
        <w:tc>
          <w:tcPr>
            <w:tcW w:w="1813" w:type="dxa"/>
            <w:tcPrChange w:id="977" w:author="Kuba Fa" w:date="2023-03-20T13:02:00Z">
              <w:tcPr>
                <w:tcW w:w="1813" w:type="dxa"/>
              </w:tcPr>
            </w:tcPrChange>
          </w:tcPr>
          <w:p w14:paraId="79B7DA46" w14:textId="2271F5BA" w:rsidR="00DA532A" w:rsidRPr="009C320B" w:rsidRDefault="008F45CF">
            <w:pPr>
              <w:pStyle w:val="MojNormalny2"/>
              <w:ind w:firstLine="0"/>
              <w:jc w:val="center"/>
              <w:rPr>
                <w:ins w:id="978" w:author="Kuba Fa" w:date="2023-03-20T11:19:00Z"/>
                <w:u w:val="single"/>
                <w:rPrChange w:id="979" w:author="Kuba Fa" w:date="2023-03-20T14:11:00Z">
                  <w:rPr>
                    <w:ins w:id="980" w:author="Kuba Fa" w:date="2023-03-20T11:19:00Z"/>
                  </w:rPr>
                </w:rPrChange>
              </w:rPr>
              <w:pPrChange w:id="981" w:author="Kuba Fa" w:date="2023-03-20T11:21:00Z">
                <w:pPr>
                  <w:pStyle w:val="MojNormalny2"/>
                  <w:ind w:firstLine="0"/>
                  <w:jc w:val="left"/>
                </w:pPr>
              </w:pPrChange>
            </w:pPr>
            <w:ins w:id="982" w:author="Kuba Fa" w:date="2023-03-20T12:30:00Z">
              <w:r w:rsidRPr="009C320B">
                <w:rPr>
                  <w:u w:val="single"/>
                  <w:rPrChange w:id="983" w:author="Kuba Fa" w:date="2023-03-20T14:11:00Z">
                    <w:rPr/>
                  </w:rPrChange>
                </w:rPr>
                <w:t>0-2</w:t>
              </w:r>
            </w:ins>
          </w:p>
        </w:tc>
      </w:tr>
      <w:tr w:rsidR="000C0097" w14:paraId="12DCA4DE" w14:textId="77777777" w:rsidTr="0025261A">
        <w:trPr>
          <w:ins w:id="984" w:author="Kuba Fa" w:date="2023-03-20T11:19:00Z"/>
        </w:trPr>
        <w:tc>
          <w:tcPr>
            <w:tcW w:w="2689" w:type="dxa"/>
            <w:tcPrChange w:id="985" w:author="Kuba Fa" w:date="2023-03-20T13:02:00Z">
              <w:tcPr>
                <w:tcW w:w="2689" w:type="dxa"/>
              </w:tcPr>
            </w:tcPrChange>
          </w:tcPr>
          <w:p w14:paraId="63AFBE5A" w14:textId="3C60ED96" w:rsidR="00DA532A" w:rsidRDefault="008C6C4C">
            <w:pPr>
              <w:pStyle w:val="MojNormalny2"/>
              <w:ind w:firstLine="0"/>
              <w:jc w:val="center"/>
              <w:rPr>
                <w:ins w:id="986" w:author="Kuba Fa" w:date="2023-03-20T11:19:00Z"/>
              </w:rPr>
              <w:pPrChange w:id="987" w:author="Kuba Fa" w:date="2023-03-20T11:21:00Z">
                <w:pPr>
                  <w:pStyle w:val="MojNormalny2"/>
                  <w:ind w:firstLine="0"/>
                  <w:jc w:val="left"/>
                </w:pPr>
              </w:pPrChange>
            </w:pPr>
            <w:ins w:id="988" w:author="Kuba Fa" w:date="2023-03-20T11:34:00Z">
              <w:r>
                <w:t>Pogoń – Warta</w:t>
              </w:r>
            </w:ins>
          </w:p>
        </w:tc>
        <w:tc>
          <w:tcPr>
            <w:tcW w:w="1417" w:type="dxa"/>
            <w:tcPrChange w:id="989" w:author="Kuba Fa" w:date="2023-03-20T13:02:00Z">
              <w:tcPr>
                <w:tcW w:w="1417" w:type="dxa"/>
              </w:tcPr>
            </w:tcPrChange>
          </w:tcPr>
          <w:p w14:paraId="6826678C" w14:textId="016E510D" w:rsidR="00DA532A" w:rsidRDefault="008C6C4C">
            <w:pPr>
              <w:pStyle w:val="MojNormalny2"/>
              <w:ind w:firstLine="0"/>
              <w:jc w:val="center"/>
              <w:rPr>
                <w:ins w:id="990" w:author="Kuba Fa" w:date="2023-03-20T11:19:00Z"/>
              </w:rPr>
              <w:pPrChange w:id="991" w:author="Kuba Fa" w:date="2023-03-20T11:21:00Z">
                <w:pPr>
                  <w:pStyle w:val="MojNormalny2"/>
                  <w:ind w:firstLine="0"/>
                  <w:jc w:val="left"/>
                </w:pPr>
              </w:pPrChange>
            </w:pPr>
            <w:ins w:id="992" w:author="Kuba Fa" w:date="2023-03-20T11:34:00Z">
              <w:r>
                <w:t>3-1</w:t>
              </w:r>
            </w:ins>
          </w:p>
        </w:tc>
        <w:tc>
          <w:tcPr>
            <w:tcW w:w="1985" w:type="dxa"/>
            <w:tcPrChange w:id="993" w:author="Kuba Fa" w:date="2023-03-20T13:02:00Z">
              <w:tcPr>
                <w:tcW w:w="1701" w:type="dxa"/>
              </w:tcPr>
            </w:tcPrChange>
          </w:tcPr>
          <w:p w14:paraId="245F526F" w14:textId="423FDB5E" w:rsidR="00DA532A" w:rsidRPr="009C320B" w:rsidRDefault="00841256">
            <w:pPr>
              <w:pStyle w:val="MojNormalny2"/>
              <w:ind w:firstLine="0"/>
              <w:jc w:val="center"/>
              <w:rPr>
                <w:ins w:id="994" w:author="Kuba Fa" w:date="2023-03-20T11:19:00Z"/>
                <w:u w:val="single"/>
                <w:rPrChange w:id="995" w:author="Kuba Fa" w:date="2023-03-20T14:12:00Z">
                  <w:rPr>
                    <w:ins w:id="996" w:author="Kuba Fa" w:date="2023-03-20T11:19:00Z"/>
                  </w:rPr>
                </w:rPrChange>
              </w:rPr>
              <w:pPrChange w:id="997" w:author="Kuba Fa" w:date="2023-03-20T11:21:00Z">
                <w:pPr>
                  <w:pStyle w:val="MojNormalny2"/>
                  <w:ind w:firstLine="0"/>
                  <w:jc w:val="left"/>
                </w:pPr>
              </w:pPrChange>
            </w:pPr>
            <w:ins w:id="998" w:author="Kuba Fa" w:date="2023-03-20T13:12:00Z">
              <w:r w:rsidRPr="009C320B">
                <w:rPr>
                  <w:u w:val="single"/>
                  <w:rPrChange w:id="999" w:author="Kuba Fa" w:date="2023-03-20T14:12:00Z">
                    <w:rPr/>
                  </w:rPrChange>
                </w:rPr>
                <w:t>1</w:t>
              </w:r>
            </w:ins>
            <w:ins w:id="1000" w:author="Kuba Fa" w:date="2023-03-20T13:45:00Z">
              <w:r w:rsidR="003B3702" w:rsidRPr="009C320B">
                <w:rPr>
                  <w:u w:val="single"/>
                  <w:rPrChange w:id="1001" w:author="Kuba Fa" w:date="2023-03-20T14:12:00Z">
                    <w:rPr/>
                  </w:rPrChange>
                </w:rPr>
                <w:t xml:space="preserve"> / 1-0</w:t>
              </w:r>
            </w:ins>
          </w:p>
        </w:tc>
        <w:tc>
          <w:tcPr>
            <w:tcW w:w="1158" w:type="dxa"/>
            <w:tcPrChange w:id="1002" w:author="Kuba Fa" w:date="2023-03-20T13:02:00Z">
              <w:tcPr>
                <w:tcW w:w="1442" w:type="dxa"/>
              </w:tcPr>
            </w:tcPrChange>
          </w:tcPr>
          <w:p w14:paraId="77EA275D" w14:textId="7B615AB2" w:rsidR="00DA532A" w:rsidRDefault="003B1D21">
            <w:pPr>
              <w:pStyle w:val="MojNormalny2"/>
              <w:ind w:firstLine="0"/>
              <w:jc w:val="center"/>
              <w:rPr>
                <w:ins w:id="1003" w:author="Kuba Fa" w:date="2023-03-20T11:19:00Z"/>
              </w:rPr>
              <w:pPrChange w:id="1004" w:author="Kuba Fa" w:date="2023-03-20T11:21:00Z">
                <w:pPr>
                  <w:pStyle w:val="MojNormalny2"/>
                  <w:ind w:firstLine="0"/>
                  <w:jc w:val="left"/>
                </w:pPr>
              </w:pPrChange>
            </w:pPr>
            <w:ins w:id="1005" w:author="Kuba Fa" w:date="2023-03-20T12:00:00Z">
              <w:r>
                <w:t>1-2</w:t>
              </w:r>
            </w:ins>
          </w:p>
        </w:tc>
        <w:tc>
          <w:tcPr>
            <w:tcW w:w="1813" w:type="dxa"/>
            <w:tcPrChange w:id="1006" w:author="Kuba Fa" w:date="2023-03-20T13:02:00Z">
              <w:tcPr>
                <w:tcW w:w="1813" w:type="dxa"/>
              </w:tcPr>
            </w:tcPrChange>
          </w:tcPr>
          <w:p w14:paraId="6CF52015" w14:textId="709D0125" w:rsidR="00DA532A" w:rsidRDefault="008F45CF">
            <w:pPr>
              <w:pStyle w:val="MojNormalny2"/>
              <w:ind w:firstLine="0"/>
              <w:jc w:val="center"/>
              <w:rPr>
                <w:ins w:id="1007" w:author="Kuba Fa" w:date="2023-03-20T11:19:00Z"/>
              </w:rPr>
              <w:pPrChange w:id="1008" w:author="Kuba Fa" w:date="2023-03-20T11:21:00Z">
                <w:pPr>
                  <w:pStyle w:val="MojNormalny2"/>
                  <w:ind w:firstLine="0"/>
                  <w:jc w:val="left"/>
                </w:pPr>
              </w:pPrChange>
            </w:pPr>
            <w:ins w:id="1009" w:author="Kuba Fa" w:date="2023-03-20T12:30:00Z">
              <w:r>
                <w:t>1-1</w:t>
              </w:r>
            </w:ins>
          </w:p>
        </w:tc>
      </w:tr>
      <w:tr w:rsidR="000C0097" w14:paraId="248468FE" w14:textId="77777777" w:rsidTr="0025261A">
        <w:trPr>
          <w:ins w:id="1010" w:author="Kuba Fa" w:date="2023-03-20T11:19:00Z"/>
        </w:trPr>
        <w:tc>
          <w:tcPr>
            <w:tcW w:w="2689" w:type="dxa"/>
            <w:tcPrChange w:id="1011" w:author="Kuba Fa" w:date="2023-03-20T13:02:00Z">
              <w:tcPr>
                <w:tcW w:w="2689" w:type="dxa"/>
              </w:tcPr>
            </w:tcPrChange>
          </w:tcPr>
          <w:p w14:paraId="35AD8708" w14:textId="5F83E908" w:rsidR="00DA532A" w:rsidRDefault="008C6C4C">
            <w:pPr>
              <w:pStyle w:val="MojNormalny2"/>
              <w:ind w:firstLine="0"/>
              <w:jc w:val="center"/>
              <w:rPr>
                <w:ins w:id="1012" w:author="Kuba Fa" w:date="2023-03-20T11:19:00Z"/>
              </w:rPr>
              <w:pPrChange w:id="1013" w:author="Kuba Fa" w:date="2023-03-20T11:21:00Z">
                <w:pPr>
                  <w:pStyle w:val="MojNormalny2"/>
                  <w:ind w:firstLine="0"/>
                  <w:jc w:val="left"/>
                </w:pPr>
              </w:pPrChange>
            </w:pPr>
            <w:ins w:id="1014" w:author="Kuba Fa" w:date="2023-03-20T11:34:00Z">
              <w:r>
                <w:t>Radomiak - Jagiellonia</w:t>
              </w:r>
            </w:ins>
          </w:p>
        </w:tc>
        <w:tc>
          <w:tcPr>
            <w:tcW w:w="1417" w:type="dxa"/>
            <w:tcPrChange w:id="1015" w:author="Kuba Fa" w:date="2023-03-20T13:02:00Z">
              <w:tcPr>
                <w:tcW w:w="1417" w:type="dxa"/>
              </w:tcPr>
            </w:tcPrChange>
          </w:tcPr>
          <w:p w14:paraId="5D220217" w14:textId="59B259CB" w:rsidR="00DA532A" w:rsidRDefault="008C6C4C">
            <w:pPr>
              <w:pStyle w:val="MojNormalny2"/>
              <w:ind w:firstLine="0"/>
              <w:jc w:val="center"/>
              <w:rPr>
                <w:ins w:id="1016" w:author="Kuba Fa" w:date="2023-03-20T11:19:00Z"/>
              </w:rPr>
              <w:pPrChange w:id="1017" w:author="Kuba Fa" w:date="2023-03-20T11:21:00Z">
                <w:pPr>
                  <w:pStyle w:val="MojNormalny2"/>
                  <w:ind w:firstLine="0"/>
                  <w:jc w:val="left"/>
                </w:pPr>
              </w:pPrChange>
            </w:pPr>
            <w:ins w:id="1018" w:author="Kuba Fa" w:date="2023-03-20T11:35:00Z">
              <w:r>
                <w:t>0-0</w:t>
              </w:r>
            </w:ins>
          </w:p>
        </w:tc>
        <w:tc>
          <w:tcPr>
            <w:tcW w:w="1985" w:type="dxa"/>
            <w:tcPrChange w:id="1019" w:author="Kuba Fa" w:date="2023-03-20T13:02:00Z">
              <w:tcPr>
                <w:tcW w:w="1701" w:type="dxa"/>
              </w:tcPr>
            </w:tcPrChange>
          </w:tcPr>
          <w:p w14:paraId="7CB7116E" w14:textId="682AABC7" w:rsidR="00DA532A" w:rsidRDefault="00841256">
            <w:pPr>
              <w:pStyle w:val="MojNormalny2"/>
              <w:ind w:firstLine="0"/>
              <w:jc w:val="center"/>
              <w:rPr>
                <w:ins w:id="1020" w:author="Kuba Fa" w:date="2023-03-20T11:19:00Z"/>
              </w:rPr>
              <w:pPrChange w:id="1021" w:author="Kuba Fa" w:date="2023-03-20T11:21:00Z">
                <w:pPr>
                  <w:pStyle w:val="MojNormalny2"/>
                  <w:ind w:firstLine="0"/>
                  <w:jc w:val="left"/>
                </w:pPr>
              </w:pPrChange>
            </w:pPr>
            <w:ins w:id="1022" w:author="Kuba Fa" w:date="2023-03-20T13:12:00Z">
              <w:r>
                <w:t>1</w:t>
              </w:r>
            </w:ins>
            <w:ins w:id="1023" w:author="Kuba Fa" w:date="2023-03-20T13:46:00Z">
              <w:r w:rsidR="003B3702">
                <w:t xml:space="preserve"> / </w:t>
              </w:r>
              <w:r w:rsidR="003B3702" w:rsidRPr="009C320B">
                <w:rPr>
                  <w:b/>
                  <w:bCs/>
                  <w:u w:val="single"/>
                  <w:rPrChange w:id="1024" w:author="Kuba Fa" w:date="2023-03-20T14:12:00Z">
                    <w:rPr/>
                  </w:rPrChange>
                </w:rPr>
                <w:t>1-1</w:t>
              </w:r>
            </w:ins>
          </w:p>
        </w:tc>
        <w:tc>
          <w:tcPr>
            <w:tcW w:w="1158" w:type="dxa"/>
            <w:tcPrChange w:id="1025" w:author="Kuba Fa" w:date="2023-03-20T13:02:00Z">
              <w:tcPr>
                <w:tcW w:w="1442" w:type="dxa"/>
              </w:tcPr>
            </w:tcPrChange>
          </w:tcPr>
          <w:p w14:paraId="1624AA71" w14:textId="3100CCD2" w:rsidR="00DA532A" w:rsidRDefault="003B1D21">
            <w:pPr>
              <w:pStyle w:val="MojNormalny2"/>
              <w:ind w:firstLine="0"/>
              <w:jc w:val="center"/>
              <w:rPr>
                <w:ins w:id="1026" w:author="Kuba Fa" w:date="2023-03-20T11:19:00Z"/>
              </w:rPr>
              <w:pPrChange w:id="1027" w:author="Kuba Fa" w:date="2023-03-20T11:21:00Z">
                <w:pPr>
                  <w:pStyle w:val="MojNormalny2"/>
                  <w:ind w:firstLine="0"/>
                  <w:jc w:val="left"/>
                </w:pPr>
              </w:pPrChange>
            </w:pPr>
            <w:ins w:id="1028" w:author="Kuba Fa" w:date="2023-03-20T12:01:00Z">
              <w:r>
                <w:t>1-0</w:t>
              </w:r>
            </w:ins>
          </w:p>
        </w:tc>
        <w:tc>
          <w:tcPr>
            <w:tcW w:w="1813" w:type="dxa"/>
            <w:tcPrChange w:id="1029" w:author="Kuba Fa" w:date="2023-03-20T13:02:00Z">
              <w:tcPr>
                <w:tcW w:w="1813" w:type="dxa"/>
              </w:tcPr>
            </w:tcPrChange>
          </w:tcPr>
          <w:p w14:paraId="17AB5FBC" w14:textId="6BE2DA74" w:rsidR="00DA532A" w:rsidRPr="009C320B" w:rsidRDefault="008F45CF">
            <w:pPr>
              <w:pStyle w:val="MojNormalny2"/>
              <w:ind w:firstLine="0"/>
              <w:jc w:val="center"/>
              <w:rPr>
                <w:ins w:id="1030" w:author="Kuba Fa" w:date="2023-03-20T11:19:00Z"/>
                <w:b/>
                <w:bCs/>
                <w:u w:val="single"/>
                <w:rPrChange w:id="1031" w:author="Kuba Fa" w:date="2023-03-20T14:12:00Z">
                  <w:rPr>
                    <w:ins w:id="1032" w:author="Kuba Fa" w:date="2023-03-20T11:19:00Z"/>
                  </w:rPr>
                </w:rPrChange>
              </w:rPr>
              <w:pPrChange w:id="1033" w:author="Kuba Fa" w:date="2023-03-20T11:21:00Z">
                <w:pPr>
                  <w:pStyle w:val="MojNormalny2"/>
                  <w:ind w:firstLine="0"/>
                  <w:jc w:val="left"/>
                </w:pPr>
              </w:pPrChange>
            </w:pPr>
            <w:ins w:id="1034" w:author="Kuba Fa" w:date="2023-03-20T12:30:00Z">
              <w:r w:rsidRPr="009C320B">
                <w:rPr>
                  <w:b/>
                  <w:bCs/>
                  <w:u w:val="single"/>
                  <w:rPrChange w:id="1035" w:author="Kuba Fa" w:date="2023-03-20T14:12:00Z">
                    <w:rPr/>
                  </w:rPrChange>
                </w:rPr>
                <w:t>2-2</w:t>
              </w:r>
            </w:ins>
          </w:p>
        </w:tc>
      </w:tr>
      <w:tr w:rsidR="000C0097" w14:paraId="4D99DA67" w14:textId="77777777" w:rsidTr="0025261A">
        <w:trPr>
          <w:ins w:id="1036" w:author="Kuba Fa" w:date="2023-03-20T11:19:00Z"/>
        </w:trPr>
        <w:tc>
          <w:tcPr>
            <w:tcW w:w="2689" w:type="dxa"/>
            <w:tcPrChange w:id="1037" w:author="Kuba Fa" w:date="2023-03-20T13:02:00Z">
              <w:tcPr>
                <w:tcW w:w="2689" w:type="dxa"/>
              </w:tcPr>
            </w:tcPrChange>
          </w:tcPr>
          <w:p w14:paraId="06BCACDF" w14:textId="05E8038A" w:rsidR="00DA532A" w:rsidRDefault="008C6C4C">
            <w:pPr>
              <w:pStyle w:val="MojNormalny2"/>
              <w:ind w:firstLine="0"/>
              <w:jc w:val="center"/>
              <w:rPr>
                <w:ins w:id="1038" w:author="Kuba Fa" w:date="2023-03-20T11:19:00Z"/>
              </w:rPr>
              <w:pPrChange w:id="1039" w:author="Kuba Fa" w:date="2023-03-20T11:21:00Z">
                <w:pPr>
                  <w:pStyle w:val="MojNormalny2"/>
                  <w:ind w:firstLine="0"/>
                  <w:jc w:val="left"/>
                </w:pPr>
              </w:pPrChange>
            </w:pPr>
            <w:ins w:id="1040" w:author="Kuba Fa" w:date="2023-03-20T11:35:00Z">
              <w:r>
                <w:t>Raków – Górnik</w:t>
              </w:r>
            </w:ins>
          </w:p>
        </w:tc>
        <w:tc>
          <w:tcPr>
            <w:tcW w:w="1417" w:type="dxa"/>
            <w:tcPrChange w:id="1041" w:author="Kuba Fa" w:date="2023-03-20T13:02:00Z">
              <w:tcPr>
                <w:tcW w:w="1417" w:type="dxa"/>
              </w:tcPr>
            </w:tcPrChange>
          </w:tcPr>
          <w:p w14:paraId="0F409D43" w14:textId="15CF418D" w:rsidR="00DA532A" w:rsidRDefault="008C6C4C">
            <w:pPr>
              <w:pStyle w:val="MojNormalny2"/>
              <w:ind w:firstLine="0"/>
              <w:jc w:val="center"/>
              <w:rPr>
                <w:ins w:id="1042" w:author="Kuba Fa" w:date="2023-03-20T11:19:00Z"/>
              </w:rPr>
              <w:pPrChange w:id="1043" w:author="Kuba Fa" w:date="2023-03-20T11:21:00Z">
                <w:pPr>
                  <w:pStyle w:val="MojNormalny2"/>
                  <w:ind w:firstLine="0"/>
                  <w:jc w:val="left"/>
                </w:pPr>
              </w:pPrChange>
            </w:pPr>
            <w:ins w:id="1044" w:author="Kuba Fa" w:date="2023-03-20T11:35:00Z">
              <w:r>
                <w:t>2-0</w:t>
              </w:r>
            </w:ins>
          </w:p>
        </w:tc>
        <w:tc>
          <w:tcPr>
            <w:tcW w:w="1985" w:type="dxa"/>
            <w:tcPrChange w:id="1045" w:author="Kuba Fa" w:date="2023-03-20T13:02:00Z">
              <w:tcPr>
                <w:tcW w:w="1701" w:type="dxa"/>
              </w:tcPr>
            </w:tcPrChange>
          </w:tcPr>
          <w:p w14:paraId="3CDDDA4C" w14:textId="27F7EA8B" w:rsidR="00DA532A" w:rsidRPr="0096152C" w:rsidRDefault="00841256">
            <w:pPr>
              <w:pStyle w:val="MojNormalny2"/>
              <w:ind w:firstLine="0"/>
              <w:jc w:val="center"/>
              <w:rPr>
                <w:ins w:id="1046" w:author="Kuba Fa" w:date="2023-03-20T11:19:00Z"/>
                <w:u w:val="single"/>
                <w:rPrChange w:id="1047" w:author="Kuba Fa" w:date="2023-03-20T14:12:00Z">
                  <w:rPr>
                    <w:ins w:id="1048" w:author="Kuba Fa" w:date="2023-03-20T11:19:00Z"/>
                  </w:rPr>
                </w:rPrChange>
              </w:rPr>
              <w:pPrChange w:id="1049" w:author="Kuba Fa" w:date="2023-03-20T11:21:00Z">
                <w:pPr>
                  <w:pStyle w:val="MojNormalny2"/>
                  <w:ind w:firstLine="0"/>
                  <w:jc w:val="left"/>
                </w:pPr>
              </w:pPrChange>
            </w:pPr>
            <w:ins w:id="1050" w:author="Kuba Fa" w:date="2023-03-20T13:11:00Z">
              <w:r w:rsidRPr="0096152C">
                <w:rPr>
                  <w:u w:val="single"/>
                  <w:rPrChange w:id="1051" w:author="Kuba Fa" w:date="2023-03-20T14:12:00Z">
                    <w:rPr/>
                  </w:rPrChange>
                </w:rPr>
                <w:t>1</w:t>
              </w:r>
            </w:ins>
            <w:ins w:id="1052" w:author="Kuba Fa" w:date="2023-03-20T13:45:00Z">
              <w:r w:rsidR="003B3702" w:rsidRPr="0096152C">
                <w:rPr>
                  <w:u w:val="single"/>
                  <w:rPrChange w:id="1053" w:author="Kuba Fa" w:date="2023-03-20T14:12:00Z">
                    <w:rPr/>
                  </w:rPrChange>
                </w:rPr>
                <w:t xml:space="preserve"> / 1-0</w:t>
              </w:r>
            </w:ins>
          </w:p>
        </w:tc>
        <w:tc>
          <w:tcPr>
            <w:tcW w:w="1158" w:type="dxa"/>
            <w:tcPrChange w:id="1054" w:author="Kuba Fa" w:date="2023-03-20T13:02:00Z">
              <w:tcPr>
                <w:tcW w:w="1442" w:type="dxa"/>
              </w:tcPr>
            </w:tcPrChange>
          </w:tcPr>
          <w:p w14:paraId="260C6FFA" w14:textId="7F8AF410" w:rsidR="00DA532A" w:rsidRPr="0096152C" w:rsidRDefault="003B1D21">
            <w:pPr>
              <w:pStyle w:val="MojNormalny2"/>
              <w:ind w:firstLine="0"/>
              <w:jc w:val="center"/>
              <w:rPr>
                <w:ins w:id="1055" w:author="Kuba Fa" w:date="2023-03-20T11:19:00Z"/>
                <w:b/>
                <w:bCs/>
                <w:u w:val="single"/>
                <w:rPrChange w:id="1056" w:author="Kuba Fa" w:date="2023-03-20T14:12:00Z">
                  <w:rPr>
                    <w:ins w:id="1057" w:author="Kuba Fa" w:date="2023-03-20T11:19:00Z"/>
                  </w:rPr>
                </w:rPrChange>
              </w:rPr>
              <w:pPrChange w:id="1058" w:author="Kuba Fa" w:date="2023-03-20T11:21:00Z">
                <w:pPr>
                  <w:pStyle w:val="MojNormalny2"/>
                  <w:ind w:firstLine="0"/>
                  <w:jc w:val="left"/>
                </w:pPr>
              </w:pPrChange>
            </w:pPr>
            <w:ins w:id="1059" w:author="Kuba Fa" w:date="2023-03-20T12:01:00Z">
              <w:r w:rsidRPr="0096152C">
                <w:rPr>
                  <w:b/>
                  <w:bCs/>
                  <w:u w:val="single"/>
                  <w:rPrChange w:id="1060" w:author="Kuba Fa" w:date="2023-03-20T14:12:00Z">
                    <w:rPr/>
                  </w:rPrChange>
                </w:rPr>
                <w:t>4-2</w:t>
              </w:r>
            </w:ins>
          </w:p>
        </w:tc>
        <w:tc>
          <w:tcPr>
            <w:tcW w:w="1813" w:type="dxa"/>
            <w:tcPrChange w:id="1061" w:author="Kuba Fa" w:date="2023-03-20T13:02:00Z">
              <w:tcPr>
                <w:tcW w:w="1813" w:type="dxa"/>
              </w:tcPr>
            </w:tcPrChange>
          </w:tcPr>
          <w:p w14:paraId="46307F8B" w14:textId="5072C5BA" w:rsidR="00DA532A" w:rsidRPr="0096152C" w:rsidRDefault="008F45CF">
            <w:pPr>
              <w:pStyle w:val="MojNormalny2"/>
              <w:ind w:firstLine="0"/>
              <w:jc w:val="center"/>
              <w:rPr>
                <w:ins w:id="1062" w:author="Kuba Fa" w:date="2023-03-20T11:19:00Z"/>
                <w:b/>
                <w:bCs/>
                <w:u w:val="single"/>
                <w:rPrChange w:id="1063" w:author="Kuba Fa" w:date="2023-03-20T14:13:00Z">
                  <w:rPr>
                    <w:ins w:id="1064" w:author="Kuba Fa" w:date="2023-03-20T11:19:00Z"/>
                  </w:rPr>
                </w:rPrChange>
              </w:rPr>
              <w:pPrChange w:id="1065" w:author="Kuba Fa" w:date="2023-03-20T11:21:00Z">
                <w:pPr>
                  <w:pStyle w:val="MojNormalny2"/>
                  <w:ind w:firstLine="0"/>
                  <w:jc w:val="left"/>
                </w:pPr>
              </w:pPrChange>
            </w:pPr>
            <w:ins w:id="1066" w:author="Kuba Fa" w:date="2023-03-20T12:29:00Z">
              <w:r w:rsidRPr="0096152C">
                <w:rPr>
                  <w:b/>
                  <w:bCs/>
                  <w:color w:val="70AD47" w:themeColor="accent6"/>
                  <w:u w:val="single"/>
                  <w:rPrChange w:id="1067" w:author="Kuba Fa" w:date="2023-03-20T14:14:00Z">
                    <w:rPr/>
                  </w:rPrChange>
                </w:rPr>
                <w:t>2-0</w:t>
              </w:r>
            </w:ins>
          </w:p>
        </w:tc>
      </w:tr>
      <w:tr w:rsidR="000C0097" w14:paraId="306B2C56" w14:textId="77777777" w:rsidTr="0025261A">
        <w:trPr>
          <w:ins w:id="1068" w:author="Kuba Fa" w:date="2023-03-20T11:19:00Z"/>
        </w:trPr>
        <w:tc>
          <w:tcPr>
            <w:tcW w:w="2689" w:type="dxa"/>
            <w:tcPrChange w:id="1069" w:author="Kuba Fa" w:date="2023-03-20T13:02:00Z">
              <w:tcPr>
                <w:tcW w:w="2689" w:type="dxa"/>
              </w:tcPr>
            </w:tcPrChange>
          </w:tcPr>
          <w:p w14:paraId="225C7245" w14:textId="5598FDF8" w:rsidR="00DA532A" w:rsidRDefault="008C6C4C">
            <w:pPr>
              <w:pStyle w:val="MojNormalny2"/>
              <w:ind w:firstLine="0"/>
              <w:jc w:val="center"/>
              <w:rPr>
                <w:ins w:id="1070" w:author="Kuba Fa" w:date="2023-03-20T11:19:00Z"/>
              </w:rPr>
              <w:pPrChange w:id="1071" w:author="Kuba Fa" w:date="2023-03-20T11:21:00Z">
                <w:pPr>
                  <w:pStyle w:val="MojNormalny2"/>
                  <w:ind w:firstLine="0"/>
                  <w:jc w:val="left"/>
                </w:pPr>
              </w:pPrChange>
            </w:pPr>
            <w:ins w:id="1072" w:author="Kuba Fa" w:date="2023-03-20T11:35:00Z">
              <w:r>
                <w:t>Widzew - Śląsk</w:t>
              </w:r>
            </w:ins>
          </w:p>
        </w:tc>
        <w:tc>
          <w:tcPr>
            <w:tcW w:w="1417" w:type="dxa"/>
            <w:tcPrChange w:id="1073" w:author="Kuba Fa" w:date="2023-03-20T13:02:00Z">
              <w:tcPr>
                <w:tcW w:w="1417" w:type="dxa"/>
              </w:tcPr>
            </w:tcPrChange>
          </w:tcPr>
          <w:p w14:paraId="4F98742B" w14:textId="79414444" w:rsidR="00DA532A" w:rsidRDefault="008C6C4C">
            <w:pPr>
              <w:pStyle w:val="MojNormalny2"/>
              <w:ind w:firstLine="0"/>
              <w:jc w:val="center"/>
              <w:rPr>
                <w:ins w:id="1074" w:author="Kuba Fa" w:date="2023-03-20T11:19:00Z"/>
              </w:rPr>
              <w:pPrChange w:id="1075" w:author="Kuba Fa" w:date="2023-03-20T11:21:00Z">
                <w:pPr>
                  <w:pStyle w:val="MojNormalny2"/>
                  <w:ind w:firstLine="0"/>
                  <w:jc w:val="left"/>
                </w:pPr>
              </w:pPrChange>
            </w:pPr>
            <w:ins w:id="1076" w:author="Kuba Fa" w:date="2023-03-20T11:35:00Z">
              <w:r>
                <w:t>1-0</w:t>
              </w:r>
            </w:ins>
          </w:p>
        </w:tc>
        <w:tc>
          <w:tcPr>
            <w:tcW w:w="1985" w:type="dxa"/>
            <w:tcPrChange w:id="1077" w:author="Kuba Fa" w:date="2023-03-20T13:02:00Z">
              <w:tcPr>
                <w:tcW w:w="1701" w:type="dxa"/>
              </w:tcPr>
            </w:tcPrChange>
          </w:tcPr>
          <w:p w14:paraId="26AD6AD1" w14:textId="4E528C4B" w:rsidR="00DA532A" w:rsidRPr="0096152C" w:rsidRDefault="00841256">
            <w:pPr>
              <w:pStyle w:val="MojNormalny2"/>
              <w:ind w:firstLine="0"/>
              <w:jc w:val="center"/>
              <w:rPr>
                <w:ins w:id="1078" w:author="Kuba Fa" w:date="2023-03-20T11:19:00Z"/>
                <w:b/>
                <w:bCs/>
                <w:color w:val="70AD47" w:themeColor="accent6"/>
                <w:u w:val="single"/>
                <w:rPrChange w:id="1079" w:author="Kuba Fa" w:date="2023-03-20T14:15:00Z">
                  <w:rPr>
                    <w:ins w:id="1080" w:author="Kuba Fa" w:date="2023-03-20T11:19:00Z"/>
                  </w:rPr>
                </w:rPrChange>
              </w:rPr>
              <w:pPrChange w:id="1081" w:author="Kuba Fa" w:date="2023-03-20T11:21:00Z">
                <w:pPr>
                  <w:pStyle w:val="MojNormalny2"/>
                  <w:ind w:firstLine="0"/>
                  <w:jc w:val="left"/>
                </w:pPr>
              </w:pPrChange>
            </w:pPr>
            <w:ins w:id="1082" w:author="Kuba Fa" w:date="2023-03-20T13:11:00Z">
              <w:r w:rsidRPr="0096152C">
                <w:rPr>
                  <w:b/>
                  <w:bCs/>
                  <w:color w:val="70AD47" w:themeColor="accent6"/>
                  <w:u w:val="single"/>
                  <w:rPrChange w:id="1083" w:author="Kuba Fa" w:date="2023-03-20T14:15:00Z">
                    <w:rPr/>
                  </w:rPrChange>
                </w:rPr>
                <w:t>1</w:t>
              </w:r>
            </w:ins>
            <w:ins w:id="1084" w:author="Kuba Fa" w:date="2023-03-20T13:46:00Z">
              <w:r w:rsidR="003B3702" w:rsidRPr="0096152C">
                <w:rPr>
                  <w:b/>
                  <w:bCs/>
                  <w:color w:val="70AD47" w:themeColor="accent6"/>
                  <w:u w:val="single"/>
                  <w:rPrChange w:id="1085" w:author="Kuba Fa" w:date="2023-03-20T14:15:00Z">
                    <w:rPr/>
                  </w:rPrChange>
                </w:rPr>
                <w:t xml:space="preserve"> / 1-0</w:t>
              </w:r>
            </w:ins>
          </w:p>
        </w:tc>
        <w:tc>
          <w:tcPr>
            <w:tcW w:w="1158" w:type="dxa"/>
            <w:tcPrChange w:id="1086" w:author="Kuba Fa" w:date="2023-03-20T13:02:00Z">
              <w:tcPr>
                <w:tcW w:w="1442" w:type="dxa"/>
              </w:tcPr>
            </w:tcPrChange>
          </w:tcPr>
          <w:p w14:paraId="65E79B8E" w14:textId="72E0AF60" w:rsidR="00DA532A" w:rsidRPr="0096152C" w:rsidRDefault="003B1D21">
            <w:pPr>
              <w:pStyle w:val="MojNormalny2"/>
              <w:ind w:firstLine="0"/>
              <w:jc w:val="center"/>
              <w:rPr>
                <w:ins w:id="1087" w:author="Kuba Fa" w:date="2023-03-20T11:19:00Z"/>
                <w:b/>
                <w:bCs/>
                <w:color w:val="70AD47" w:themeColor="accent6"/>
                <w:u w:val="single"/>
                <w:rPrChange w:id="1088" w:author="Kuba Fa" w:date="2023-03-20T14:15:00Z">
                  <w:rPr>
                    <w:ins w:id="1089" w:author="Kuba Fa" w:date="2023-03-20T11:19:00Z"/>
                  </w:rPr>
                </w:rPrChange>
              </w:rPr>
              <w:pPrChange w:id="1090" w:author="Kuba Fa" w:date="2023-03-20T11:21:00Z">
                <w:pPr>
                  <w:pStyle w:val="MojNormalny2"/>
                  <w:ind w:firstLine="0"/>
                  <w:jc w:val="left"/>
                </w:pPr>
              </w:pPrChange>
            </w:pPr>
            <w:ins w:id="1091" w:author="Kuba Fa" w:date="2023-03-20T12:01:00Z">
              <w:r w:rsidRPr="0096152C">
                <w:rPr>
                  <w:b/>
                  <w:bCs/>
                  <w:color w:val="70AD47" w:themeColor="accent6"/>
                  <w:u w:val="single"/>
                  <w:rPrChange w:id="1092" w:author="Kuba Fa" w:date="2023-03-20T14:15:00Z">
                    <w:rPr/>
                  </w:rPrChange>
                </w:rPr>
                <w:t>1-0</w:t>
              </w:r>
            </w:ins>
          </w:p>
        </w:tc>
        <w:tc>
          <w:tcPr>
            <w:tcW w:w="1813" w:type="dxa"/>
            <w:tcPrChange w:id="1093" w:author="Kuba Fa" w:date="2023-03-20T13:02:00Z">
              <w:tcPr>
                <w:tcW w:w="1813" w:type="dxa"/>
              </w:tcPr>
            </w:tcPrChange>
          </w:tcPr>
          <w:p w14:paraId="0147894E" w14:textId="47DE2D63" w:rsidR="00DA532A" w:rsidRPr="0096152C" w:rsidRDefault="008F45CF">
            <w:pPr>
              <w:pStyle w:val="MojNormalny2"/>
              <w:ind w:firstLine="0"/>
              <w:jc w:val="center"/>
              <w:rPr>
                <w:ins w:id="1094" w:author="Kuba Fa" w:date="2023-03-20T11:19:00Z"/>
                <w:u w:val="single"/>
                <w:rPrChange w:id="1095" w:author="Kuba Fa" w:date="2023-03-20T14:15:00Z">
                  <w:rPr>
                    <w:ins w:id="1096" w:author="Kuba Fa" w:date="2023-03-20T11:19:00Z"/>
                  </w:rPr>
                </w:rPrChange>
              </w:rPr>
              <w:pPrChange w:id="1097" w:author="Kuba Fa" w:date="2023-03-20T11:21:00Z">
                <w:pPr>
                  <w:pStyle w:val="MojNormalny2"/>
                  <w:ind w:firstLine="0"/>
                  <w:jc w:val="left"/>
                </w:pPr>
              </w:pPrChange>
            </w:pPr>
            <w:ins w:id="1098" w:author="Kuba Fa" w:date="2023-03-20T12:29:00Z">
              <w:r w:rsidRPr="0096152C">
                <w:rPr>
                  <w:u w:val="single"/>
                  <w:rPrChange w:id="1099" w:author="Kuba Fa" w:date="2023-03-20T14:15:00Z">
                    <w:rPr/>
                  </w:rPrChange>
                </w:rPr>
                <w:t>3-1</w:t>
              </w:r>
            </w:ins>
          </w:p>
        </w:tc>
      </w:tr>
      <w:tr w:rsidR="000C0097" w14:paraId="34E6B24A" w14:textId="77777777" w:rsidTr="0025261A">
        <w:trPr>
          <w:ins w:id="1100" w:author="Kuba Fa" w:date="2023-03-20T11:19:00Z"/>
        </w:trPr>
        <w:tc>
          <w:tcPr>
            <w:tcW w:w="2689" w:type="dxa"/>
            <w:tcPrChange w:id="1101" w:author="Kuba Fa" w:date="2023-03-20T13:02:00Z">
              <w:tcPr>
                <w:tcW w:w="2689" w:type="dxa"/>
              </w:tcPr>
            </w:tcPrChange>
          </w:tcPr>
          <w:p w14:paraId="1A909F29" w14:textId="0274EB58" w:rsidR="00DA532A" w:rsidRDefault="008C6C4C">
            <w:pPr>
              <w:pStyle w:val="MojNormalny2"/>
              <w:ind w:firstLine="0"/>
              <w:jc w:val="center"/>
              <w:rPr>
                <w:ins w:id="1102" w:author="Kuba Fa" w:date="2023-03-20T11:19:00Z"/>
              </w:rPr>
              <w:pPrChange w:id="1103" w:author="Kuba Fa" w:date="2023-03-20T11:21:00Z">
                <w:pPr>
                  <w:pStyle w:val="MojNormalny2"/>
                  <w:ind w:firstLine="0"/>
                  <w:jc w:val="left"/>
                </w:pPr>
              </w:pPrChange>
            </w:pPr>
            <w:ins w:id="1104" w:author="Kuba Fa" w:date="2023-03-20T11:35:00Z">
              <w:r>
                <w:t>Jagiellonia – Raków</w:t>
              </w:r>
            </w:ins>
          </w:p>
        </w:tc>
        <w:tc>
          <w:tcPr>
            <w:tcW w:w="1417" w:type="dxa"/>
            <w:tcPrChange w:id="1105" w:author="Kuba Fa" w:date="2023-03-20T13:02:00Z">
              <w:tcPr>
                <w:tcW w:w="1417" w:type="dxa"/>
              </w:tcPr>
            </w:tcPrChange>
          </w:tcPr>
          <w:p w14:paraId="3936A48D" w14:textId="60D05216" w:rsidR="00DA532A" w:rsidRDefault="008C6C4C">
            <w:pPr>
              <w:pStyle w:val="MojNormalny2"/>
              <w:ind w:firstLine="0"/>
              <w:jc w:val="center"/>
              <w:rPr>
                <w:ins w:id="1106" w:author="Kuba Fa" w:date="2023-03-20T11:19:00Z"/>
              </w:rPr>
              <w:pPrChange w:id="1107" w:author="Kuba Fa" w:date="2023-03-20T11:21:00Z">
                <w:pPr>
                  <w:pStyle w:val="MojNormalny2"/>
                  <w:ind w:firstLine="0"/>
                  <w:jc w:val="left"/>
                </w:pPr>
              </w:pPrChange>
            </w:pPr>
            <w:ins w:id="1108" w:author="Kuba Fa" w:date="2023-03-20T11:35:00Z">
              <w:r>
                <w:t>1-2</w:t>
              </w:r>
            </w:ins>
          </w:p>
        </w:tc>
        <w:tc>
          <w:tcPr>
            <w:tcW w:w="1985" w:type="dxa"/>
            <w:tcPrChange w:id="1109" w:author="Kuba Fa" w:date="2023-03-20T13:02:00Z">
              <w:tcPr>
                <w:tcW w:w="1701" w:type="dxa"/>
              </w:tcPr>
            </w:tcPrChange>
          </w:tcPr>
          <w:p w14:paraId="00537D58" w14:textId="49F31ACF" w:rsidR="00DA532A" w:rsidRPr="0096152C" w:rsidRDefault="00841256">
            <w:pPr>
              <w:pStyle w:val="MojNormalny2"/>
              <w:ind w:firstLine="0"/>
              <w:jc w:val="center"/>
              <w:rPr>
                <w:ins w:id="1110" w:author="Kuba Fa" w:date="2023-03-20T11:19:00Z"/>
                <w:u w:val="single"/>
                <w:rPrChange w:id="1111" w:author="Kuba Fa" w:date="2023-03-20T14:15:00Z">
                  <w:rPr>
                    <w:ins w:id="1112" w:author="Kuba Fa" w:date="2023-03-20T11:19:00Z"/>
                  </w:rPr>
                </w:rPrChange>
              </w:rPr>
              <w:pPrChange w:id="1113" w:author="Kuba Fa" w:date="2023-03-20T11:21:00Z">
                <w:pPr>
                  <w:pStyle w:val="MojNormalny2"/>
                  <w:ind w:firstLine="0"/>
                  <w:jc w:val="left"/>
                </w:pPr>
              </w:pPrChange>
            </w:pPr>
            <w:ins w:id="1114" w:author="Kuba Fa" w:date="2023-03-20T13:11:00Z">
              <w:r w:rsidRPr="0096152C">
                <w:rPr>
                  <w:u w:val="single"/>
                  <w:rPrChange w:id="1115" w:author="Kuba Fa" w:date="2023-03-20T14:15:00Z">
                    <w:rPr/>
                  </w:rPrChange>
                </w:rPr>
                <w:t>2</w:t>
              </w:r>
            </w:ins>
            <w:ins w:id="1116" w:author="Kuba Fa" w:date="2023-03-20T13:50:00Z">
              <w:r w:rsidR="007D15B0" w:rsidRPr="0096152C">
                <w:rPr>
                  <w:u w:val="single"/>
                  <w:rPrChange w:id="1117" w:author="Kuba Fa" w:date="2023-03-20T14:15:00Z">
                    <w:rPr/>
                  </w:rPrChange>
                </w:rPr>
                <w:t xml:space="preserve"> / </w:t>
              </w:r>
              <w:r w:rsidR="007D15B0" w:rsidRPr="0096152C">
                <w:rPr>
                  <w:b/>
                  <w:bCs/>
                  <w:u w:val="single"/>
                  <w:rPrChange w:id="1118" w:author="Kuba Fa" w:date="2023-03-20T14:15:00Z">
                    <w:rPr/>
                  </w:rPrChange>
                </w:rPr>
                <w:t>0-1</w:t>
              </w:r>
            </w:ins>
          </w:p>
        </w:tc>
        <w:tc>
          <w:tcPr>
            <w:tcW w:w="1158" w:type="dxa"/>
            <w:tcPrChange w:id="1119" w:author="Kuba Fa" w:date="2023-03-20T13:02:00Z">
              <w:tcPr>
                <w:tcW w:w="1442" w:type="dxa"/>
              </w:tcPr>
            </w:tcPrChange>
          </w:tcPr>
          <w:p w14:paraId="1DFC591C" w14:textId="057F620A" w:rsidR="00DA532A" w:rsidRPr="0096152C" w:rsidRDefault="003B1D21">
            <w:pPr>
              <w:pStyle w:val="MojNormalny2"/>
              <w:ind w:firstLine="0"/>
              <w:jc w:val="center"/>
              <w:rPr>
                <w:ins w:id="1120" w:author="Kuba Fa" w:date="2023-03-20T11:19:00Z"/>
                <w:u w:val="single"/>
                <w:rPrChange w:id="1121" w:author="Kuba Fa" w:date="2023-03-20T14:15:00Z">
                  <w:rPr>
                    <w:ins w:id="1122" w:author="Kuba Fa" w:date="2023-03-20T11:19:00Z"/>
                  </w:rPr>
                </w:rPrChange>
              </w:rPr>
              <w:pPrChange w:id="1123" w:author="Kuba Fa" w:date="2023-03-20T11:21:00Z">
                <w:pPr>
                  <w:pStyle w:val="MojNormalny2"/>
                  <w:ind w:firstLine="0"/>
                  <w:jc w:val="left"/>
                </w:pPr>
              </w:pPrChange>
            </w:pPr>
            <w:ins w:id="1124" w:author="Kuba Fa" w:date="2023-03-20T12:01:00Z">
              <w:r w:rsidRPr="0096152C">
                <w:rPr>
                  <w:u w:val="single"/>
                  <w:rPrChange w:id="1125" w:author="Kuba Fa" w:date="2023-03-20T14:15:00Z">
                    <w:rPr/>
                  </w:rPrChange>
                </w:rPr>
                <w:t>1-3</w:t>
              </w:r>
            </w:ins>
          </w:p>
        </w:tc>
        <w:tc>
          <w:tcPr>
            <w:tcW w:w="1813" w:type="dxa"/>
            <w:tcPrChange w:id="1126" w:author="Kuba Fa" w:date="2023-03-20T13:02:00Z">
              <w:tcPr>
                <w:tcW w:w="1813" w:type="dxa"/>
              </w:tcPr>
            </w:tcPrChange>
          </w:tcPr>
          <w:p w14:paraId="74F34D3A" w14:textId="1C61FDE4" w:rsidR="00DA532A" w:rsidRPr="0096152C" w:rsidRDefault="008F45CF">
            <w:pPr>
              <w:pStyle w:val="MojNormalny2"/>
              <w:ind w:firstLine="0"/>
              <w:jc w:val="center"/>
              <w:rPr>
                <w:ins w:id="1127" w:author="Kuba Fa" w:date="2023-03-20T11:19:00Z"/>
                <w:u w:val="single"/>
                <w:rPrChange w:id="1128" w:author="Kuba Fa" w:date="2023-03-20T14:15:00Z">
                  <w:rPr>
                    <w:ins w:id="1129" w:author="Kuba Fa" w:date="2023-03-20T11:19:00Z"/>
                  </w:rPr>
                </w:rPrChange>
              </w:rPr>
              <w:pPrChange w:id="1130" w:author="Kuba Fa" w:date="2023-03-20T11:21:00Z">
                <w:pPr>
                  <w:pStyle w:val="MojNormalny2"/>
                  <w:ind w:firstLine="0"/>
                  <w:jc w:val="left"/>
                </w:pPr>
              </w:pPrChange>
            </w:pPr>
            <w:ins w:id="1131" w:author="Kuba Fa" w:date="2023-03-20T12:29:00Z">
              <w:r w:rsidRPr="0096152C">
                <w:rPr>
                  <w:u w:val="single"/>
                  <w:rPrChange w:id="1132" w:author="Kuba Fa" w:date="2023-03-20T14:15:00Z">
                    <w:rPr/>
                  </w:rPrChange>
                </w:rPr>
                <w:t>0-2</w:t>
              </w:r>
            </w:ins>
          </w:p>
        </w:tc>
      </w:tr>
      <w:tr w:rsidR="000C0097" w14:paraId="01895F6D" w14:textId="77777777" w:rsidTr="0025261A">
        <w:trPr>
          <w:ins w:id="1133" w:author="Kuba Fa" w:date="2023-03-20T11:19:00Z"/>
        </w:trPr>
        <w:tc>
          <w:tcPr>
            <w:tcW w:w="2689" w:type="dxa"/>
            <w:tcPrChange w:id="1134" w:author="Kuba Fa" w:date="2023-03-20T13:02:00Z">
              <w:tcPr>
                <w:tcW w:w="2689" w:type="dxa"/>
              </w:tcPr>
            </w:tcPrChange>
          </w:tcPr>
          <w:p w14:paraId="1152A36B" w14:textId="1A25CEEA" w:rsidR="00DA532A" w:rsidRDefault="008C6C4C">
            <w:pPr>
              <w:pStyle w:val="MojNormalny2"/>
              <w:ind w:firstLine="0"/>
              <w:jc w:val="center"/>
              <w:rPr>
                <w:ins w:id="1135" w:author="Kuba Fa" w:date="2023-03-20T11:19:00Z"/>
              </w:rPr>
              <w:pPrChange w:id="1136" w:author="Kuba Fa" w:date="2023-03-20T11:21:00Z">
                <w:pPr>
                  <w:pStyle w:val="MojNormalny2"/>
                  <w:ind w:firstLine="0"/>
                  <w:jc w:val="left"/>
                </w:pPr>
              </w:pPrChange>
            </w:pPr>
            <w:ins w:id="1137" w:author="Kuba Fa" w:date="2023-03-20T11:35:00Z">
              <w:r>
                <w:t>Lechia – Radomiak</w:t>
              </w:r>
            </w:ins>
          </w:p>
        </w:tc>
        <w:tc>
          <w:tcPr>
            <w:tcW w:w="1417" w:type="dxa"/>
            <w:tcPrChange w:id="1138" w:author="Kuba Fa" w:date="2023-03-20T13:02:00Z">
              <w:tcPr>
                <w:tcW w:w="1417" w:type="dxa"/>
              </w:tcPr>
            </w:tcPrChange>
          </w:tcPr>
          <w:p w14:paraId="2A53EDE1" w14:textId="3736631F" w:rsidR="00DA532A" w:rsidRDefault="008C6C4C">
            <w:pPr>
              <w:pStyle w:val="MojNormalny2"/>
              <w:ind w:firstLine="0"/>
              <w:jc w:val="center"/>
              <w:rPr>
                <w:ins w:id="1139" w:author="Kuba Fa" w:date="2023-03-20T11:19:00Z"/>
              </w:rPr>
              <w:pPrChange w:id="1140" w:author="Kuba Fa" w:date="2023-03-20T11:21:00Z">
                <w:pPr>
                  <w:pStyle w:val="MojNormalny2"/>
                  <w:ind w:firstLine="0"/>
                  <w:jc w:val="left"/>
                </w:pPr>
              </w:pPrChange>
            </w:pPr>
            <w:ins w:id="1141" w:author="Kuba Fa" w:date="2023-03-20T11:35:00Z">
              <w:r>
                <w:t>1-3</w:t>
              </w:r>
            </w:ins>
          </w:p>
        </w:tc>
        <w:tc>
          <w:tcPr>
            <w:tcW w:w="1985" w:type="dxa"/>
            <w:tcPrChange w:id="1142" w:author="Kuba Fa" w:date="2023-03-20T13:02:00Z">
              <w:tcPr>
                <w:tcW w:w="1701" w:type="dxa"/>
              </w:tcPr>
            </w:tcPrChange>
          </w:tcPr>
          <w:p w14:paraId="70D99871" w14:textId="5AFD58E0" w:rsidR="00DA532A" w:rsidRDefault="00841256">
            <w:pPr>
              <w:pStyle w:val="MojNormalny2"/>
              <w:ind w:firstLine="0"/>
              <w:jc w:val="center"/>
              <w:rPr>
                <w:ins w:id="1143" w:author="Kuba Fa" w:date="2023-03-20T11:19:00Z"/>
              </w:rPr>
              <w:pPrChange w:id="1144" w:author="Kuba Fa" w:date="2023-03-20T11:21:00Z">
                <w:pPr>
                  <w:pStyle w:val="MojNormalny2"/>
                  <w:ind w:firstLine="0"/>
                  <w:jc w:val="left"/>
                </w:pPr>
              </w:pPrChange>
            </w:pPr>
            <w:ins w:id="1145" w:author="Kuba Fa" w:date="2023-03-20T13:11:00Z">
              <w:r>
                <w:t>1</w:t>
              </w:r>
            </w:ins>
            <w:ins w:id="1146" w:author="Kuba Fa" w:date="2023-03-20T13:50:00Z">
              <w:r w:rsidR="007D15B0">
                <w:t xml:space="preserve"> / 1-0</w:t>
              </w:r>
            </w:ins>
          </w:p>
        </w:tc>
        <w:tc>
          <w:tcPr>
            <w:tcW w:w="1158" w:type="dxa"/>
            <w:tcPrChange w:id="1147" w:author="Kuba Fa" w:date="2023-03-20T13:02:00Z">
              <w:tcPr>
                <w:tcW w:w="1442" w:type="dxa"/>
              </w:tcPr>
            </w:tcPrChange>
          </w:tcPr>
          <w:p w14:paraId="66BA20BB" w14:textId="79327BFE" w:rsidR="00DA532A" w:rsidRDefault="003B1D21">
            <w:pPr>
              <w:pStyle w:val="MojNormalny2"/>
              <w:ind w:firstLine="0"/>
              <w:jc w:val="center"/>
              <w:rPr>
                <w:ins w:id="1148" w:author="Kuba Fa" w:date="2023-03-20T11:19:00Z"/>
              </w:rPr>
              <w:pPrChange w:id="1149" w:author="Kuba Fa" w:date="2023-03-20T11:21:00Z">
                <w:pPr>
                  <w:pStyle w:val="MojNormalny2"/>
                  <w:ind w:firstLine="0"/>
                  <w:jc w:val="left"/>
                </w:pPr>
              </w:pPrChange>
            </w:pPr>
            <w:ins w:id="1150" w:author="Kuba Fa" w:date="2023-03-20T12:02:00Z">
              <w:r>
                <w:t>1-0</w:t>
              </w:r>
            </w:ins>
          </w:p>
        </w:tc>
        <w:tc>
          <w:tcPr>
            <w:tcW w:w="1813" w:type="dxa"/>
            <w:tcPrChange w:id="1151" w:author="Kuba Fa" w:date="2023-03-20T13:02:00Z">
              <w:tcPr>
                <w:tcW w:w="1813" w:type="dxa"/>
              </w:tcPr>
            </w:tcPrChange>
          </w:tcPr>
          <w:p w14:paraId="0D86A58A" w14:textId="3FB8E456" w:rsidR="00DA532A" w:rsidRPr="0096152C" w:rsidRDefault="007B2D5A">
            <w:pPr>
              <w:pStyle w:val="MojNormalny2"/>
              <w:ind w:firstLine="0"/>
              <w:jc w:val="center"/>
              <w:rPr>
                <w:ins w:id="1152" w:author="Kuba Fa" w:date="2023-03-20T11:19:00Z"/>
                <w:u w:val="single"/>
                <w:rPrChange w:id="1153" w:author="Kuba Fa" w:date="2023-03-20T14:15:00Z">
                  <w:rPr>
                    <w:ins w:id="1154" w:author="Kuba Fa" w:date="2023-03-20T11:19:00Z"/>
                  </w:rPr>
                </w:rPrChange>
              </w:rPr>
              <w:pPrChange w:id="1155" w:author="Kuba Fa" w:date="2023-03-20T11:21:00Z">
                <w:pPr>
                  <w:pStyle w:val="MojNormalny2"/>
                  <w:ind w:firstLine="0"/>
                  <w:jc w:val="left"/>
                </w:pPr>
              </w:pPrChange>
            </w:pPr>
            <w:ins w:id="1156" w:author="Kuba Fa" w:date="2023-03-20T12:28:00Z">
              <w:r w:rsidRPr="0096152C">
                <w:rPr>
                  <w:u w:val="single"/>
                  <w:rPrChange w:id="1157" w:author="Kuba Fa" w:date="2023-03-20T14:15:00Z">
                    <w:rPr/>
                  </w:rPrChange>
                </w:rPr>
                <w:t>0-1</w:t>
              </w:r>
            </w:ins>
          </w:p>
        </w:tc>
      </w:tr>
      <w:tr w:rsidR="000C0097" w14:paraId="48A87FF6" w14:textId="77777777" w:rsidTr="0025261A">
        <w:trPr>
          <w:ins w:id="1158" w:author="Kuba Fa" w:date="2023-03-20T11:19:00Z"/>
        </w:trPr>
        <w:tc>
          <w:tcPr>
            <w:tcW w:w="2689" w:type="dxa"/>
            <w:tcPrChange w:id="1159" w:author="Kuba Fa" w:date="2023-03-20T13:02:00Z">
              <w:tcPr>
                <w:tcW w:w="2689" w:type="dxa"/>
              </w:tcPr>
            </w:tcPrChange>
          </w:tcPr>
          <w:p w14:paraId="0E1E863B" w14:textId="1FA28EF8" w:rsidR="00DA532A" w:rsidRDefault="008C6C4C">
            <w:pPr>
              <w:pStyle w:val="MojNormalny2"/>
              <w:ind w:firstLine="0"/>
              <w:jc w:val="center"/>
              <w:rPr>
                <w:ins w:id="1160" w:author="Kuba Fa" w:date="2023-03-20T11:19:00Z"/>
              </w:rPr>
              <w:pPrChange w:id="1161" w:author="Kuba Fa" w:date="2023-03-20T11:21:00Z">
                <w:pPr>
                  <w:pStyle w:val="MojNormalny2"/>
                  <w:ind w:firstLine="0"/>
                  <w:jc w:val="left"/>
                </w:pPr>
              </w:pPrChange>
            </w:pPr>
            <w:ins w:id="1162" w:author="Kuba Fa" w:date="2023-03-20T11:35:00Z">
              <w:r>
                <w:t xml:space="preserve">Legia </w:t>
              </w:r>
            </w:ins>
            <w:ins w:id="1163" w:author="Kuba Fa" w:date="2023-03-20T11:36:00Z">
              <w:r>
                <w:t>–</w:t>
              </w:r>
            </w:ins>
            <w:ins w:id="1164" w:author="Kuba Fa" w:date="2023-03-20T11:35:00Z">
              <w:r>
                <w:t xml:space="preserve"> Widzew</w:t>
              </w:r>
            </w:ins>
          </w:p>
        </w:tc>
        <w:tc>
          <w:tcPr>
            <w:tcW w:w="1417" w:type="dxa"/>
            <w:tcPrChange w:id="1165" w:author="Kuba Fa" w:date="2023-03-20T13:02:00Z">
              <w:tcPr>
                <w:tcW w:w="1417" w:type="dxa"/>
              </w:tcPr>
            </w:tcPrChange>
          </w:tcPr>
          <w:p w14:paraId="441050AA" w14:textId="3065841D" w:rsidR="00DA532A" w:rsidRDefault="008C6C4C">
            <w:pPr>
              <w:pStyle w:val="MojNormalny2"/>
              <w:ind w:firstLine="0"/>
              <w:jc w:val="center"/>
              <w:rPr>
                <w:ins w:id="1166" w:author="Kuba Fa" w:date="2023-03-20T11:19:00Z"/>
              </w:rPr>
              <w:pPrChange w:id="1167" w:author="Kuba Fa" w:date="2023-03-20T11:21:00Z">
                <w:pPr>
                  <w:pStyle w:val="MojNormalny2"/>
                  <w:ind w:firstLine="0"/>
                  <w:jc w:val="left"/>
                </w:pPr>
              </w:pPrChange>
            </w:pPr>
            <w:ins w:id="1168" w:author="Kuba Fa" w:date="2023-03-20T11:36:00Z">
              <w:r>
                <w:t>2-2</w:t>
              </w:r>
            </w:ins>
          </w:p>
        </w:tc>
        <w:tc>
          <w:tcPr>
            <w:tcW w:w="1985" w:type="dxa"/>
            <w:tcPrChange w:id="1169" w:author="Kuba Fa" w:date="2023-03-20T13:02:00Z">
              <w:tcPr>
                <w:tcW w:w="1701" w:type="dxa"/>
              </w:tcPr>
            </w:tcPrChange>
          </w:tcPr>
          <w:p w14:paraId="40F356D2" w14:textId="454AF297" w:rsidR="00DA532A" w:rsidRDefault="00841256">
            <w:pPr>
              <w:pStyle w:val="MojNormalny2"/>
              <w:ind w:firstLine="0"/>
              <w:jc w:val="center"/>
              <w:rPr>
                <w:ins w:id="1170" w:author="Kuba Fa" w:date="2023-03-20T11:19:00Z"/>
              </w:rPr>
              <w:pPrChange w:id="1171" w:author="Kuba Fa" w:date="2023-03-20T11:21:00Z">
                <w:pPr>
                  <w:pStyle w:val="MojNormalny2"/>
                  <w:ind w:firstLine="0"/>
                  <w:jc w:val="left"/>
                </w:pPr>
              </w:pPrChange>
            </w:pPr>
            <w:ins w:id="1172" w:author="Kuba Fa" w:date="2023-03-20T13:11:00Z">
              <w:r>
                <w:t>1</w:t>
              </w:r>
            </w:ins>
            <w:ins w:id="1173" w:author="Kuba Fa" w:date="2023-03-20T13:51:00Z">
              <w:r w:rsidR="004D4D27">
                <w:t xml:space="preserve"> / </w:t>
              </w:r>
              <w:r w:rsidR="004D4D27" w:rsidRPr="0096152C">
                <w:rPr>
                  <w:b/>
                  <w:bCs/>
                  <w:u w:val="single"/>
                  <w:rPrChange w:id="1174" w:author="Kuba Fa" w:date="2023-03-20T14:16:00Z">
                    <w:rPr/>
                  </w:rPrChange>
                </w:rPr>
                <w:t>1-1</w:t>
              </w:r>
            </w:ins>
          </w:p>
        </w:tc>
        <w:tc>
          <w:tcPr>
            <w:tcW w:w="1158" w:type="dxa"/>
            <w:tcPrChange w:id="1175" w:author="Kuba Fa" w:date="2023-03-20T13:02:00Z">
              <w:tcPr>
                <w:tcW w:w="1442" w:type="dxa"/>
              </w:tcPr>
            </w:tcPrChange>
          </w:tcPr>
          <w:p w14:paraId="52569C57" w14:textId="39BCB3AB" w:rsidR="00DA532A" w:rsidRDefault="003B1D21">
            <w:pPr>
              <w:pStyle w:val="MojNormalny2"/>
              <w:ind w:firstLine="0"/>
              <w:jc w:val="center"/>
              <w:rPr>
                <w:ins w:id="1176" w:author="Kuba Fa" w:date="2023-03-20T11:19:00Z"/>
              </w:rPr>
              <w:pPrChange w:id="1177" w:author="Kuba Fa" w:date="2023-03-20T11:21:00Z">
                <w:pPr>
                  <w:pStyle w:val="MojNormalny2"/>
                  <w:ind w:firstLine="0"/>
                  <w:jc w:val="left"/>
                </w:pPr>
              </w:pPrChange>
            </w:pPr>
            <w:ins w:id="1178" w:author="Kuba Fa" w:date="2023-03-20T12:02:00Z">
              <w:r>
                <w:t>2-1</w:t>
              </w:r>
            </w:ins>
          </w:p>
        </w:tc>
        <w:tc>
          <w:tcPr>
            <w:tcW w:w="1813" w:type="dxa"/>
            <w:tcPrChange w:id="1179" w:author="Kuba Fa" w:date="2023-03-20T13:02:00Z">
              <w:tcPr>
                <w:tcW w:w="1813" w:type="dxa"/>
              </w:tcPr>
            </w:tcPrChange>
          </w:tcPr>
          <w:p w14:paraId="5FB89E94" w14:textId="12614533" w:rsidR="00DA532A" w:rsidRPr="0096152C" w:rsidRDefault="007B2D5A">
            <w:pPr>
              <w:pStyle w:val="MojNormalny2"/>
              <w:ind w:firstLine="0"/>
              <w:jc w:val="center"/>
              <w:rPr>
                <w:ins w:id="1180" w:author="Kuba Fa" w:date="2023-03-20T11:19:00Z"/>
                <w:b/>
                <w:bCs/>
                <w:u w:val="single"/>
                <w:rPrChange w:id="1181" w:author="Kuba Fa" w:date="2023-03-20T14:16:00Z">
                  <w:rPr>
                    <w:ins w:id="1182" w:author="Kuba Fa" w:date="2023-03-20T11:19:00Z"/>
                  </w:rPr>
                </w:rPrChange>
              </w:rPr>
              <w:pPrChange w:id="1183" w:author="Kuba Fa" w:date="2023-03-20T11:21:00Z">
                <w:pPr>
                  <w:pStyle w:val="MojNormalny2"/>
                  <w:ind w:firstLine="0"/>
                  <w:jc w:val="left"/>
                </w:pPr>
              </w:pPrChange>
            </w:pPr>
            <w:ins w:id="1184" w:author="Kuba Fa" w:date="2023-03-20T12:28:00Z">
              <w:r w:rsidRPr="0096152C">
                <w:rPr>
                  <w:b/>
                  <w:bCs/>
                  <w:u w:val="single"/>
                  <w:rPrChange w:id="1185" w:author="Kuba Fa" w:date="2023-03-20T14:16:00Z">
                    <w:rPr/>
                  </w:rPrChange>
                </w:rPr>
                <w:t>1-1</w:t>
              </w:r>
            </w:ins>
          </w:p>
        </w:tc>
      </w:tr>
      <w:tr w:rsidR="000C0097" w14:paraId="1C278EA9" w14:textId="77777777" w:rsidTr="0025261A">
        <w:trPr>
          <w:ins w:id="1186" w:author="Kuba Fa" w:date="2023-03-20T11:19:00Z"/>
        </w:trPr>
        <w:tc>
          <w:tcPr>
            <w:tcW w:w="2689" w:type="dxa"/>
            <w:tcPrChange w:id="1187" w:author="Kuba Fa" w:date="2023-03-20T13:02:00Z">
              <w:tcPr>
                <w:tcW w:w="2689" w:type="dxa"/>
              </w:tcPr>
            </w:tcPrChange>
          </w:tcPr>
          <w:p w14:paraId="0341E54D" w14:textId="34B075CE" w:rsidR="00DA532A" w:rsidRDefault="008C6C4C">
            <w:pPr>
              <w:pStyle w:val="MojNormalny2"/>
              <w:ind w:firstLine="0"/>
              <w:jc w:val="center"/>
              <w:rPr>
                <w:ins w:id="1188" w:author="Kuba Fa" w:date="2023-03-20T11:19:00Z"/>
              </w:rPr>
              <w:pPrChange w:id="1189" w:author="Kuba Fa" w:date="2023-03-20T11:21:00Z">
                <w:pPr>
                  <w:pStyle w:val="MojNormalny2"/>
                  <w:ind w:firstLine="0"/>
                  <w:jc w:val="left"/>
                </w:pPr>
              </w:pPrChange>
            </w:pPr>
            <w:ins w:id="1190" w:author="Kuba Fa" w:date="2023-03-20T11:36:00Z">
              <w:r>
                <w:t>Piast – Cracovia</w:t>
              </w:r>
            </w:ins>
          </w:p>
        </w:tc>
        <w:tc>
          <w:tcPr>
            <w:tcW w:w="1417" w:type="dxa"/>
            <w:tcPrChange w:id="1191" w:author="Kuba Fa" w:date="2023-03-20T13:02:00Z">
              <w:tcPr>
                <w:tcW w:w="1417" w:type="dxa"/>
              </w:tcPr>
            </w:tcPrChange>
          </w:tcPr>
          <w:p w14:paraId="120661CA" w14:textId="64E9CEAD" w:rsidR="00DA532A" w:rsidRDefault="008C6C4C">
            <w:pPr>
              <w:pStyle w:val="MojNormalny2"/>
              <w:ind w:firstLine="0"/>
              <w:jc w:val="center"/>
              <w:rPr>
                <w:ins w:id="1192" w:author="Kuba Fa" w:date="2023-03-20T11:19:00Z"/>
              </w:rPr>
              <w:pPrChange w:id="1193" w:author="Kuba Fa" w:date="2023-03-20T11:21:00Z">
                <w:pPr>
                  <w:pStyle w:val="MojNormalny2"/>
                  <w:ind w:firstLine="0"/>
                  <w:jc w:val="left"/>
                </w:pPr>
              </w:pPrChange>
            </w:pPr>
            <w:ins w:id="1194" w:author="Kuba Fa" w:date="2023-03-20T11:36:00Z">
              <w:r>
                <w:t>2-1</w:t>
              </w:r>
            </w:ins>
          </w:p>
        </w:tc>
        <w:tc>
          <w:tcPr>
            <w:tcW w:w="1985" w:type="dxa"/>
            <w:tcPrChange w:id="1195" w:author="Kuba Fa" w:date="2023-03-20T13:02:00Z">
              <w:tcPr>
                <w:tcW w:w="1701" w:type="dxa"/>
              </w:tcPr>
            </w:tcPrChange>
          </w:tcPr>
          <w:p w14:paraId="19E2394F" w14:textId="113C7558" w:rsidR="00DA532A" w:rsidRDefault="00841256">
            <w:pPr>
              <w:pStyle w:val="MojNormalny2"/>
              <w:ind w:firstLine="0"/>
              <w:jc w:val="center"/>
              <w:rPr>
                <w:ins w:id="1196" w:author="Kuba Fa" w:date="2023-03-20T11:19:00Z"/>
              </w:rPr>
              <w:pPrChange w:id="1197" w:author="Kuba Fa" w:date="2023-03-20T11:21:00Z">
                <w:pPr>
                  <w:pStyle w:val="MojNormalny2"/>
                  <w:ind w:firstLine="0"/>
                  <w:jc w:val="left"/>
                </w:pPr>
              </w:pPrChange>
            </w:pPr>
            <w:ins w:id="1198" w:author="Kuba Fa" w:date="2023-03-20T13:11:00Z">
              <w:r>
                <w:t>1</w:t>
              </w:r>
            </w:ins>
            <w:ins w:id="1199" w:author="Kuba Fa" w:date="2023-03-20T13:51:00Z">
              <w:r w:rsidR="004D4D27">
                <w:t xml:space="preserve"> / </w:t>
              </w:r>
              <w:r w:rsidR="004D4D27" w:rsidRPr="0096152C">
                <w:rPr>
                  <w:b/>
                  <w:bCs/>
                  <w:u w:val="single"/>
                  <w:rPrChange w:id="1200" w:author="Kuba Fa" w:date="2023-03-20T14:16:00Z">
                    <w:rPr/>
                  </w:rPrChange>
                </w:rPr>
                <w:t>1-0</w:t>
              </w:r>
            </w:ins>
          </w:p>
        </w:tc>
        <w:tc>
          <w:tcPr>
            <w:tcW w:w="1158" w:type="dxa"/>
            <w:tcPrChange w:id="1201" w:author="Kuba Fa" w:date="2023-03-20T13:02:00Z">
              <w:tcPr>
                <w:tcW w:w="1442" w:type="dxa"/>
              </w:tcPr>
            </w:tcPrChange>
          </w:tcPr>
          <w:p w14:paraId="16BD5BA7" w14:textId="1E419E17" w:rsidR="00DA532A" w:rsidRDefault="003B1D21">
            <w:pPr>
              <w:pStyle w:val="MojNormalny2"/>
              <w:ind w:firstLine="0"/>
              <w:jc w:val="center"/>
              <w:rPr>
                <w:ins w:id="1202" w:author="Kuba Fa" w:date="2023-03-20T11:19:00Z"/>
              </w:rPr>
              <w:pPrChange w:id="1203" w:author="Kuba Fa" w:date="2023-03-20T11:21:00Z">
                <w:pPr>
                  <w:pStyle w:val="MojNormalny2"/>
                  <w:ind w:firstLine="0"/>
                  <w:jc w:val="left"/>
                </w:pPr>
              </w:pPrChange>
            </w:pPr>
            <w:ins w:id="1204" w:author="Kuba Fa" w:date="2023-03-20T12:02:00Z">
              <w:r>
                <w:t>0-2</w:t>
              </w:r>
            </w:ins>
          </w:p>
        </w:tc>
        <w:tc>
          <w:tcPr>
            <w:tcW w:w="1813" w:type="dxa"/>
            <w:tcPrChange w:id="1205" w:author="Kuba Fa" w:date="2023-03-20T13:02:00Z">
              <w:tcPr>
                <w:tcW w:w="1813" w:type="dxa"/>
              </w:tcPr>
            </w:tcPrChange>
          </w:tcPr>
          <w:p w14:paraId="7971C1DF" w14:textId="29073DE7" w:rsidR="00DA532A" w:rsidRPr="0096152C" w:rsidRDefault="007B2D5A">
            <w:pPr>
              <w:pStyle w:val="MojNormalny2"/>
              <w:ind w:firstLine="0"/>
              <w:jc w:val="center"/>
              <w:rPr>
                <w:ins w:id="1206" w:author="Kuba Fa" w:date="2023-03-20T11:19:00Z"/>
                <w:b/>
                <w:bCs/>
                <w:u w:val="single"/>
                <w:rPrChange w:id="1207" w:author="Kuba Fa" w:date="2023-03-20T14:16:00Z">
                  <w:rPr>
                    <w:ins w:id="1208" w:author="Kuba Fa" w:date="2023-03-20T11:19:00Z"/>
                  </w:rPr>
                </w:rPrChange>
              </w:rPr>
              <w:pPrChange w:id="1209" w:author="Kuba Fa" w:date="2023-03-20T11:21:00Z">
                <w:pPr>
                  <w:pStyle w:val="MojNormalny2"/>
                  <w:ind w:firstLine="0"/>
                  <w:jc w:val="left"/>
                </w:pPr>
              </w:pPrChange>
            </w:pPr>
            <w:ins w:id="1210" w:author="Kuba Fa" w:date="2023-03-20T12:28:00Z">
              <w:r w:rsidRPr="0096152C">
                <w:rPr>
                  <w:b/>
                  <w:bCs/>
                  <w:color w:val="70AD47" w:themeColor="accent6"/>
                  <w:u w:val="single"/>
                  <w:rPrChange w:id="1211" w:author="Kuba Fa" w:date="2023-03-20T14:16:00Z">
                    <w:rPr/>
                  </w:rPrChange>
                </w:rPr>
                <w:t>2-1</w:t>
              </w:r>
            </w:ins>
          </w:p>
        </w:tc>
      </w:tr>
      <w:tr w:rsidR="000C0097" w14:paraId="444DD5CE" w14:textId="77777777" w:rsidTr="0025261A">
        <w:trPr>
          <w:ins w:id="1212" w:author="Kuba Fa" w:date="2023-03-20T11:19:00Z"/>
        </w:trPr>
        <w:tc>
          <w:tcPr>
            <w:tcW w:w="2689" w:type="dxa"/>
            <w:tcPrChange w:id="1213" w:author="Kuba Fa" w:date="2023-03-20T13:02:00Z">
              <w:tcPr>
                <w:tcW w:w="2689" w:type="dxa"/>
              </w:tcPr>
            </w:tcPrChange>
          </w:tcPr>
          <w:p w14:paraId="3498AC9B" w14:textId="33587DEF" w:rsidR="00DA532A" w:rsidRDefault="008C6C4C">
            <w:pPr>
              <w:pStyle w:val="MojNormalny2"/>
              <w:ind w:firstLine="0"/>
              <w:jc w:val="center"/>
              <w:rPr>
                <w:ins w:id="1214" w:author="Kuba Fa" w:date="2023-03-20T11:19:00Z"/>
              </w:rPr>
              <w:pPrChange w:id="1215" w:author="Kuba Fa" w:date="2023-03-20T11:21:00Z">
                <w:pPr>
                  <w:pStyle w:val="MojNormalny2"/>
                  <w:ind w:firstLine="0"/>
                  <w:jc w:val="left"/>
                </w:pPr>
              </w:pPrChange>
            </w:pPr>
            <w:ins w:id="1216" w:author="Kuba Fa" w:date="2023-03-20T11:36:00Z">
              <w:r>
                <w:t xml:space="preserve">Stal </w:t>
              </w:r>
              <w:r w:rsidR="006056A5">
                <w:t>–</w:t>
              </w:r>
              <w:r>
                <w:t xml:space="preserve"> Górnik</w:t>
              </w:r>
            </w:ins>
          </w:p>
        </w:tc>
        <w:tc>
          <w:tcPr>
            <w:tcW w:w="1417" w:type="dxa"/>
            <w:tcPrChange w:id="1217" w:author="Kuba Fa" w:date="2023-03-20T13:02:00Z">
              <w:tcPr>
                <w:tcW w:w="1417" w:type="dxa"/>
              </w:tcPr>
            </w:tcPrChange>
          </w:tcPr>
          <w:p w14:paraId="60228D86" w14:textId="1D2F2E4B" w:rsidR="00DA532A" w:rsidRDefault="006056A5">
            <w:pPr>
              <w:pStyle w:val="MojNormalny2"/>
              <w:ind w:firstLine="0"/>
              <w:jc w:val="center"/>
              <w:rPr>
                <w:ins w:id="1218" w:author="Kuba Fa" w:date="2023-03-20T11:19:00Z"/>
              </w:rPr>
              <w:pPrChange w:id="1219" w:author="Kuba Fa" w:date="2023-03-20T11:21:00Z">
                <w:pPr>
                  <w:pStyle w:val="MojNormalny2"/>
                  <w:ind w:firstLine="0"/>
                  <w:jc w:val="left"/>
                </w:pPr>
              </w:pPrChange>
            </w:pPr>
            <w:ins w:id="1220" w:author="Kuba Fa" w:date="2023-03-20T11:36:00Z">
              <w:r>
                <w:t>0-1</w:t>
              </w:r>
            </w:ins>
          </w:p>
        </w:tc>
        <w:tc>
          <w:tcPr>
            <w:tcW w:w="1985" w:type="dxa"/>
            <w:tcPrChange w:id="1221" w:author="Kuba Fa" w:date="2023-03-20T13:02:00Z">
              <w:tcPr>
                <w:tcW w:w="1701" w:type="dxa"/>
              </w:tcPr>
            </w:tcPrChange>
          </w:tcPr>
          <w:p w14:paraId="289C3801" w14:textId="2A51A55A" w:rsidR="00DA532A" w:rsidRDefault="00841256">
            <w:pPr>
              <w:pStyle w:val="MojNormalny2"/>
              <w:ind w:firstLine="0"/>
              <w:jc w:val="center"/>
              <w:rPr>
                <w:ins w:id="1222" w:author="Kuba Fa" w:date="2023-03-20T11:19:00Z"/>
              </w:rPr>
              <w:pPrChange w:id="1223" w:author="Kuba Fa" w:date="2023-03-20T11:21:00Z">
                <w:pPr>
                  <w:pStyle w:val="MojNormalny2"/>
                  <w:ind w:firstLine="0"/>
                  <w:jc w:val="left"/>
                </w:pPr>
              </w:pPrChange>
            </w:pPr>
            <w:ins w:id="1224" w:author="Kuba Fa" w:date="2023-03-20T13:10:00Z">
              <w:r>
                <w:t>2</w:t>
              </w:r>
            </w:ins>
            <w:ins w:id="1225" w:author="Kuba Fa" w:date="2023-03-20T13:52:00Z">
              <w:r w:rsidR="004D4D27">
                <w:t xml:space="preserve"> / 1-1</w:t>
              </w:r>
            </w:ins>
          </w:p>
        </w:tc>
        <w:tc>
          <w:tcPr>
            <w:tcW w:w="1158" w:type="dxa"/>
            <w:tcPrChange w:id="1226" w:author="Kuba Fa" w:date="2023-03-20T13:02:00Z">
              <w:tcPr>
                <w:tcW w:w="1442" w:type="dxa"/>
              </w:tcPr>
            </w:tcPrChange>
          </w:tcPr>
          <w:p w14:paraId="0C1D4E8A" w14:textId="67A323C9" w:rsidR="00DA532A" w:rsidRDefault="003B1D21">
            <w:pPr>
              <w:pStyle w:val="MojNormalny2"/>
              <w:ind w:firstLine="0"/>
              <w:jc w:val="center"/>
              <w:rPr>
                <w:ins w:id="1227" w:author="Kuba Fa" w:date="2023-03-20T11:19:00Z"/>
              </w:rPr>
              <w:pPrChange w:id="1228" w:author="Kuba Fa" w:date="2023-03-20T11:21:00Z">
                <w:pPr>
                  <w:pStyle w:val="MojNormalny2"/>
                  <w:ind w:firstLine="0"/>
                  <w:jc w:val="left"/>
                </w:pPr>
              </w:pPrChange>
            </w:pPr>
            <w:ins w:id="1229" w:author="Kuba Fa" w:date="2023-03-20T12:02:00Z">
              <w:r>
                <w:t>2-1</w:t>
              </w:r>
            </w:ins>
          </w:p>
        </w:tc>
        <w:tc>
          <w:tcPr>
            <w:tcW w:w="1813" w:type="dxa"/>
            <w:tcPrChange w:id="1230" w:author="Kuba Fa" w:date="2023-03-20T13:02:00Z">
              <w:tcPr>
                <w:tcW w:w="1813" w:type="dxa"/>
              </w:tcPr>
            </w:tcPrChange>
          </w:tcPr>
          <w:p w14:paraId="5B5AC53F" w14:textId="14A288E7" w:rsidR="00DA532A" w:rsidRDefault="007B2D5A">
            <w:pPr>
              <w:pStyle w:val="MojNormalny2"/>
              <w:ind w:firstLine="0"/>
              <w:jc w:val="center"/>
              <w:rPr>
                <w:ins w:id="1231" w:author="Kuba Fa" w:date="2023-03-20T11:19:00Z"/>
              </w:rPr>
              <w:pPrChange w:id="1232" w:author="Kuba Fa" w:date="2023-03-20T11:21:00Z">
                <w:pPr>
                  <w:pStyle w:val="MojNormalny2"/>
                  <w:ind w:firstLine="0"/>
                  <w:jc w:val="left"/>
                </w:pPr>
              </w:pPrChange>
            </w:pPr>
            <w:ins w:id="1233" w:author="Kuba Fa" w:date="2023-03-20T12:27:00Z">
              <w:r>
                <w:t>1-0</w:t>
              </w:r>
            </w:ins>
          </w:p>
        </w:tc>
      </w:tr>
      <w:tr w:rsidR="000C0097" w14:paraId="730E5BA7" w14:textId="77777777" w:rsidTr="0025261A">
        <w:trPr>
          <w:ins w:id="1234" w:author="Kuba Fa" w:date="2023-03-20T11:19:00Z"/>
        </w:trPr>
        <w:tc>
          <w:tcPr>
            <w:tcW w:w="2689" w:type="dxa"/>
            <w:tcPrChange w:id="1235" w:author="Kuba Fa" w:date="2023-03-20T13:02:00Z">
              <w:tcPr>
                <w:tcW w:w="2689" w:type="dxa"/>
              </w:tcPr>
            </w:tcPrChange>
          </w:tcPr>
          <w:p w14:paraId="79102A75" w14:textId="75E63544" w:rsidR="00DA532A" w:rsidRDefault="006056A5">
            <w:pPr>
              <w:pStyle w:val="MojNormalny2"/>
              <w:ind w:firstLine="0"/>
              <w:jc w:val="center"/>
              <w:rPr>
                <w:ins w:id="1236" w:author="Kuba Fa" w:date="2023-03-20T11:19:00Z"/>
              </w:rPr>
              <w:pPrChange w:id="1237" w:author="Kuba Fa" w:date="2023-03-20T11:21:00Z">
                <w:pPr>
                  <w:pStyle w:val="MojNormalny2"/>
                  <w:ind w:firstLine="0"/>
                  <w:jc w:val="left"/>
                </w:pPr>
              </w:pPrChange>
            </w:pPr>
            <w:ins w:id="1238" w:author="Kuba Fa" w:date="2023-03-20T11:36:00Z">
              <w:r>
                <w:t>Śląsk – Lech</w:t>
              </w:r>
            </w:ins>
          </w:p>
        </w:tc>
        <w:tc>
          <w:tcPr>
            <w:tcW w:w="1417" w:type="dxa"/>
            <w:tcPrChange w:id="1239" w:author="Kuba Fa" w:date="2023-03-20T13:02:00Z">
              <w:tcPr>
                <w:tcW w:w="1417" w:type="dxa"/>
              </w:tcPr>
            </w:tcPrChange>
          </w:tcPr>
          <w:p w14:paraId="7C39B68C" w14:textId="74BC6D1D" w:rsidR="00DA532A" w:rsidRDefault="006056A5">
            <w:pPr>
              <w:pStyle w:val="MojNormalny2"/>
              <w:ind w:firstLine="0"/>
              <w:jc w:val="center"/>
              <w:rPr>
                <w:ins w:id="1240" w:author="Kuba Fa" w:date="2023-03-20T11:19:00Z"/>
              </w:rPr>
              <w:pPrChange w:id="1241" w:author="Kuba Fa" w:date="2023-03-20T11:21:00Z">
                <w:pPr>
                  <w:pStyle w:val="MojNormalny2"/>
                  <w:ind w:firstLine="0"/>
                  <w:jc w:val="left"/>
                </w:pPr>
              </w:pPrChange>
            </w:pPr>
            <w:ins w:id="1242" w:author="Kuba Fa" w:date="2023-03-20T11:36:00Z">
              <w:r>
                <w:t>2-1</w:t>
              </w:r>
            </w:ins>
          </w:p>
        </w:tc>
        <w:tc>
          <w:tcPr>
            <w:tcW w:w="1985" w:type="dxa"/>
            <w:tcPrChange w:id="1243" w:author="Kuba Fa" w:date="2023-03-20T13:02:00Z">
              <w:tcPr>
                <w:tcW w:w="1701" w:type="dxa"/>
              </w:tcPr>
            </w:tcPrChange>
          </w:tcPr>
          <w:p w14:paraId="4D1D165D" w14:textId="5C56BDC4" w:rsidR="00DA532A" w:rsidRDefault="00841256">
            <w:pPr>
              <w:pStyle w:val="MojNormalny2"/>
              <w:ind w:firstLine="0"/>
              <w:jc w:val="center"/>
              <w:rPr>
                <w:ins w:id="1244" w:author="Kuba Fa" w:date="2023-03-20T11:19:00Z"/>
              </w:rPr>
              <w:pPrChange w:id="1245" w:author="Kuba Fa" w:date="2023-03-20T11:21:00Z">
                <w:pPr>
                  <w:pStyle w:val="MojNormalny2"/>
                  <w:ind w:firstLine="0"/>
                  <w:jc w:val="left"/>
                </w:pPr>
              </w:pPrChange>
            </w:pPr>
            <w:ins w:id="1246" w:author="Kuba Fa" w:date="2023-03-20T13:10:00Z">
              <w:r>
                <w:t>2</w:t>
              </w:r>
            </w:ins>
            <w:ins w:id="1247" w:author="Kuba Fa" w:date="2023-03-20T13:52:00Z">
              <w:r w:rsidR="004D4D27">
                <w:t xml:space="preserve"> / 0-1</w:t>
              </w:r>
            </w:ins>
          </w:p>
        </w:tc>
        <w:tc>
          <w:tcPr>
            <w:tcW w:w="1158" w:type="dxa"/>
            <w:tcPrChange w:id="1248" w:author="Kuba Fa" w:date="2023-03-20T13:02:00Z">
              <w:tcPr>
                <w:tcW w:w="1442" w:type="dxa"/>
              </w:tcPr>
            </w:tcPrChange>
          </w:tcPr>
          <w:p w14:paraId="6FEFD136" w14:textId="72F46506" w:rsidR="00DA532A" w:rsidRDefault="003B1D21">
            <w:pPr>
              <w:pStyle w:val="MojNormalny2"/>
              <w:ind w:firstLine="0"/>
              <w:jc w:val="center"/>
              <w:rPr>
                <w:ins w:id="1249" w:author="Kuba Fa" w:date="2023-03-20T11:19:00Z"/>
              </w:rPr>
              <w:pPrChange w:id="1250" w:author="Kuba Fa" w:date="2023-03-20T11:21:00Z">
                <w:pPr>
                  <w:pStyle w:val="MojNormalny2"/>
                  <w:ind w:firstLine="0"/>
                  <w:jc w:val="left"/>
                </w:pPr>
              </w:pPrChange>
            </w:pPr>
            <w:ins w:id="1251" w:author="Kuba Fa" w:date="2023-03-20T12:02:00Z">
              <w:r>
                <w:t>0-1</w:t>
              </w:r>
            </w:ins>
          </w:p>
        </w:tc>
        <w:tc>
          <w:tcPr>
            <w:tcW w:w="1813" w:type="dxa"/>
            <w:tcPrChange w:id="1252" w:author="Kuba Fa" w:date="2023-03-20T13:02:00Z">
              <w:tcPr>
                <w:tcW w:w="1813" w:type="dxa"/>
              </w:tcPr>
            </w:tcPrChange>
          </w:tcPr>
          <w:p w14:paraId="5E3A063E" w14:textId="342F9559" w:rsidR="00DA532A" w:rsidRDefault="007B2D5A">
            <w:pPr>
              <w:pStyle w:val="MojNormalny2"/>
              <w:ind w:firstLine="0"/>
              <w:jc w:val="center"/>
              <w:rPr>
                <w:ins w:id="1253" w:author="Kuba Fa" w:date="2023-03-20T11:19:00Z"/>
              </w:rPr>
              <w:pPrChange w:id="1254" w:author="Kuba Fa" w:date="2023-03-20T11:21:00Z">
                <w:pPr>
                  <w:pStyle w:val="MojNormalny2"/>
                  <w:ind w:firstLine="0"/>
                  <w:jc w:val="left"/>
                </w:pPr>
              </w:pPrChange>
            </w:pPr>
            <w:ins w:id="1255" w:author="Kuba Fa" w:date="2023-03-20T12:27:00Z">
              <w:r>
                <w:t>0-1</w:t>
              </w:r>
            </w:ins>
          </w:p>
        </w:tc>
      </w:tr>
      <w:tr w:rsidR="000C0097" w14:paraId="795138FF" w14:textId="77777777" w:rsidTr="0025261A">
        <w:trPr>
          <w:ins w:id="1256" w:author="Kuba Fa" w:date="2023-03-20T11:19:00Z"/>
        </w:trPr>
        <w:tc>
          <w:tcPr>
            <w:tcW w:w="2689" w:type="dxa"/>
            <w:tcPrChange w:id="1257" w:author="Kuba Fa" w:date="2023-03-20T13:02:00Z">
              <w:tcPr>
                <w:tcW w:w="2689" w:type="dxa"/>
              </w:tcPr>
            </w:tcPrChange>
          </w:tcPr>
          <w:p w14:paraId="08DEFB6D" w14:textId="13DD01F5" w:rsidR="00DA532A" w:rsidRDefault="006056A5">
            <w:pPr>
              <w:pStyle w:val="MojNormalny2"/>
              <w:ind w:firstLine="0"/>
              <w:jc w:val="center"/>
              <w:rPr>
                <w:ins w:id="1258" w:author="Kuba Fa" w:date="2023-03-20T11:19:00Z"/>
              </w:rPr>
              <w:pPrChange w:id="1259" w:author="Kuba Fa" w:date="2023-03-20T11:21:00Z">
                <w:pPr>
                  <w:pStyle w:val="MojNormalny2"/>
                  <w:ind w:firstLine="0"/>
                  <w:jc w:val="left"/>
                </w:pPr>
              </w:pPrChange>
            </w:pPr>
            <w:ins w:id="1260" w:author="Kuba Fa" w:date="2023-03-20T11:36:00Z">
              <w:r>
                <w:t>Warta – Korona</w:t>
              </w:r>
            </w:ins>
          </w:p>
        </w:tc>
        <w:tc>
          <w:tcPr>
            <w:tcW w:w="1417" w:type="dxa"/>
            <w:tcPrChange w:id="1261" w:author="Kuba Fa" w:date="2023-03-20T13:02:00Z">
              <w:tcPr>
                <w:tcW w:w="1417" w:type="dxa"/>
              </w:tcPr>
            </w:tcPrChange>
          </w:tcPr>
          <w:p w14:paraId="6D602B7C" w14:textId="54E33667" w:rsidR="00DA532A" w:rsidRDefault="006056A5">
            <w:pPr>
              <w:pStyle w:val="MojNormalny2"/>
              <w:ind w:firstLine="0"/>
              <w:jc w:val="center"/>
              <w:rPr>
                <w:ins w:id="1262" w:author="Kuba Fa" w:date="2023-03-20T11:19:00Z"/>
              </w:rPr>
              <w:pPrChange w:id="1263" w:author="Kuba Fa" w:date="2023-03-20T11:21:00Z">
                <w:pPr>
                  <w:pStyle w:val="MojNormalny2"/>
                  <w:ind w:firstLine="0"/>
                  <w:jc w:val="left"/>
                </w:pPr>
              </w:pPrChange>
            </w:pPr>
            <w:ins w:id="1264" w:author="Kuba Fa" w:date="2023-03-20T11:36:00Z">
              <w:r>
                <w:t>5-1</w:t>
              </w:r>
            </w:ins>
          </w:p>
        </w:tc>
        <w:tc>
          <w:tcPr>
            <w:tcW w:w="1985" w:type="dxa"/>
            <w:tcPrChange w:id="1265" w:author="Kuba Fa" w:date="2023-03-20T13:02:00Z">
              <w:tcPr>
                <w:tcW w:w="1701" w:type="dxa"/>
              </w:tcPr>
            </w:tcPrChange>
          </w:tcPr>
          <w:p w14:paraId="1D71184E" w14:textId="2E8394EC" w:rsidR="00DA532A" w:rsidRPr="0096152C" w:rsidRDefault="00841256">
            <w:pPr>
              <w:pStyle w:val="MojNormalny2"/>
              <w:ind w:firstLine="0"/>
              <w:jc w:val="center"/>
              <w:rPr>
                <w:ins w:id="1266" w:author="Kuba Fa" w:date="2023-03-20T11:19:00Z"/>
                <w:u w:val="single"/>
                <w:rPrChange w:id="1267" w:author="Kuba Fa" w:date="2023-03-20T14:16:00Z">
                  <w:rPr>
                    <w:ins w:id="1268" w:author="Kuba Fa" w:date="2023-03-20T11:19:00Z"/>
                  </w:rPr>
                </w:rPrChange>
              </w:rPr>
              <w:pPrChange w:id="1269" w:author="Kuba Fa" w:date="2023-03-20T11:21:00Z">
                <w:pPr>
                  <w:pStyle w:val="MojNormalny2"/>
                  <w:ind w:firstLine="0"/>
                  <w:jc w:val="left"/>
                </w:pPr>
              </w:pPrChange>
            </w:pPr>
            <w:ins w:id="1270" w:author="Kuba Fa" w:date="2023-03-20T13:10:00Z">
              <w:r w:rsidRPr="0096152C">
                <w:rPr>
                  <w:u w:val="single"/>
                  <w:rPrChange w:id="1271" w:author="Kuba Fa" w:date="2023-03-20T14:16:00Z">
                    <w:rPr/>
                  </w:rPrChange>
                </w:rPr>
                <w:t>1</w:t>
              </w:r>
            </w:ins>
            <w:ins w:id="1272" w:author="Kuba Fa" w:date="2023-03-20T13:52:00Z">
              <w:r w:rsidR="004D4D27" w:rsidRPr="0096152C">
                <w:rPr>
                  <w:u w:val="single"/>
                  <w:rPrChange w:id="1273" w:author="Kuba Fa" w:date="2023-03-20T14:16:00Z">
                    <w:rPr/>
                  </w:rPrChange>
                </w:rPr>
                <w:t xml:space="preserve"> / 1-0</w:t>
              </w:r>
            </w:ins>
          </w:p>
        </w:tc>
        <w:tc>
          <w:tcPr>
            <w:tcW w:w="1158" w:type="dxa"/>
            <w:tcPrChange w:id="1274" w:author="Kuba Fa" w:date="2023-03-20T13:02:00Z">
              <w:tcPr>
                <w:tcW w:w="1442" w:type="dxa"/>
              </w:tcPr>
            </w:tcPrChange>
          </w:tcPr>
          <w:p w14:paraId="16BE1D50" w14:textId="47E81293" w:rsidR="00DA532A" w:rsidRPr="0096152C" w:rsidRDefault="003B1D21">
            <w:pPr>
              <w:pStyle w:val="MojNormalny2"/>
              <w:ind w:firstLine="0"/>
              <w:jc w:val="center"/>
              <w:rPr>
                <w:ins w:id="1275" w:author="Kuba Fa" w:date="2023-03-20T11:19:00Z"/>
                <w:u w:val="single"/>
                <w:rPrChange w:id="1276" w:author="Kuba Fa" w:date="2023-03-20T14:16:00Z">
                  <w:rPr>
                    <w:ins w:id="1277" w:author="Kuba Fa" w:date="2023-03-20T11:19:00Z"/>
                  </w:rPr>
                </w:rPrChange>
              </w:rPr>
              <w:pPrChange w:id="1278" w:author="Kuba Fa" w:date="2023-03-20T11:21:00Z">
                <w:pPr>
                  <w:pStyle w:val="MojNormalny2"/>
                  <w:ind w:firstLine="0"/>
                  <w:jc w:val="left"/>
                </w:pPr>
              </w:pPrChange>
            </w:pPr>
            <w:ins w:id="1279" w:author="Kuba Fa" w:date="2023-03-20T12:02:00Z">
              <w:r w:rsidRPr="0096152C">
                <w:rPr>
                  <w:u w:val="single"/>
                  <w:rPrChange w:id="1280" w:author="Kuba Fa" w:date="2023-03-20T14:16:00Z">
                    <w:rPr/>
                  </w:rPrChange>
                </w:rPr>
                <w:t>2-1</w:t>
              </w:r>
            </w:ins>
          </w:p>
        </w:tc>
        <w:tc>
          <w:tcPr>
            <w:tcW w:w="1813" w:type="dxa"/>
            <w:tcPrChange w:id="1281" w:author="Kuba Fa" w:date="2023-03-20T13:02:00Z">
              <w:tcPr>
                <w:tcW w:w="1813" w:type="dxa"/>
              </w:tcPr>
            </w:tcPrChange>
          </w:tcPr>
          <w:p w14:paraId="167749A7" w14:textId="347CAA13" w:rsidR="00DA532A" w:rsidRPr="0096152C" w:rsidRDefault="007B2D5A">
            <w:pPr>
              <w:pStyle w:val="MojNormalny2"/>
              <w:ind w:firstLine="0"/>
              <w:jc w:val="center"/>
              <w:rPr>
                <w:ins w:id="1282" w:author="Kuba Fa" w:date="2023-03-20T11:19:00Z"/>
                <w:u w:val="single"/>
                <w:rPrChange w:id="1283" w:author="Kuba Fa" w:date="2023-03-20T14:16:00Z">
                  <w:rPr>
                    <w:ins w:id="1284" w:author="Kuba Fa" w:date="2023-03-20T11:19:00Z"/>
                  </w:rPr>
                </w:rPrChange>
              </w:rPr>
              <w:pPrChange w:id="1285" w:author="Kuba Fa" w:date="2023-03-20T11:21:00Z">
                <w:pPr>
                  <w:pStyle w:val="MojNormalny2"/>
                  <w:ind w:firstLine="0"/>
                  <w:jc w:val="left"/>
                </w:pPr>
              </w:pPrChange>
            </w:pPr>
            <w:ins w:id="1286" w:author="Kuba Fa" w:date="2023-03-20T12:27:00Z">
              <w:r w:rsidRPr="0096152C">
                <w:rPr>
                  <w:u w:val="single"/>
                  <w:rPrChange w:id="1287" w:author="Kuba Fa" w:date="2023-03-20T14:16:00Z">
                    <w:rPr/>
                  </w:rPrChange>
                </w:rPr>
                <w:t>1-0</w:t>
              </w:r>
            </w:ins>
          </w:p>
        </w:tc>
      </w:tr>
      <w:tr w:rsidR="000C0097" w14:paraId="65A3B631" w14:textId="77777777" w:rsidTr="0025261A">
        <w:trPr>
          <w:ins w:id="1288" w:author="Kuba Fa" w:date="2023-03-20T11:19:00Z"/>
        </w:trPr>
        <w:tc>
          <w:tcPr>
            <w:tcW w:w="2689" w:type="dxa"/>
            <w:tcPrChange w:id="1289" w:author="Kuba Fa" w:date="2023-03-20T13:02:00Z">
              <w:tcPr>
                <w:tcW w:w="2689" w:type="dxa"/>
              </w:tcPr>
            </w:tcPrChange>
          </w:tcPr>
          <w:p w14:paraId="3C048AB8" w14:textId="10097B50" w:rsidR="00DA532A" w:rsidRDefault="006056A5">
            <w:pPr>
              <w:pStyle w:val="MojNormalny2"/>
              <w:ind w:firstLine="0"/>
              <w:jc w:val="center"/>
              <w:rPr>
                <w:ins w:id="1290" w:author="Kuba Fa" w:date="2023-03-20T11:19:00Z"/>
              </w:rPr>
              <w:pPrChange w:id="1291" w:author="Kuba Fa" w:date="2023-03-20T11:21:00Z">
                <w:pPr>
                  <w:pStyle w:val="MojNormalny2"/>
                  <w:ind w:firstLine="0"/>
                  <w:jc w:val="left"/>
                </w:pPr>
              </w:pPrChange>
            </w:pPr>
            <w:ins w:id="1292" w:author="Kuba Fa" w:date="2023-03-20T11:36:00Z">
              <w:r>
                <w:t>Wisła – Pogoń</w:t>
              </w:r>
            </w:ins>
          </w:p>
        </w:tc>
        <w:tc>
          <w:tcPr>
            <w:tcW w:w="1417" w:type="dxa"/>
            <w:tcPrChange w:id="1293" w:author="Kuba Fa" w:date="2023-03-20T13:02:00Z">
              <w:tcPr>
                <w:tcW w:w="1417" w:type="dxa"/>
              </w:tcPr>
            </w:tcPrChange>
          </w:tcPr>
          <w:p w14:paraId="154A86E5" w14:textId="7C31A381" w:rsidR="00DA532A" w:rsidRDefault="006056A5">
            <w:pPr>
              <w:pStyle w:val="MojNormalny2"/>
              <w:ind w:firstLine="0"/>
              <w:jc w:val="center"/>
              <w:rPr>
                <w:ins w:id="1294" w:author="Kuba Fa" w:date="2023-03-20T11:19:00Z"/>
              </w:rPr>
              <w:pPrChange w:id="1295" w:author="Kuba Fa" w:date="2023-03-20T11:21:00Z">
                <w:pPr>
                  <w:pStyle w:val="MojNormalny2"/>
                  <w:ind w:firstLine="0"/>
                  <w:jc w:val="left"/>
                </w:pPr>
              </w:pPrChange>
            </w:pPr>
            <w:ins w:id="1296" w:author="Kuba Fa" w:date="2023-03-20T11:36:00Z">
              <w:r>
                <w:t>0-1</w:t>
              </w:r>
            </w:ins>
          </w:p>
        </w:tc>
        <w:tc>
          <w:tcPr>
            <w:tcW w:w="1985" w:type="dxa"/>
            <w:tcPrChange w:id="1297" w:author="Kuba Fa" w:date="2023-03-20T13:02:00Z">
              <w:tcPr>
                <w:tcW w:w="1701" w:type="dxa"/>
              </w:tcPr>
            </w:tcPrChange>
          </w:tcPr>
          <w:p w14:paraId="6725AEB2" w14:textId="4B57461A" w:rsidR="00DA532A" w:rsidRDefault="00841256">
            <w:pPr>
              <w:pStyle w:val="MojNormalny2"/>
              <w:ind w:firstLine="0"/>
              <w:jc w:val="center"/>
              <w:rPr>
                <w:ins w:id="1298" w:author="Kuba Fa" w:date="2023-03-20T11:19:00Z"/>
              </w:rPr>
              <w:pPrChange w:id="1299" w:author="Kuba Fa" w:date="2023-03-20T11:21:00Z">
                <w:pPr>
                  <w:pStyle w:val="MojNormalny2"/>
                  <w:ind w:firstLine="0"/>
                  <w:jc w:val="left"/>
                </w:pPr>
              </w:pPrChange>
            </w:pPr>
            <w:ins w:id="1300" w:author="Kuba Fa" w:date="2023-03-20T13:10:00Z">
              <w:r w:rsidRPr="0096152C">
                <w:rPr>
                  <w:u w:val="single"/>
                  <w:rPrChange w:id="1301" w:author="Kuba Fa" w:date="2023-03-20T14:17:00Z">
                    <w:rPr/>
                  </w:rPrChange>
                </w:rPr>
                <w:t>2</w:t>
              </w:r>
            </w:ins>
            <w:ins w:id="1302" w:author="Kuba Fa" w:date="2023-03-20T13:53:00Z">
              <w:r w:rsidR="004D4D27">
                <w:t xml:space="preserve"> / 1-1</w:t>
              </w:r>
            </w:ins>
          </w:p>
        </w:tc>
        <w:tc>
          <w:tcPr>
            <w:tcW w:w="1158" w:type="dxa"/>
            <w:tcPrChange w:id="1303" w:author="Kuba Fa" w:date="2023-03-20T13:02:00Z">
              <w:tcPr>
                <w:tcW w:w="1442" w:type="dxa"/>
              </w:tcPr>
            </w:tcPrChange>
          </w:tcPr>
          <w:p w14:paraId="2BABC2A6" w14:textId="0C87F9E3" w:rsidR="00DA532A" w:rsidRPr="0096152C" w:rsidRDefault="003B1D21">
            <w:pPr>
              <w:pStyle w:val="MojNormalny2"/>
              <w:ind w:firstLine="0"/>
              <w:jc w:val="center"/>
              <w:rPr>
                <w:ins w:id="1304" w:author="Kuba Fa" w:date="2023-03-20T11:19:00Z"/>
                <w:b/>
                <w:bCs/>
                <w:u w:val="single"/>
                <w:rPrChange w:id="1305" w:author="Kuba Fa" w:date="2023-03-20T14:16:00Z">
                  <w:rPr>
                    <w:ins w:id="1306" w:author="Kuba Fa" w:date="2023-03-20T11:19:00Z"/>
                  </w:rPr>
                </w:rPrChange>
              </w:rPr>
              <w:pPrChange w:id="1307" w:author="Kuba Fa" w:date="2023-03-20T11:21:00Z">
                <w:pPr>
                  <w:pStyle w:val="MojNormalny2"/>
                  <w:ind w:firstLine="0"/>
                  <w:jc w:val="left"/>
                </w:pPr>
              </w:pPrChange>
            </w:pPr>
            <w:ins w:id="1308" w:author="Kuba Fa" w:date="2023-03-20T12:02:00Z">
              <w:r w:rsidRPr="0096152C">
                <w:rPr>
                  <w:b/>
                  <w:bCs/>
                  <w:u w:val="single"/>
                  <w:rPrChange w:id="1309" w:author="Kuba Fa" w:date="2023-03-20T14:16:00Z">
                    <w:rPr/>
                  </w:rPrChange>
                </w:rPr>
                <w:t>1-2</w:t>
              </w:r>
            </w:ins>
          </w:p>
        </w:tc>
        <w:tc>
          <w:tcPr>
            <w:tcW w:w="1813" w:type="dxa"/>
            <w:tcPrChange w:id="1310" w:author="Kuba Fa" w:date="2023-03-20T13:02:00Z">
              <w:tcPr>
                <w:tcW w:w="1813" w:type="dxa"/>
              </w:tcPr>
            </w:tcPrChange>
          </w:tcPr>
          <w:p w14:paraId="775727ED" w14:textId="0699F802" w:rsidR="00DA532A" w:rsidRDefault="007B2D5A">
            <w:pPr>
              <w:pStyle w:val="MojNormalny2"/>
              <w:ind w:firstLine="0"/>
              <w:jc w:val="center"/>
              <w:rPr>
                <w:ins w:id="1311" w:author="Kuba Fa" w:date="2023-03-20T11:19:00Z"/>
              </w:rPr>
              <w:pPrChange w:id="1312" w:author="Kuba Fa" w:date="2023-03-20T11:21:00Z">
                <w:pPr>
                  <w:pStyle w:val="MojNormalny2"/>
                  <w:ind w:firstLine="0"/>
                  <w:jc w:val="left"/>
                </w:pPr>
              </w:pPrChange>
            </w:pPr>
            <w:ins w:id="1313" w:author="Kuba Fa" w:date="2023-03-20T12:27:00Z">
              <w:r>
                <w:t>2-1</w:t>
              </w:r>
            </w:ins>
          </w:p>
        </w:tc>
      </w:tr>
      <w:tr w:rsidR="000C0097" w14:paraId="0A1A07E3" w14:textId="77777777" w:rsidTr="0025261A">
        <w:trPr>
          <w:ins w:id="1314" w:author="Kuba Fa" w:date="2023-03-20T11:19:00Z"/>
        </w:trPr>
        <w:tc>
          <w:tcPr>
            <w:tcW w:w="2689" w:type="dxa"/>
            <w:tcPrChange w:id="1315" w:author="Kuba Fa" w:date="2023-03-20T13:02:00Z">
              <w:tcPr>
                <w:tcW w:w="2689" w:type="dxa"/>
              </w:tcPr>
            </w:tcPrChange>
          </w:tcPr>
          <w:p w14:paraId="549162D2" w14:textId="01EFB997" w:rsidR="00DA532A" w:rsidRDefault="006056A5">
            <w:pPr>
              <w:pStyle w:val="MojNormalny2"/>
              <w:ind w:firstLine="0"/>
              <w:jc w:val="center"/>
              <w:rPr>
                <w:ins w:id="1316" w:author="Kuba Fa" w:date="2023-03-20T11:19:00Z"/>
              </w:rPr>
              <w:pPrChange w:id="1317" w:author="Kuba Fa" w:date="2023-03-20T11:21:00Z">
                <w:pPr>
                  <w:pStyle w:val="MojNormalny2"/>
                  <w:ind w:firstLine="0"/>
                  <w:jc w:val="left"/>
                </w:pPr>
              </w:pPrChange>
            </w:pPr>
            <w:ins w:id="1318" w:author="Kuba Fa" w:date="2023-03-20T11:37:00Z">
              <w:r>
                <w:t>Zagłębie – Miedź</w:t>
              </w:r>
            </w:ins>
          </w:p>
        </w:tc>
        <w:tc>
          <w:tcPr>
            <w:tcW w:w="1417" w:type="dxa"/>
            <w:tcPrChange w:id="1319" w:author="Kuba Fa" w:date="2023-03-20T13:02:00Z">
              <w:tcPr>
                <w:tcW w:w="1417" w:type="dxa"/>
              </w:tcPr>
            </w:tcPrChange>
          </w:tcPr>
          <w:p w14:paraId="6888F724" w14:textId="3A855276" w:rsidR="00DA532A" w:rsidRDefault="006056A5">
            <w:pPr>
              <w:pStyle w:val="MojNormalny2"/>
              <w:ind w:firstLine="0"/>
              <w:jc w:val="center"/>
              <w:rPr>
                <w:ins w:id="1320" w:author="Kuba Fa" w:date="2023-03-20T11:19:00Z"/>
              </w:rPr>
              <w:pPrChange w:id="1321" w:author="Kuba Fa" w:date="2023-03-20T11:21:00Z">
                <w:pPr>
                  <w:pStyle w:val="MojNormalny2"/>
                  <w:ind w:firstLine="0"/>
                  <w:jc w:val="left"/>
                </w:pPr>
              </w:pPrChange>
            </w:pPr>
            <w:ins w:id="1322" w:author="Kuba Fa" w:date="2023-03-20T11:37:00Z">
              <w:r>
                <w:t>2-1</w:t>
              </w:r>
            </w:ins>
          </w:p>
        </w:tc>
        <w:tc>
          <w:tcPr>
            <w:tcW w:w="1985" w:type="dxa"/>
            <w:tcPrChange w:id="1323" w:author="Kuba Fa" w:date="2023-03-20T13:02:00Z">
              <w:tcPr>
                <w:tcW w:w="1701" w:type="dxa"/>
              </w:tcPr>
            </w:tcPrChange>
          </w:tcPr>
          <w:p w14:paraId="697E0CA6" w14:textId="60BE9DF2" w:rsidR="00DA532A" w:rsidRDefault="00841256">
            <w:pPr>
              <w:pStyle w:val="MojNormalny2"/>
              <w:ind w:firstLine="0"/>
              <w:jc w:val="center"/>
              <w:rPr>
                <w:ins w:id="1324" w:author="Kuba Fa" w:date="2023-03-20T11:19:00Z"/>
              </w:rPr>
              <w:pPrChange w:id="1325" w:author="Kuba Fa" w:date="2023-03-20T11:21:00Z">
                <w:pPr>
                  <w:pStyle w:val="MojNormalny2"/>
                  <w:ind w:firstLine="0"/>
                  <w:jc w:val="left"/>
                </w:pPr>
              </w:pPrChange>
            </w:pPr>
            <w:ins w:id="1326" w:author="Kuba Fa" w:date="2023-03-20T13:09:00Z">
              <w:r w:rsidRPr="0096152C">
                <w:rPr>
                  <w:u w:val="single"/>
                  <w:rPrChange w:id="1327" w:author="Kuba Fa" w:date="2023-03-20T14:17:00Z">
                    <w:rPr/>
                  </w:rPrChange>
                </w:rPr>
                <w:t>1</w:t>
              </w:r>
            </w:ins>
            <w:ins w:id="1328" w:author="Kuba Fa" w:date="2023-03-20T13:53:00Z">
              <w:r w:rsidR="004D4D27">
                <w:t xml:space="preserve"> / 1-1</w:t>
              </w:r>
            </w:ins>
          </w:p>
        </w:tc>
        <w:tc>
          <w:tcPr>
            <w:tcW w:w="1158" w:type="dxa"/>
            <w:tcPrChange w:id="1329" w:author="Kuba Fa" w:date="2023-03-20T13:02:00Z">
              <w:tcPr>
                <w:tcW w:w="1442" w:type="dxa"/>
              </w:tcPr>
            </w:tcPrChange>
          </w:tcPr>
          <w:p w14:paraId="23B81DB7" w14:textId="6913FE74" w:rsidR="00DA532A" w:rsidRDefault="003B1D21">
            <w:pPr>
              <w:pStyle w:val="MojNormalny2"/>
              <w:ind w:firstLine="0"/>
              <w:jc w:val="center"/>
              <w:rPr>
                <w:ins w:id="1330" w:author="Kuba Fa" w:date="2023-03-20T11:19:00Z"/>
              </w:rPr>
              <w:pPrChange w:id="1331" w:author="Kuba Fa" w:date="2023-03-20T11:21:00Z">
                <w:pPr>
                  <w:pStyle w:val="MojNormalny2"/>
                  <w:ind w:firstLine="0"/>
                  <w:jc w:val="left"/>
                </w:pPr>
              </w:pPrChange>
            </w:pPr>
            <w:ins w:id="1332" w:author="Kuba Fa" w:date="2023-03-20T12:02:00Z">
              <w:r>
                <w:t>1-2</w:t>
              </w:r>
            </w:ins>
          </w:p>
        </w:tc>
        <w:tc>
          <w:tcPr>
            <w:tcW w:w="1813" w:type="dxa"/>
            <w:tcPrChange w:id="1333" w:author="Kuba Fa" w:date="2023-03-20T13:02:00Z">
              <w:tcPr>
                <w:tcW w:w="1813" w:type="dxa"/>
              </w:tcPr>
            </w:tcPrChange>
          </w:tcPr>
          <w:p w14:paraId="6958AE0D" w14:textId="69E4FDFD" w:rsidR="00DA532A" w:rsidRDefault="007B2D5A">
            <w:pPr>
              <w:pStyle w:val="MojNormalny2"/>
              <w:ind w:firstLine="0"/>
              <w:jc w:val="center"/>
              <w:rPr>
                <w:ins w:id="1334" w:author="Kuba Fa" w:date="2023-03-20T11:19:00Z"/>
              </w:rPr>
              <w:pPrChange w:id="1335" w:author="Kuba Fa" w:date="2023-03-20T11:21:00Z">
                <w:pPr>
                  <w:pStyle w:val="MojNormalny2"/>
                  <w:ind w:firstLine="0"/>
                  <w:jc w:val="left"/>
                </w:pPr>
              </w:pPrChange>
            </w:pPr>
            <w:ins w:id="1336" w:author="Kuba Fa" w:date="2023-03-20T12:26:00Z">
              <w:r>
                <w:t>1-1</w:t>
              </w:r>
            </w:ins>
          </w:p>
        </w:tc>
      </w:tr>
      <w:tr w:rsidR="000C0097" w14:paraId="02039347" w14:textId="77777777" w:rsidTr="0025261A">
        <w:trPr>
          <w:ins w:id="1337" w:author="Kuba Fa" w:date="2023-03-20T11:19:00Z"/>
        </w:trPr>
        <w:tc>
          <w:tcPr>
            <w:tcW w:w="2689" w:type="dxa"/>
            <w:tcPrChange w:id="1338" w:author="Kuba Fa" w:date="2023-03-20T13:02:00Z">
              <w:tcPr>
                <w:tcW w:w="2689" w:type="dxa"/>
              </w:tcPr>
            </w:tcPrChange>
          </w:tcPr>
          <w:p w14:paraId="23AD36CE" w14:textId="2D4BC627" w:rsidR="00DA532A" w:rsidRDefault="006056A5">
            <w:pPr>
              <w:pStyle w:val="MojNormalny2"/>
              <w:ind w:firstLine="0"/>
              <w:jc w:val="center"/>
              <w:rPr>
                <w:ins w:id="1339" w:author="Kuba Fa" w:date="2023-03-20T11:19:00Z"/>
              </w:rPr>
              <w:pPrChange w:id="1340" w:author="Kuba Fa" w:date="2023-03-20T11:21:00Z">
                <w:pPr>
                  <w:pStyle w:val="MojNormalny2"/>
                  <w:ind w:firstLine="0"/>
                  <w:jc w:val="left"/>
                </w:pPr>
              </w:pPrChange>
            </w:pPr>
            <w:ins w:id="1341" w:author="Kuba Fa" w:date="2023-03-20T11:37:00Z">
              <w:r>
                <w:lastRenderedPageBreak/>
                <w:t>Cracovia – Śląsk</w:t>
              </w:r>
            </w:ins>
          </w:p>
        </w:tc>
        <w:tc>
          <w:tcPr>
            <w:tcW w:w="1417" w:type="dxa"/>
            <w:tcPrChange w:id="1342" w:author="Kuba Fa" w:date="2023-03-20T13:02:00Z">
              <w:tcPr>
                <w:tcW w:w="1417" w:type="dxa"/>
              </w:tcPr>
            </w:tcPrChange>
          </w:tcPr>
          <w:p w14:paraId="471C3E2C" w14:textId="6E8E620E" w:rsidR="00DA532A" w:rsidRDefault="006056A5">
            <w:pPr>
              <w:pStyle w:val="MojNormalny2"/>
              <w:ind w:firstLine="0"/>
              <w:jc w:val="center"/>
              <w:rPr>
                <w:ins w:id="1343" w:author="Kuba Fa" w:date="2023-03-20T11:19:00Z"/>
              </w:rPr>
              <w:pPrChange w:id="1344" w:author="Kuba Fa" w:date="2023-03-20T11:21:00Z">
                <w:pPr>
                  <w:pStyle w:val="MojNormalny2"/>
                  <w:ind w:firstLine="0"/>
                  <w:jc w:val="left"/>
                </w:pPr>
              </w:pPrChange>
            </w:pPr>
            <w:ins w:id="1345" w:author="Kuba Fa" w:date="2023-03-20T11:37:00Z">
              <w:r>
                <w:t>1-1</w:t>
              </w:r>
            </w:ins>
          </w:p>
        </w:tc>
        <w:tc>
          <w:tcPr>
            <w:tcW w:w="1985" w:type="dxa"/>
            <w:tcPrChange w:id="1346" w:author="Kuba Fa" w:date="2023-03-20T13:02:00Z">
              <w:tcPr>
                <w:tcW w:w="1701" w:type="dxa"/>
              </w:tcPr>
            </w:tcPrChange>
          </w:tcPr>
          <w:p w14:paraId="218A06D0" w14:textId="30C19C5F" w:rsidR="00DA532A" w:rsidRDefault="00841256">
            <w:pPr>
              <w:pStyle w:val="MojNormalny2"/>
              <w:ind w:firstLine="0"/>
              <w:jc w:val="center"/>
              <w:rPr>
                <w:ins w:id="1347" w:author="Kuba Fa" w:date="2023-03-20T11:19:00Z"/>
              </w:rPr>
              <w:pPrChange w:id="1348" w:author="Kuba Fa" w:date="2023-03-20T11:21:00Z">
                <w:pPr>
                  <w:pStyle w:val="MojNormalny2"/>
                  <w:ind w:firstLine="0"/>
                  <w:jc w:val="left"/>
                </w:pPr>
              </w:pPrChange>
            </w:pPr>
            <w:ins w:id="1349" w:author="Kuba Fa" w:date="2023-03-20T13:09:00Z">
              <w:r>
                <w:t>1</w:t>
              </w:r>
            </w:ins>
            <w:ins w:id="1350" w:author="Kuba Fa" w:date="2023-03-20T13:54:00Z">
              <w:r w:rsidR="004D4D27">
                <w:t xml:space="preserve"> / 1-0</w:t>
              </w:r>
            </w:ins>
          </w:p>
        </w:tc>
        <w:tc>
          <w:tcPr>
            <w:tcW w:w="1158" w:type="dxa"/>
            <w:tcPrChange w:id="1351" w:author="Kuba Fa" w:date="2023-03-20T13:02:00Z">
              <w:tcPr>
                <w:tcW w:w="1442" w:type="dxa"/>
              </w:tcPr>
            </w:tcPrChange>
          </w:tcPr>
          <w:p w14:paraId="47341175" w14:textId="638A4014" w:rsidR="00DA532A" w:rsidRDefault="003B1D21">
            <w:pPr>
              <w:pStyle w:val="MojNormalny2"/>
              <w:ind w:firstLine="0"/>
              <w:jc w:val="center"/>
              <w:rPr>
                <w:ins w:id="1352" w:author="Kuba Fa" w:date="2023-03-20T11:19:00Z"/>
              </w:rPr>
              <w:pPrChange w:id="1353" w:author="Kuba Fa" w:date="2023-03-20T11:21:00Z">
                <w:pPr>
                  <w:pStyle w:val="MojNormalny2"/>
                  <w:ind w:firstLine="0"/>
                  <w:jc w:val="left"/>
                </w:pPr>
              </w:pPrChange>
            </w:pPr>
            <w:ins w:id="1354" w:author="Kuba Fa" w:date="2023-03-20T12:03:00Z">
              <w:r>
                <w:t>1-0</w:t>
              </w:r>
            </w:ins>
          </w:p>
        </w:tc>
        <w:tc>
          <w:tcPr>
            <w:tcW w:w="1813" w:type="dxa"/>
            <w:tcPrChange w:id="1355" w:author="Kuba Fa" w:date="2023-03-20T13:02:00Z">
              <w:tcPr>
                <w:tcW w:w="1813" w:type="dxa"/>
              </w:tcPr>
            </w:tcPrChange>
          </w:tcPr>
          <w:p w14:paraId="338EA2AD" w14:textId="746FDD25" w:rsidR="00DA532A" w:rsidRPr="0096152C" w:rsidRDefault="007B2D5A">
            <w:pPr>
              <w:pStyle w:val="MojNormalny2"/>
              <w:ind w:firstLine="0"/>
              <w:jc w:val="center"/>
              <w:rPr>
                <w:ins w:id="1356" w:author="Kuba Fa" w:date="2023-03-20T11:19:00Z"/>
                <w:b/>
                <w:bCs/>
                <w:u w:val="single"/>
                <w:rPrChange w:id="1357" w:author="Kuba Fa" w:date="2023-03-20T14:17:00Z">
                  <w:rPr>
                    <w:ins w:id="1358" w:author="Kuba Fa" w:date="2023-03-20T11:19:00Z"/>
                  </w:rPr>
                </w:rPrChange>
              </w:rPr>
              <w:pPrChange w:id="1359" w:author="Kuba Fa" w:date="2023-03-20T11:21:00Z">
                <w:pPr>
                  <w:pStyle w:val="MojNormalny2"/>
                  <w:ind w:firstLine="0"/>
                  <w:jc w:val="left"/>
                </w:pPr>
              </w:pPrChange>
            </w:pPr>
            <w:ins w:id="1360" w:author="Kuba Fa" w:date="2023-03-20T12:26:00Z">
              <w:r w:rsidRPr="0096152C">
                <w:rPr>
                  <w:b/>
                  <w:bCs/>
                  <w:color w:val="70AD47" w:themeColor="accent6"/>
                  <w:u w:val="single"/>
                  <w:rPrChange w:id="1361" w:author="Kuba Fa" w:date="2023-03-20T14:17:00Z">
                    <w:rPr/>
                  </w:rPrChange>
                </w:rPr>
                <w:t>1-1</w:t>
              </w:r>
            </w:ins>
          </w:p>
        </w:tc>
      </w:tr>
      <w:tr w:rsidR="000C0097" w14:paraId="712E8C08" w14:textId="77777777" w:rsidTr="0025261A">
        <w:trPr>
          <w:ins w:id="1362" w:author="Kuba Fa" w:date="2023-03-20T11:19:00Z"/>
        </w:trPr>
        <w:tc>
          <w:tcPr>
            <w:tcW w:w="2689" w:type="dxa"/>
            <w:tcPrChange w:id="1363" w:author="Kuba Fa" w:date="2023-03-20T13:02:00Z">
              <w:tcPr>
                <w:tcW w:w="2689" w:type="dxa"/>
              </w:tcPr>
            </w:tcPrChange>
          </w:tcPr>
          <w:p w14:paraId="5E35C8C2" w14:textId="3260C688" w:rsidR="00DA532A" w:rsidRDefault="006056A5">
            <w:pPr>
              <w:pStyle w:val="MojNormalny2"/>
              <w:ind w:firstLine="0"/>
              <w:jc w:val="center"/>
              <w:rPr>
                <w:ins w:id="1364" w:author="Kuba Fa" w:date="2023-03-20T11:19:00Z"/>
              </w:rPr>
              <w:pPrChange w:id="1365" w:author="Kuba Fa" w:date="2023-03-20T11:21:00Z">
                <w:pPr>
                  <w:pStyle w:val="MojNormalny2"/>
                  <w:ind w:firstLine="0"/>
                  <w:jc w:val="left"/>
                </w:pPr>
              </w:pPrChange>
            </w:pPr>
            <w:ins w:id="1366" w:author="Kuba Fa" w:date="2023-03-20T11:37:00Z">
              <w:r>
                <w:t>Górnik – Legia</w:t>
              </w:r>
            </w:ins>
          </w:p>
        </w:tc>
        <w:tc>
          <w:tcPr>
            <w:tcW w:w="1417" w:type="dxa"/>
            <w:tcPrChange w:id="1367" w:author="Kuba Fa" w:date="2023-03-20T13:02:00Z">
              <w:tcPr>
                <w:tcW w:w="1417" w:type="dxa"/>
              </w:tcPr>
            </w:tcPrChange>
          </w:tcPr>
          <w:p w14:paraId="50639CA2" w14:textId="1AA4BAA5" w:rsidR="00DA532A" w:rsidRDefault="006056A5">
            <w:pPr>
              <w:pStyle w:val="MojNormalny2"/>
              <w:ind w:firstLine="0"/>
              <w:jc w:val="center"/>
              <w:rPr>
                <w:ins w:id="1368" w:author="Kuba Fa" w:date="2023-03-20T11:19:00Z"/>
              </w:rPr>
              <w:pPrChange w:id="1369" w:author="Kuba Fa" w:date="2023-03-20T11:21:00Z">
                <w:pPr>
                  <w:pStyle w:val="MojNormalny2"/>
                  <w:ind w:firstLine="0"/>
                  <w:jc w:val="left"/>
                </w:pPr>
              </w:pPrChange>
            </w:pPr>
            <w:ins w:id="1370" w:author="Kuba Fa" w:date="2023-03-20T11:37:00Z">
              <w:r>
                <w:t>0-1</w:t>
              </w:r>
            </w:ins>
          </w:p>
        </w:tc>
        <w:tc>
          <w:tcPr>
            <w:tcW w:w="1985" w:type="dxa"/>
            <w:tcPrChange w:id="1371" w:author="Kuba Fa" w:date="2023-03-20T13:02:00Z">
              <w:tcPr>
                <w:tcW w:w="1701" w:type="dxa"/>
              </w:tcPr>
            </w:tcPrChange>
          </w:tcPr>
          <w:p w14:paraId="187CE1C0" w14:textId="19BA2C96" w:rsidR="00DA532A" w:rsidRDefault="00841256">
            <w:pPr>
              <w:pStyle w:val="MojNormalny2"/>
              <w:ind w:firstLine="0"/>
              <w:jc w:val="center"/>
              <w:rPr>
                <w:ins w:id="1372" w:author="Kuba Fa" w:date="2023-03-20T11:19:00Z"/>
              </w:rPr>
              <w:pPrChange w:id="1373" w:author="Kuba Fa" w:date="2023-03-20T11:21:00Z">
                <w:pPr>
                  <w:pStyle w:val="MojNormalny2"/>
                  <w:ind w:firstLine="0"/>
                  <w:jc w:val="left"/>
                </w:pPr>
              </w:pPrChange>
            </w:pPr>
            <w:ins w:id="1374" w:author="Kuba Fa" w:date="2023-03-20T13:09:00Z">
              <w:r w:rsidRPr="0096152C">
                <w:rPr>
                  <w:u w:val="single"/>
                  <w:rPrChange w:id="1375" w:author="Kuba Fa" w:date="2023-03-20T14:17:00Z">
                    <w:rPr/>
                  </w:rPrChange>
                </w:rPr>
                <w:t>2</w:t>
              </w:r>
            </w:ins>
            <w:ins w:id="1376" w:author="Kuba Fa" w:date="2023-03-20T13:54:00Z">
              <w:r w:rsidR="004D4D27">
                <w:t xml:space="preserve"> / 1-1</w:t>
              </w:r>
            </w:ins>
          </w:p>
        </w:tc>
        <w:tc>
          <w:tcPr>
            <w:tcW w:w="1158" w:type="dxa"/>
            <w:tcPrChange w:id="1377" w:author="Kuba Fa" w:date="2023-03-20T13:02:00Z">
              <w:tcPr>
                <w:tcW w:w="1442" w:type="dxa"/>
              </w:tcPr>
            </w:tcPrChange>
          </w:tcPr>
          <w:p w14:paraId="09ED2FA3" w14:textId="7D330102" w:rsidR="00DA532A" w:rsidRPr="0096152C" w:rsidRDefault="003B1D21">
            <w:pPr>
              <w:pStyle w:val="MojNormalny2"/>
              <w:ind w:firstLine="0"/>
              <w:jc w:val="center"/>
              <w:rPr>
                <w:ins w:id="1378" w:author="Kuba Fa" w:date="2023-03-20T11:19:00Z"/>
                <w:u w:val="single"/>
                <w:rPrChange w:id="1379" w:author="Kuba Fa" w:date="2023-03-20T14:17:00Z">
                  <w:rPr>
                    <w:ins w:id="1380" w:author="Kuba Fa" w:date="2023-03-20T11:19:00Z"/>
                  </w:rPr>
                </w:rPrChange>
              </w:rPr>
              <w:pPrChange w:id="1381" w:author="Kuba Fa" w:date="2023-03-20T11:21:00Z">
                <w:pPr>
                  <w:pStyle w:val="MojNormalny2"/>
                  <w:ind w:firstLine="0"/>
                  <w:jc w:val="left"/>
                </w:pPr>
              </w:pPrChange>
            </w:pPr>
            <w:ins w:id="1382" w:author="Kuba Fa" w:date="2023-03-20T12:03:00Z">
              <w:r w:rsidRPr="0096152C">
                <w:rPr>
                  <w:u w:val="single"/>
                  <w:rPrChange w:id="1383" w:author="Kuba Fa" w:date="2023-03-20T14:17:00Z">
                    <w:rPr/>
                  </w:rPrChange>
                </w:rPr>
                <w:t>1-3</w:t>
              </w:r>
            </w:ins>
          </w:p>
        </w:tc>
        <w:tc>
          <w:tcPr>
            <w:tcW w:w="1813" w:type="dxa"/>
            <w:tcPrChange w:id="1384" w:author="Kuba Fa" w:date="2023-03-20T13:02:00Z">
              <w:tcPr>
                <w:tcW w:w="1813" w:type="dxa"/>
              </w:tcPr>
            </w:tcPrChange>
          </w:tcPr>
          <w:p w14:paraId="6B492C1F" w14:textId="5B326914" w:rsidR="00DA532A" w:rsidRPr="0096152C" w:rsidRDefault="00D77B6D">
            <w:pPr>
              <w:pStyle w:val="MojNormalny2"/>
              <w:ind w:firstLine="0"/>
              <w:jc w:val="center"/>
              <w:rPr>
                <w:ins w:id="1385" w:author="Kuba Fa" w:date="2023-03-20T11:19:00Z"/>
                <w:u w:val="single"/>
                <w:rPrChange w:id="1386" w:author="Kuba Fa" w:date="2023-03-20T14:17:00Z">
                  <w:rPr>
                    <w:ins w:id="1387" w:author="Kuba Fa" w:date="2023-03-20T11:19:00Z"/>
                  </w:rPr>
                </w:rPrChange>
              </w:rPr>
              <w:pPrChange w:id="1388" w:author="Kuba Fa" w:date="2023-03-20T11:21:00Z">
                <w:pPr>
                  <w:pStyle w:val="MojNormalny2"/>
                  <w:ind w:firstLine="0"/>
                  <w:jc w:val="left"/>
                </w:pPr>
              </w:pPrChange>
            </w:pPr>
            <w:ins w:id="1389" w:author="Kuba Fa" w:date="2023-03-20T12:26:00Z">
              <w:r w:rsidRPr="0096152C">
                <w:rPr>
                  <w:u w:val="single"/>
                  <w:rPrChange w:id="1390" w:author="Kuba Fa" w:date="2023-03-20T14:17:00Z">
                    <w:rPr/>
                  </w:rPrChange>
                </w:rPr>
                <w:t>0-2</w:t>
              </w:r>
            </w:ins>
          </w:p>
        </w:tc>
      </w:tr>
      <w:tr w:rsidR="000C0097" w14:paraId="213CEAF8" w14:textId="77777777" w:rsidTr="0025261A">
        <w:trPr>
          <w:ins w:id="1391" w:author="Kuba Fa" w:date="2023-03-20T11:19:00Z"/>
        </w:trPr>
        <w:tc>
          <w:tcPr>
            <w:tcW w:w="2689" w:type="dxa"/>
            <w:tcPrChange w:id="1392" w:author="Kuba Fa" w:date="2023-03-20T13:02:00Z">
              <w:tcPr>
                <w:tcW w:w="2689" w:type="dxa"/>
              </w:tcPr>
            </w:tcPrChange>
          </w:tcPr>
          <w:p w14:paraId="21BF08F7" w14:textId="14D882E9" w:rsidR="00DA532A" w:rsidRDefault="006056A5">
            <w:pPr>
              <w:pStyle w:val="MojNormalny2"/>
              <w:ind w:firstLine="0"/>
              <w:jc w:val="center"/>
              <w:rPr>
                <w:ins w:id="1393" w:author="Kuba Fa" w:date="2023-03-20T11:19:00Z"/>
              </w:rPr>
              <w:pPrChange w:id="1394" w:author="Kuba Fa" w:date="2023-03-20T11:21:00Z">
                <w:pPr>
                  <w:pStyle w:val="MojNormalny2"/>
                  <w:ind w:firstLine="0"/>
                  <w:jc w:val="left"/>
                </w:pPr>
              </w:pPrChange>
            </w:pPr>
            <w:ins w:id="1395" w:author="Kuba Fa" w:date="2023-03-20T11:37:00Z">
              <w:r>
                <w:t>Korona – Wisła</w:t>
              </w:r>
            </w:ins>
          </w:p>
        </w:tc>
        <w:tc>
          <w:tcPr>
            <w:tcW w:w="1417" w:type="dxa"/>
            <w:tcPrChange w:id="1396" w:author="Kuba Fa" w:date="2023-03-20T13:02:00Z">
              <w:tcPr>
                <w:tcW w:w="1417" w:type="dxa"/>
              </w:tcPr>
            </w:tcPrChange>
          </w:tcPr>
          <w:p w14:paraId="38C7C186" w14:textId="432593C6" w:rsidR="00DA532A" w:rsidRDefault="006056A5">
            <w:pPr>
              <w:pStyle w:val="MojNormalny2"/>
              <w:ind w:firstLine="0"/>
              <w:jc w:val="center"/>
              <w:rPr>
                <w:ins w:id="1397" w:author="Kuba Fa" w:date="2023-03-20T11:19:00Z"/>
              </w:rPr>
              <w:pPrChange w:id="1398" w:author="Kuba Fa" w:date="2023-03-20T11:21:00Z">
                <w:pPr>
                  <w:pStyle w:val="MojNormalny2"/>
                  <w:ind w:firstLine="0"/>
                  <w:jc w:val="left"/>
                </w:pPr>
              </w:pPrChange>
            </w:pPr>
            <w:ins w:id="1399" w:author="Kuba Fa" w:date="2023-03-20T11:37:00Z">
              <w:r>
                <w:t>1-0</w:t>
              </w:r>
            </w:ins>
          </w:p>
        </w:tc>
        <w:tc>
          <w:tcPr>
            <w:tcW w:w="1985" w:type="dxa"/>
            <w:tcPrChange w:id="1400" w:author="Kuba Fa" w:date="2023-03-20T13:02:00Z">
              <w:tcPr>
                <w:tcW w:w="1701" w:type="dxa"/>
              </w:tcPr>
            </w:tcPrChange>
          </w:tcPr>
          <w:p w14:paraId="62580AB1" w14:textId="77073D43" w:rsidR="00DA532A" w:rsidRDefault="00841256">
            <w:pPr>
              <w:pStyle w:val="MojNormalny2"/>
              <w:ind w:firstLine="0"/>
              <w:jc w:val="center"/>
              <w:rPr>
                <w:ins w:id="1401" w:author="Kuba Fa" w:date="2023-03-20T11:19:00Z"/>
              </w:rPr>
              <w:pPrChange w:id="1402" w:author="Kuba Fa" w:date="2023-03-20T11:21:00Z">
                <w:pPr>
                  <w:pStyle w:val="MojNormalny2"/>
                  <w:ind w:firstLine="0"/>
                  <w:jc w:val="left"/>
                </w:pPr>
              </w:pPrChange>
            </w:pPr>
            <w:ins w:id="1403" w:author="Kuba Fa" w:date="2023-03-20T13:09:00Z">
              <w:r w:rsidRPr="0096152C">
                <w:rPr>
                  <w:u w:val="single"/>
                  <w:rPrChange w:id="1404" w:author="Kuba Fa" w:date="2023-03-20T14:18:00Z">
                    <w:rPr/>
                  </w:rPrChange>
                </w:rPr>
                <w:t>1</w:t>
              </w:r>
            </w:ins>
            <w:ins w:id="1405" w:author="Kuba Fa" w:date="2023-03-20T13:55:00Z">
              <w:r w:rsidR="004D4D27">
                <w:t xml:space="preserve"> / 1-1</w:t>
              </w:r>
            </w:ins>
          </w:p>
        </w:tc>
        <w:tc>
          <w:tcPr>
            <w:tcW w:w="1158" w:type="dxa"/>
            <w:tcPrChange w:id="1406" w:author="Kuba Fa" w:date="2023-03-20T13:02:00Z">
              <w:tcPr>
                <w:tcW w:w="1442" w:type="dxa"/>
              </w:tcPr>
            </w:tcPrChange>
          </w:tcPr>
          <w:p w14:paraId="669F2069" w14:textId="1B3D26D5" w:rsidR="00DA532A" w:rsidRPr="0096152C" w:rsidRDefault="003B1D21">
            <w:pPr>
              <w:pStyle w:val="MojNormalny2"/>
              <w:ind w:firstLine="0"/>
              <w:jc w:val="center"/>
              <w:rPr>
                <w:ins w:id="1407" w:author="Kuba Fa" w:date="2023-03-20T11:19:00Z"/>
                <w:b/>
                <w:bCs/>
                <w:u w:val="single"/>
                <w:rPrChange w:id="1408" w:author="Kuba Fa" w:date="2023-03-20T14:18:00Z">
                  <w:rPr>
                    <w:ins w:id="1409" w:author="Kuba Fa" w:date="2023-03-20T11:19:00Z"/>
                  </w:rPr>
                </w:rPrChange>
              </w:rPr>
              <w:pPrChange w:id="1410" w:author="Kuba Fa" w:date="2023-03-20T11:21:00Z">
                <w:pPr>
                  <w:pStyle w:val="MojNormalny2"/>
                  <w:ind w:firstLine="0"/>
                  <w:jc w:val="left"/>
                </w:pPr>
              </w:pPrChange>
            </w:pPr>
            <w:ins w:id="1411" w:author="Kuba Fa" w:date="2023-03-20T12:03:00Z">
              <w:r w:rsidRPr="0096152C">
                <w:rPr>
                  <w:b/>
                  <w:bCs/>
                  <w:u w:val="single"/>
                  <w:rPrChange w:id="1412" w:author="Kuba Fa" w:date="2023-03-20T14:18:00Z">
                    <w:rPr/>
                  </w:rPrChange>
                </w:rPr>
                <w:t>2-1</w:t>
              </w:r>
            </w:ins>
          </w:p>
        </w:tc>
        <w:tc>
          <w:tcPr>
            <w:tcW w:w="1813" w:type="dxa"/>
            <w:tcPrChange w:id="1413" w:author="Kuba Fa" w:date="2023-03-20T13:02:00Z">
              <w:tcPr>
                <w:tcW w:w="1813" w:type="dxa"/>
              </w:tcPr>
            </w:tcPrChange>
          </w:tcPr>
          <w:p w14:paraId="01AB3C82" w14:textId="1AC2CD2C" w:rsidR="00DA532A" w:rsidRPr="0096152C" w:rsidRDefault="00D77B6D">
            <w:pPr>
              <w:pStyle w:val="MojNormalny2"/>
              <w:ind w:firstLine="0"/>
              <w:jc w:val="center"/>
              <w:rPr>
                <w:ins w:id="1414" w:author="Kuba Fa" w:date="2023-03-20T11:19:00Z"/>
                <w:b/>
                <w:bCs/>
                <w:u w:val="single"/>
                <w:rPrChange w:id="1415" w:author="Kuba Fa" w:date="2023-03-20T14:18:00Z">
                  <w:rPr>
                    <w:ins w:id="1416" w:author="Kuba Fa" w:date="2023-03-20T11:19:00Z"/>
                  </w:rPr>
                </w:rPrChange>
              </w:rPr>
              <w:pPrChange w:id="1417" w:author="Kuba Fa" w:date="2023-03-20T11:21:00Z">
                <w:pPr>
                  <w:pStyle w:val="MojNormalny2"/>
                  <w:ind w:firstLine="0"/>
                  <w:jc w:val="left"/>
                </w:pPr>
              </w:pPrChange>
            </w:pPr>
            <w:ins w:id="1418" w:author="Kuba Fa" w:date="2023-03-20T12:26:00Z">
              <w:r w:rsidRPr="0096152C">
                <w:rPr>
                  <w:b/>
                  <w:bCs/>
                  <w:u w:val="single"/>
                  <w:rPrChange w:id="1419" w:author="Kuba Fa" w:date="2023-03-20T14:18:00Z">
                    <w:rPr/>
                  </w:rPrChange>
                </w:rPr>
                <w:t>2-1</w:t>
              </w:r>
            </w:ins>
          </w:p>
        </w:tc>
      </w:tr>
      <w:tr w:rsidR="000C0097" w14:paraId="21DA752C" w14:textId="77777777" w:rsidTr="0025261A">
        <w:trPr>
          <w:ins w:id="1420" w:author="Kuba Fa" w:date="2023-03-20T11:19:00Z"/>
        </w:trPr>
        <w:tc>
          <w:tcPr>
            <w:tcW w:w="2689" w:type="dxa"/>
            <w:tcPrChange w:id="1421" w:author="Kuba Fa" w:date="2023-03-20T13:02:00Z">
              <w:tcPr>
                <w:tcW w:w="2689" w:type="dxa"/>
              </w:tcPr>
            </w:tcPrChange>
          </w:tcPr>
          <w:p w14:paraId="390EF839" w14:textId="4F5F9079" w:rsidR="00DA532A" w:rsidRDefault="006056A5">
            <w:pPr>
              <w:pStyle w:val="MojNormalny2"/>
              <w:ind w:firstLine="0"/>
              <w:jc w:val="center"/>
              <w:rPr>
                <w:ins w:id="1422" w:author="Kuba Fa" w:date="2023-03-20T11:19:00Z"/>
              </w:rPr>
              <w:pPrChange w:id="1423" w:author="Kuba Fa" w:date="2023-03-20T11:21:00Z">
                <w:pPr>
                  <w:pStyle w:val="MojNormalny2"/>
                  <w:ind w:firstLine="0"/>
                  <w:jc w:val="left"/>
                </w:pPr>
              </w:pPrChange>
            </w:pPr>
            <w:ins w:id="1424" w:author="Kuba Fa" w:date="2023-03-20T11:43:00Z">
              <w:r>
                <w:t>Lech – Lechia</w:t>
              </w:r>
            </w:ins>
          </w:p>
        </w:tc>
        <w:tc>
          <w:tcPr>
            <w:tcW w:w="1417" w:type="dxa"/>
            <w:tcPrChange w:id="1425" w:author="Kuba Fa" w:date="2023-03-20T13:02:00Z">
              <w:tcPr>
                <w:tcW w:w="1417" w:type="dxa"/>
              </w:tcPr>
            </w:tcPrChange>
          </w:tcPr>
          <w:p w14:paraId="0E55822B" w14:textId="5F42D48E" w:rsidR="00DA532A" w:rsidRDefault="006056A5">
            <w:pPr>
              <w:pStyle w:val="MojNormalny2"/>
              <w:ind w:firstLine="0"/>
              <w:jc w:val="center"/>
              <w:rPr>
                <w:ins w:id="1426" w:author="Kuba Fa" w:date="2023-03-20T11:19:00Z"/>
              </w:rPr>
              <w:pPrChange w:id="1427" w:author="Kuba Fa" w:date="2023-03-20T11:21:00Z">
                <w:pPr>
                  <w:pStyle w:val="MojNormalny2"/>
                  <w:ind w:firstLine="0"/>
                  <w:jc w:val="left"/>
                </w:pPr>
              </w:pPrChange>
            </w:pPr>
            <w:ins w:id="1428" w:author="Kuba Fa" w:date="2023-03-20T11:43:00Z">
              <w:r>
                <w:t>5-0</w:t>
              </w:r>
            </w:ins>
          </w:p>
        </w:tc>
        <w:tc>
          <w:tcPr>
            <w:tcW w:w="1985" w:type="dxa"/>
            <w:tcPrChange w:id="1429" w:author="Kuba Fa" w:date="2023-03-20T13:02:00Z">
              <w:tcPr>
                <w:tcW w:w="1701" w:type="dxa"/>
              </w:tcPr>
            </w:tcPrChange>
          </w:tcPr>
          <w:p w14:paraId="016F6ED6" w14:textId="1E27DB50" w:rsidR="00DA532A" w:rsidRPr="0096152C" w:rsidRDefault="00841256">
            <w:pPr>
              <w:pStyle w:val="MojNormalny2"/>
              <w:ind w:firstLine="0"/>
              <w:jc w:val="center"/>
              <w:rPr>
                <w:ins w:id="1430" w:author="Kuba Fa" w:date="2023-03-20T11:19:00Z"/>
                <w:b/>
                <w:bCs/>
                <w:u w:val="single"/>
                <w:rPrChange w:id="1431" w:author="Kuba Fa" w:date="2023-03-20T14:18:00Z">
                  <w:rPr>
                    <w:ins w:id="1432" w:author="Kuba Fa" w:date="2023-03-20T11:19:00Z"/>
                  </w:rPr>
                </w:rPrChange>
              </w:rPr>
              <w:pPrChange w:id="1433" w:author="Kuba Fa" w:date="2023-03-20T11:21:00Z">
                <w:pPr>
                  <w:pStyle w:val="MojNormalny2"/>
                  <w:ind w:firstLine="0"/>
                  <w:jc w:val="left"/>
                </w:pPr>
              </w:pPrChange>
            </w:pPr>
            <w:ins w:id="1434" w:author="Kuba Fa" w:date="2023-03-20T13:09:00Z">
              <w:r w:rsidRPr="0096152C">
                <w:rPr>
                  <w:b/>
                  <w:bCs/>
                  <w:u w:val="single"/>
                  <w:rPrChange w:id="1435" w:author="Kuba Fa" w:date="2023-03-20T14:18:00Z">
                    <w:rPr/>
                  </w:rPrChange>
                </w:rPr>
                <w:t>1</w:t>
              </w:r>
            </w:ins>
            <w:ins w:id="1436" w:author="Kuba Fa" w:date="2023-03-20T13:55:00Z">
              <w:r w:rsidR="004D4D27" w:rsidRPr="0096152C">
                <w:rPr>
                  <w:b/>
                  <w:bCs/>
                  <w:u w:val="single"/>
                  <w:rPrChange w:id="1437" w:author="Kuba Fa" w:date="2023-03-20T14:18:00Z">
                    <w:rPr/>
                  </w:rPrChange>
                </w:rPr>
                <w:t xml:space="preserve"> / 2-0</w:t>
              </w:r>
            </w:ins>
          </w:p>
        </w:tc>
        <w:tc>
          <w:tcPr>
            <w:tcW w:w="1158" w:type="dxa"/>
            <w:tcPrChange w:id="1438" w:author="Kuba Fa" w:date="2023-03-20T13:02:00Z">
              <w:tcPr>
                <w:tcW w:w="1442" w:type="dxa"/>
              </w:tcPr>
            </w:tcPrChange>
          </w:tcPr>
          <w:p w14:paraId="2AFBB899" w14:textId="40B96995" w:rsidR="00DA532A" w:rsidRPr="0096152C" w:rsidRDefault="003B1D21">
            <w:pPr>
              <w:pStyle w:val="MojNormalny2"/>
              <w:ind w:firstLine="0"/>
              <w:jc w:val="center"/>
              <w:rPr>
                <w:ins w:id="1439" w:author="Kuba Fa" w:date="2023-03-20T11:19:00Z"/>
                <w:b/>
                <w:bCs/>
                <w:u w:val="single"/>
                <w:rPrChange w:id="1440" w:author="Kuba Fa" w:date="2023-03-20T14:18:00Z">
                  <w:rPr>
                    <w:ins w:id="1441" w:author="Kuba Fa" w:date="2023-03-20T11:19:00Z"/>
                  </w:rPr>
                </w:rPrChange>
              </w:rPr>
              <w:pPrChange w:id="1442" w:author="Kuba Fa" w:date="2023-03-20T11:21:00Z">
                <w:pPr>
                  <w:pStyle w:val="MojNormalny2"/>
                  <w:ind w:firstLine="0"/>
                  <w:jc w:val="left"/>
                </w:pPr>
              </w:pPrChange>
            </w:pPr>
            <w:ins w:id="1443" w:author="Kuba Fa" w:date="2023-03-20T12:03:00Z">
              <w:r w:rsidRPr="0096152C">
                <w:rPr>
                  <w:b/>
                  <w:bCs/>
                  <w:u w:val="single"/>
                  <w:rPrChange w:id="1444" w:author="Kuba Fa" w:date="2023-03-20T14:18:00Z">
                    <w:rPr/>
                  </w:rPrChange>
                </w:rPr>
                <w:t>1-0</w:t>
              </w:r>
            </w:ins>
          </w:p>
        </w:tc>
        <w:tc>
          <w:tcPr>
            <w:tcW w:w="1813" w:type="dxa"/>
            <w:tcPrChange w:id="1445" w:author="Kuba Fa" w:date="2023-03-20T13:02:00Z">
              <w:tcPr>
                <w:tcW w:w="1813" w:type="dxa"/>
              </w:tcPr>
            </w:tcPrChange>
          </w:tcPr>
          <w:p w14:paraId="15E5898C" w14:textId="091EBEEA" w:rsidR="00DA532A" w:rsidRPr="0096152C" w:rsidRDefault="00D77B6D">
            <w:pPr>
              <w:pStyle w:val="MojNormalny2"/>
              <w:ind w:firstLine="0"/>
              <w:jc w:val="center"/>
              <w:rPr>
                <w:ins w:id="1446" w:author="Kuba Fa" w:date="2023-03-20T11:19:00Z"/>
                <w:b/>
                <w:bCs/>
                <w:u w:val="single"/>
                <w:rPrChange w:id="1447" w:author="Kuba Fa" w:date="2023-03-20T14:18:00Z">
                  <w:rPr>
                    <w:ins w:id="1448" w:author="Kuba Fa" w:date="2023-03-20T11:19:00Z"/>
                  </w:rPr>
                </w:rPrChange>
              </w:rPr>
              <w:pPrChange w:id="1449" w:author="Kuba Fa" w:date="2023-03-20T11:21:00Z">
                <w:pPr>
                  <w:pStyle w:val="MojNormalny2"/>
                  <w:ind w:firstLine="0"/>
                  <w:jc w:val="left"/>
                </w:pPr>
              </w:pPrChange>
            </w:pPr>
            <w:ins w:id="1450" w:author="Kuba Fa" w:date="2023-03-20T12:25:00Z">
              <w:r w:rsidRPr="0096152C">
                <w:rPr>
                  <w:b/>
                  <w:bCs/>
                  <w:u w:val="single"/>
                  <w:rPrChange w:id="1451" w:author="Kuba Fa" w:date="2023-03-20T14:18:00Z">
                    <w:rPr/>
                  </w:rPrChange>
                </w:rPr>
                <w:t>2-0</w:t>
              </w:r>
            </w:ins>
          </w:p>
        </w:tc>
      </w:tr>
      <w:tr w:rsidR="000C0097" w14:paraId="4DEF3B42" w14:textId="77777777" w:rsidTr="0025261A">
        <w:trPr>
          <w:ins w:id="1452" w:author="Kuba Fa" w:date="2023-03-20T11:19:00Z"/>
        </w:trPr>
        <w:tc>
          <w:tcPr>
            <w:tcW w:w="2689" w:type="dxa"/>
            <w:tcPrChange w:id="1453" w:author="Kuba Fa" w:date="2023-03-20T13:02:00Z">
              <w:tcPr>
                <w:tcW w:w="2689" w:type="dxa"/>
              </w:tcPr>
            </w:tcPrChange>
          </w:tcPr>
          <w:p w14:paraId="54CDE8BF" w14:textId="3298A0DF" w:rsidR="00DA532A" w:rsidRDefault="006056A5">
            <w:pPr>
              <w:pStyle w:val="MojNormalny2"/>
              <w:ind w:firstLine="0"/>
              <w:jc w:val="center"/>
              <w:rPr>
                <w:ins w:id="1454" w:author="Kuba Fa" w:date="2023-03-20T11:19:00Z"/>
              </w:rPr>
              <w:pPrChange w:id="1455" w:author="Kuba Fa" w:date="2023-03-20T11:21:00Z">
                <w:pPr>
                  <w:pStyle w:val="MojNormalny2"/>
                  <w:ind w:firstLine="0"/>
                  <w:jc w:val="left"/>
                </w:pPr>
              </w:pPrChange>
            </w:pPr>
            <w:ins w:id="1456" w:author="Kuba Fa" w:date="2023-03-20T11:43:00Z">
              <w:r>
                <w:t>Miedź – Jagiellonia</w:t>
              </w:r>
            </w:ins>
          </w:p>
        </w:tc>
        <w:tc>
          <w:tcPr>
            <w:tcW w:w="1417" w:type="dxa"/>
            <w:tcPrChange w:id="1457" w:author="Kuba Fa" w:date="2023-03-20T13:02:00Z">
              <w:tcPr>
                <w:tcW w:w="1417" w:type="dxa"/>
              </w:tcPr>
            </w:tcPrChange>
          </w:tcPr>
          <w:p w14:paraId="7A66BBB7" w14:textId="1E830DF8" w:rsidR="00DA532A" w:rsidRDefault="006056A5">
            <w:pPr>
              <w:pStyle w:val="MojNormalny2"/>
              <w:ind w:firstLine="0"/>
              <w:jc w:val="center"/>
              <w:rPr>
                <w:ins w:id="1458" w:author="Kuba Fa" w:date="2023-03-20T11:19:00Z"/>
              </w:rPr>
              <w:pPrChange w:id="1459" w:author="Kuba Fa" w:date="2023-03-20T11:21:00Z">
                <w:pPr>
                  <w:pStyle w:val="MojNormalny2"/>
                  <w:ind w:firstLine="0"/>
                  <w:jc w:val="left"/>
                </w:pPr>
              </w:pPrChange>
            </w:pPr>
            <w:ins w:id="1460" w:author="Kuba Fa" w:date="2023-03-20T11:43:00Z">
              <w:r>
                <w:t>1-1</w:t>
              </w:r>
            </w:ins>
          </w:p>
        </w:tc>
        <w:tc>
          <w:tcPr>
            <w:tcW w:w="1985" w:type="dxa"/>
            <w:tcPrChange w:id="1461" w:author="Kuba Fa" w:date="2023-03-20T13:02:00Z">
              <w:tcPr>
                <w:tcW w:w="1701" w:type="dxa"/>
              </w:tcPr>
            </w:tcPrChange>
          </w:tcPr>
          <w:p w14:paraId="523C5936" w14:textId="3FBCB286" w:rsidR="00DA532A" w:rsidRDefault="00841256">
            <w:pPr>
              <w:pStyle w:val="MojNormalny2"/>
              <w:ind w:firstLine="0"/>
              <w:jc w:val="center"/>
              <w:rPr>
                <w:ins w:id="1462" w:author="Kuba Fa" w:date="2023-03-20T11:19:00Z"/>
              </w:rPr>
              <w:pPrChange w:id="1463" w:author="Kuba Fa" w:date="2023-03-20T11:21:00Z">
                <w:pPr>
                  <w:pStyle w:val="MojNormalny2"/>
                  <w:ind w:firstLine="0"/>
                  <w:jc w:val="left"/>
                </w:pPr>
              </w:pPrChange>
            </w:pPr>
            <w:ins w:id="1464" w:author="Kuba Fa" w:date="2023-03-20T13:09:00Z">
              <w:r>
                <w:t>1</w:t>
              </w:r>
            </w:ins>
            <w:ins w:id="1465" w:author="Kuba Fa" w:date="2023-03-20T13:55:00Z">
              <w:r w:rsidR="004D4D27">
                <w:t xml:space="preserve"> / </w:t>
              </w:r>
              <w:r w:rsidR="004D4D27" w:rsidRPr="0096152C">
                <w:rPr>
                  <w:b/>
                  <w:bCs/>
                  <w:color w:val="70AD47" w:themeColor="accent6"/>
                  <w:u w:val="single"/>
                  <w:rPrChange w:id="1466" w:author="Kuba Fa" w:date="2023-03-20T14:20:00Z">
                    <w:rPr/>
                  </w:rPrChange>
                </w:rPr>
                <w:t>1-1</w:t>
              </w:r>
            </w:ins>
          </w:p>
        </w:tc>
        <w:tc>
          <w:tcPr>
            <w:tcW w:w="1158" w:type="dxa"/>
            <w:tcPrChange w:id="1467" w:author="Kuba Fa" w:date="2023-03-20T13:02:00Z">
              <w:tcPr>
                <w:tcW w:w="1442" w:type="dxa"/>
              </w:tcPr>
            </w:tcPrChange>
          </w:tcPr>
          <w:p w14:paraId="70373EA9" w14:textId="02135A00" w:rsidR="00DA532A" w:rsidRDefault="003B1D21">
            <w:pPr>
              <w:pStyle w:val="MojNormalny2"/>
              <w:ind w:firstLine="0"/>
              <w:jc w:val="center"/>
              <w:rPr>
                <w:ins w:id="1468" w:author="Kuba Fa" w:date="2023-03-20T11:19:00Z"/>
              </w:rPr>
              <w:pPrChange w:id="1469" w:author="Kuba Fa" w:date="2023-03-20T11:21:00Z">
                <w:pPr>
                  <w:pStyle w:val="MojNormalny2"/>
                  <w:ind w:firstLine="0"/>
                  <w:jc w:val="left"/>
                </w:pPr>
              </w:pPrChange>
            </w:pPr>
            <w:ins w:id="1470" w:author="Kuba Fa" w:date="2023-03-20T12:03:00Z">
              <w:r>
                <w:t>1-0</w:t>
              </w:r>
            </w:ins>
          </w:p>
        </w:tc>
        <w:tc>
          <w:tcPr>
            <w:tcW w:w="1813" w:type="dxa"/>
            <w:tcPrChange w:id="1471" w:author="Kuba Fa" w:date="2023-03-20T13:02:00Z">
              <w:tcPr>
                <w:tcW w:w="1813" w:type="dxa"/>
              </w:tcPr>
            </w:tcPrChange>
          </w:tcPr>
          <w:p w14:paraId="126BD5A1" w14:textId="792EF89A" w:rsidR="00DA532A" w:rsidRPr="0096152C" w:rsidRDefault="00D77B6D">
            <w:pPr>
              <w:pStyle w:val="MojNormalny2"/>
              <w:tabs>
                <w:tab w:val="left" w:pos="338"/>
              </w:tabs>
              <w:ind w:firstLine="0"/>
              <w:jc w:val="center"/>
              <w:rPr>
                <w:ins w:id="1472" w:author="Kuba Fa" w:date="2023-03-20T11:19:00Z"/>
                <w:b/>
                <w:bCs/>
                <w:u w:val="single"/>
                <w:rPrChange w:id="1473" w:author="Kuba Fa" w:date="2023-03-20T14:19:00Z">
                  <w:rPr>
                    <w:ins w:id="1474" w:author="Kuba Fa" w:date="2023-03-20T11:19:00Z"/>
                  </w:rPr>
                </w:rPrChange>
              </w:rPr>
              <w:pPrChange w:id="1475" w:author="Kuba Fa" w:date="2023-03-20T12:23:00Z">
                <w:pPr>
                  <w:pStyle w:val="MojNormalny2"/>
                  <w:ind w:firstLine="0"/>
                  <w:jc w:val="left"/>
                </w:pPr>
              </w:pPrChange>
            </w:pPr>
            <w:ins w:id="1476" w:author="Kuba Fa" w:date="2023-03-20T12:23:00Z">
              <w:r w:rsidRPr="0096152C">
                <w:rPr>
                  <w:b/>
                  <w:bCs/>
                  <w:color w:val="70AD47" w:themeColor="accent6"/>
                  <w:u w:val="single"/>
                  <w:rPrChange w:id="1477" w:author="Kuba Fa" w:date="2023-03-20T14:19:00Z">
                    <w:rPr/>
                  </w:rPrChange>
                </w:rPr>
                <w:t>1-1</w:t>
              </w:r>
            </w:ins>
          </w:p>
        </w:tc>
      </w:tr>
      <w:tr w:rsidR="000C0097" w14:paraId="61A6419E" w14:textId="77777777" w:rsidTr="0025261A">
        <w:trPr>
          <w:ins w:id="1478" w:author="Kuba Fa" w:date="2023-03-20T11:19:00Z"/>
        </w:trPr>
        <w:tc>
          <w:tcPr>
            <w:tcW w:w="2689" w:type="dxa"/>
            <w:tcPrChange w:id="1479" w:author="Kuba Fa" w:date="2023-03-20T13:02:00Z">
              <w:tcPr>
                <w:tcW w:w="2689" w:type="dxa"/>
              </w:tcPr>
            </w:tcPrChange>
          </w:tcPr>
          <w:p w14:paraId="6DC12E89" w14:textId="3F69846B" w:rsidR="00DA532A" w:rsidRDefault="006056A5">
            <w:pPr>
              <w:pStyle w:val="MojNormalny2"/>
              <w:ind w:firstLine="0"/>
              <w:jc w:val="center"/>
              <w:rPr>
                <w:ins w:id="1480" w:author="Kuba Fa" w:date="2023-03-20T11:19:00Z"/>
              </w:rPr>
              <w:pPrChange w:id="1481" w:author="Kuba Fa" w:date="2023-03-20T11:21:00Z">
                <w:pPr>
                  <w:pStyle w:val="MojNormalny2"/>
                  <w:ind w:firstLine="0"/>
                  <w:jc w:val="left"/>
                </w:pPr>
              </w:pPrChange>
            </w:pPr>
            <w:ins w:id="1482" w:author="Kuba Fa" w:date="2023-03-20T11:43:00Z">
              <w:r>
                <w:t>Pogoń – Raków</w:t>
              </w:r>
            </w:ins>
          </w:p>
        </w:tc>
        <w:tc>
          <w:tcPr>
            <w:tcW w:w="1417" w:type="dxa"/>
            <w:tcPrChange w:id="1483" w:author="Kuba Fa" w:date="2023-03-20T13:02:00Z">
              <w:tcPr>
                <w:tcW w:w="1417" w:type="dxa"/>
              </w:tcPr>
            </w:tcPrChange>
          </w:tcPr>
          <w:p w14:paraId="27233CA0" w14:textId="68B2EA7B" w:rsidR="00DA532A" w:rsidRDefault="006056A5">
            <w:pPr>
              <w:pStyle w:val="MojNormalny2"/>
              <w:ind w:firstLine="0"/>
              <w:jc w:val="center"/>
              <w:rPr>
                <w:ins w:id="1484" w:author="Kuba Fa" w:date="2023-03-20T11:19:00Z"/>
              </w:rPr>
              <w:pPrChange w:id="1485" w:author="Kuba Fa" w:date="2023-03-20T11:21:00Z">
                <w:pPr>
                  <w:pStyle w:val="MojNormalny2"/>
                  <w:ind w:firstLine="0"/>
                  <w:jc w:val="left"/>
                </w:pPr>
              </w:pPrChange>
            </w:pPr>
            <w:ins w:id="1486" w:author="Kuba Fa" w:date="2023-03-20T11:43:00Z">
              <w:r>
                <w:t>0-2</w:t>
              </w:r>
            </w:ins>
          </w:p>
        </w:tc>
        <w:tc>
          <w:tcPr>
            <w:tcW w:w="1985" w:type="dxa"/>
            <w:tcPrChange w:id="1487" w:author="Kuba Fa" w:date="2023-03-20T13:02:00Z">
              <w:tcPr>
                <w:tcW w:w="1701" w:type="dxa"/>
              </w:tcPr>
            </w:tcPrChange>
          </w:tcPr>
          <w:p w14:paraId="0DD98D89" w14:textId="09668716" w:rsidR="00DA532A" w:rsidRDefault="00841256">
            <w:pPr>
              <w:pStyle w:val="MojNormalny2"/>
              <w:ind w:firstLine="0"/>
              <w:jc w:val="center"/>
              <w:rPr>
                <w:ins w:id="1488" w:author="Kuba Fa" w:date="2023-03-20T11:19:00Z"/>
              </w:rPr>
              <w:pPrChange w:id="1489" w:author="Kuba Fa" w:date="2023-03-20T11:21:00Z">
                <w:pPr>
                  <w:pStyle w:val="MojNormalny2"/>
                  <w:ind w:firstLine="0"/>
                  <w:jc w:val="left"/>
                </w:pPr>
              </w:pPrChange>
            </w:pPr>
            <w:ins w:id="1490" w:author="Kuba Fa" w:date="2023-03-20T13:08:00Z">
              <w:r w:rsidRPr="0096152C">
                <w:rPr>
                  <w:u w:val="single"/>
                  <w:rPrChange w:id="1491" w:author="Kuba Fa" w:date="2023-03-20T14:20:00Z">
                    <w:rPr/>
                  </w:rPrChange>
                </w:rPr>
                <w:t>2</w:t>
              </w:r>
            </w:ins>
            <w:ins w:id="1492" w:author="Kuba Fa" w:date="2023-03-20T13:55:00Z">
              <w:r w:rsidR="004A60E0">
                <w:t xml:space="preserve"> / 1-1</w:t>
              </w:r>
            </w:ins>
          </w:p>
        </w:tc>
        <w:tc>
          <w:tcPr>
            <w:tcW w:w="1158" w:type="dxa"/>
            <w:tcPrChange w:id="1493" w:author="Kuba Fa" w:date="2023-03-20T13:02:00Z">
              <w:tcPr>
                <w:tcW w:w="1442" w:type="dxa"/>
              </w:tcPr>
            </w:tcPrChange>
          </w:tcPr>
          <w:p w14:paraId="6E177837" w14:textId="16384CA1" w:rsidR="00DA532A" w:rsidRPr="0096152C" w:rsidRDefault="003B1D21">
            <w:pPr>
              <w:pStyle w:val="MojNormalny2"/>
              <w:ind w:firstLine="0"/>
              <w:jc w:val="center"/>
              <w:rPr>
                <w:ins w:id="1494" w:author="Kuba Fa" w:date="2023-03-20T11:19:00Z"/>
                <w:u w:val="single"/>
                <w:rPrChange w:id="1495" w:author="Kuba Fa" w:date="2023-03-20T14:20:00Z">
                  <w:rPr>
                    <w:ins w:id="1496" w:author="Kuba Fa" w:date="2023-03-20T11:19:00Z"/>
                  </w:rPr>
                </w:rPrChange>
              </w:rPr>
              <w:pPrChange w:id="1497" w:author="Kuba Fa" w:date="2023-03-20T11:21:00Z">
                <w:pPr>
                  <w:pStyle w:val="MojNormalny2"/>
                  <w:ind w:firstLine="0"/>
                  <w:jc w:val="left"/>
                </w:pPr>
              </w:pPrChange>
            </w:pPr>
            <w:ins w:id="1498" w:author="Kuba Fa" w:date="2023-03-20T12:03:00Z">
              <w:r w:rsidRPr="0096152C">
                <w:rPr>
                  <w:u w:val="single"/>
                  <w:rPrChange w:id="1499" w:author="Kuba Fa" w:date="2023-03-20T14:20:00Z">
                    <w:rPr/>
                  </w:rPrChange>
                </w:rPr>
                <w:t>2-3</w:t>
              </w:r>
            </w:ins>
          </w:p>
        </w:tc>
        <w:tc>
          <w:tcPr>
            <w:tcW w:w="1813" w:type="dxa"/>
            <w:tcPrChange w:id="1500" w:author="Kuba Fa" w:date="2023-03-20T13:02:00Z">
              <w:tcPr>
                <w:tcW w:w="1813" w:type="dxa"/>
              </w:tcPr>
            </w:tcPrChange>
          </w:tcPr>
          <w:p w14:paraId="156BBFB5" w14:textId="5C74C860" w:rsidR="00DA532A" w:rsidRPr="0096152C" w:rsidRDefault="00D77B6D">
            <w:pPr>
              <w:pStyle w:val="MojNormalny2"/>
              <w:ind w:firstLine="0"/>
              <w:jc w:val="center"/>
              <w:rPr>
                <w:ins w:id="1501" w:author="Kuba Fa" w:date="2023-03-20T11:19:00Z"/>
                <w:u w:val="single"/>
                <w:rPrChange w:id="1502" w:author="Kuba Fa" w:date="2023-03-20T14:20:00Z">
                  <w:rPr>
                    <w:ins w:id="1503" w:author="Kuba Fa" w:date="2023-03-20T11:19:00Z"/>
                  </w:rPr>
                </w:rPrChange>
              </w:rPr>
              <w:pPrChange w:id="1504" w:author="Kuba Fa" w:date="2023-03-20T11:21:00Z">
                <w:pPr>
                  <w:pStyle w:val="MojNormalny2"/>
                  <w:ind w:firstLine="0"/>
                  <w:jc w:val="left"/>
                </w:pPr>
              </w:pPrChange>
            </w:pPr>
            <w:ins w:id="1505" w:author="Kuba Fa" w:date="2023-03-20T12:22:00Z">
              <w:r w:rsidRPr="0096152C">
                <w:rPr>
                  <w:u w:val="single"/>
                  <w:rPrChange w:id="1506" w:author="Kuba Fa" w:date="2023-03-20T14:20:00Z">
                    <w:rPr/>
                  </w:rPrChange>
                </w:rPr>
                <w:t>0-1</w:t>
              </w:r>
            </w:ins>
          </w:p>
        </w:tc>
      </w:tr>
      <w:tr w:rsidR="000C0097" w14:paraId="06175B7D" w14:textId="77777777" w:rsidTr="0025261A">
        <w:trPr>
          <w:ins w:id="1507" w:author="Kuba Fa" w:date="2023-03-20T11:19:00Z"/>
        </w:trPr>
        <w:tc>
          <w:tcPr>
            <w:tcW w:w="2689" w:type="dxa"/>
            <w:tcPrChange w:id="1508" w:author="Kuba Fa" w:date="2023-03-20T13:02:00Z">
              <w:tcPr>
                <w:tcW w:w="2689" w:type="dxa"/>
              </w:tcPr>
            </w:tcPrChange>
          </w:tcPr>
          <w:p w14:paraId="42303373" w14:textId="5CE8BD18" w:rsidR="00DA532A" w:rsidRDefault="006056A5">
            <w:pPr>
              <w:pStyle w:val="MojNormalny2"/>
              <w:ind w:firstLine="0"/>
              <w:jc w:val="center"/>
              <w:rPr>
                <w:ins w:id="1509" w:author="Kuba Fa" w:date="2023-03-20T11:19:00Z"/>
              </w:rPr>
              <w:pPrChange w:id="1510" w:author="Kuba Fa" w:date="2023-03-20T11:21:00Z">
                <w:pPr>
                  <w:pStyle w:val="MojNormalny2"/>
                  <w:ind w:firstLine="0"/>
                  <w:jc w:val="left"/>
                </w:pPr>
              </w:pPrChange>
            </w:pPr>
            <w:ins w:id="1511" w:author="Kuba Fa" w:date="2023-03-20T11:43:00Z">
              <w:r>
                <w:t>Radomiak - Zagł</w:t>
              </w:r>
            </w:ins>
            <w:ins w:id="1512" w:author="Kuba Fa" w:date="2023-03-20T11:44:00Z">
              <w:r>
                <w:t>ę</w:t>
              </w:r>
            </w:ins>
            <w:ins w:id="1513" w:author="Kuba Fa" w:date="2023-03-20T11:43:00Z">
              <w:r>
                <w:t>bie</w:t>
              </w:r>
            </w:ins>
          </w:p>
        </w:tc>
        <w:tc>
          <w:tcPr>
            <w:tcW w:w="1417" w:type="dxa"/>
            <w:tcPrChange w:id="1514" w:author="Kuba Fa" w:date="2023-03-20T13:02:00Z">
              <w:tcPr>
                <w:tcW w:w="1417" w:type="dxa"/>
              </w:tcPr>
            </w:tcPrChange>
          </w:tcPr>
          <w:p w14:paraId="4E328F94" w14:textId="1D7E5CB9" w:rsidR="00DA532A" w:rsidRDefault="006056A5">
            <w:pPr>
              <w:pStyle w:val="MojNormalny2"/>
              <w:ind w:firstLine="0"/>
              <w:jc w:val="center"/>
              <w:rPr>
                <w:ins w:id="1515" w:author="Kuba Fa" w:date="2023-03-20T11:19:00Z"/>
              </w:rPr>
              <w:pPrChange w:id="1516" w:author="Kuba Fa" w:date="2023-03-20T11:21:00Z">
                <w:pPr>
                  <w:pStyle w:val="MojNormalny2"/>
                  <w:ind w:firstLine="0"/>
                  <w:jc w:val="left"/>
                </w:pPr>
              </w:pPrChange>
            </w:pPr>
            <w:ins w:id="1517" w:author="Kuba Fa" w:date="2023-03-20T11:44:00Z">
              <w:r>
                <w:t>0-1</w:t>
              </w:r>
            </w:ins>
          </w:p>
        </w:tc>
        <w:tc>
          <w:tcPr>
            <w:tcW w:w="1985" w:type="dxa"/>
            <w:tcPrChange w:id="1518" w:author="Kuba Fa" w:date="2023-03-20T13:02:00Z">
              <w:tcPr>
                <w:tcW w:w="1701" w:type="dxa"/>
              </w:tcPr>
            </w:tcPrChange>
          </w:tcPr>
          <w:p w14:paraId="04BB0194" w14:textId="2555CFC7" w:rsidR="00DA532A" w:rsidRDefault="00841256">
            <w:pPr>
              <w:pStyle w:val="MojNormalny2"/>
              <w:ind w:firstLine="0"/>
              <w:jc w:val="center"/>
              <w:rPr>
                <w:ins w:id="1519" w:author="Kuba Fa" w:date="2023-03-20T11:19:00Z"/>
              </w:rPr>
              <w:pPrChange w:id="1520" w:author="Kuba Fa" w:date="2023-03-20T11:21:00Z">
                <w:pPr>
                  <w:pStyle w:val="MojNormalny2"/>
                  <w:ind w:firstLine="0"/>
                  <w:jc w:val="left"/>
                </w:pPr>
              </w:pPrChange>
            </w:pPr>
            <w:ins w:id="1521" w:author="Kuba Fa" w:date="2023-03-20T13:08:00Z">
              <w:r>
                <w:t>1</w:t>
              </w:r>
            </w:ins>
            <w:ins w:id="1522" w:author="Kuba Fa" w:date="2023-03-20T13:56:00Z">
              <w:r w:rsidR="004A60E0">
                <w:t xml:space="preserve"> / 1-1</w:t>
              </w:r>
            </w:ins>
          </w:p>
        </w:tc>
        <w:tc>
          <w:tcPr>
            <w:tcW w:w="1158" w:type="dxa"/>
            <w:tcPrChange w:id="1523" w:author="Kuba Fa" w:date="2023-03-20T13:02:00Z">
              <w:tcPr>
                <w:tcW w:w="1442" w:type="dxa"/>
              </w:tcPr>
            </w:tcPrChange>
          </w:tcPr>
          <w:p w14:paraId="153831F5" w14:textId="0E321B04" w:rsidR="00DA532A" w:rsidRDefault="003B1D21">
            <w:pPr>
              <w:pStyle w:val="MojNormalny2"/>
              <w:ind w:firstLine="0"/>
              <w:jc w:val="center"/>
              <w:rPr>
                <w:ins w:id="1524" w:author="Kuba Fa" w:date="2023-03-20T11:19:00Z"/>
              </w:rPr>
              <w:pPrChange w:id="1525" w:author="Kuba Fa" w:date="2023-03-20T12:22:00Z">
                <w:pPr>
                  <w:pStyle w:val="MojNormalny2"/>
                  <w:ind w:firstLine="0"/>
                  <w:jc w:val="left"/>
                </w:pPr>
              </w:pPrChange>
            </w:pPr>
            <w:ins w:id="1526" w:author="Kuba Fa" w:date="2023-03-20T12:03:00Z">
              <w:r>
                <w:t>2-1</w:t>
              </w:r>
            </w:ins>
          </w:p>
        </w:tc>
        <w:tc>
          <w:tcPr>
            <w:tcW w:w="1813" w:type="dxa"/>
            <w:tcPrChange w:id="1527" w:author="Kuba Fa" w:date="2023-03-20T13:02:00Z">
              <w:tcPr>
                <w:tcW w:w="1813" w:type="dxa"/>
              </w:tcPr>
            </w:tcPrChange>
          </w:tcPr>
          <w:p w14:paraId="27E13768" w14:textId="5EA1C790" w:rsidR="00DA532A" w:rsidRDefault="00D77B6D">
            <w:pPr>
              <w:pStyle w:val="MojNormalny2"/>
              <w:ind w:firstLine="0"/>
              <w:jc w:val="center"/>
              <w:rPr>
                <w:ins w:id="1528" w:author="Kuba Fa" w:date="2023-03-20T11:19:00Z"/>
              </w:rPr>
              <w:pPrChange w:id="1529" w:author="Kuba Fa" w:date="2023-03-20T12:22:00Z">
                <w:pPr>
                  <w:pStyle w:val="MojNormalny2"/>
                  <w:ind w:firstLine="0"/>
                  <w:jc w:val="left"/>
                </w:pPr>
              </w:pPrChange>
            </w:pPr>
            <w:ins w:id="1530" w:author="Kuba Fa" w:date="2023-03-20T12:22:00Z">
              <w:r>
                <w:t>2-0</w:t>
              </w:r>
            </w:ins>
          </w:p>
        </w:tc>
      </w:tr>
      <w:tr w:rsidR="000C0097" w14:paraId="44FBE271" w14:textId="77777777" w:rsidTr="0025261A">
        <w:trPr>
          <w:ins w:id="1531" w:author="Kuba Fa" w:date="2023-03-20T11:19:00Z"/>
        </w:trPr>
        <w:tc>
          <w:tcPr>
            <w:tcW w:w="2689" w:type="dxa"/>
            <w:tcPrChange w:id="1532" w:author="Kuba Fa" w:date="2023-03-20T13:02:00Z">
              <w:tcPr>
                <w:tcW w:w="2689" w:type="dxa"/>
              </w:tcPr>
            </w:tcPrChange>
          </w:tcPr>
          <w:p w14:paraId="491D818F" w14:textId="1FB16B12" w:rsidR="00DA532A" w:rsidRDefault="006056A5">
            <w:pPr>
              <w:pStyle w:val="MojNormalny2"/>
              <w:ind w:firstLine="0"/>
              <w:jc w:val="center"/>
              <w:rPr>
                <w:ins w:id="1533" w:author="Kuba Fa" w:date="2023-03-20T11:19:00Z"/>
              </w:rPr>
              <w:pPrChange w:id="1534" w:author="Kuba Fa" w:date="2023-03-20T11:21:00Z">
                <w:pPr>
                  <w:pStyle w:val="MojNormalny2"/>
                  <w:ind w:firstLine="0"/>
                  <w:jc w:val="left"/>
                </w:pPr>
              </w:pPrChange>
            </w:pPr>
            <w:ins w:id="1535" w:author="Kuba Fa" w:date="2023-03-20T11:44:00Z">
              <w:r>
                <w:t>Stal – Piast</w:t>
              </w:r>
            </w:ins>
          </w:p>
        </w:tc>
        <w:tc>
          <w:tcPr>
            <w:tcW w:w="1417" w:type="dxa"/>
            <w:tcPrChange w:id="1536" w:author="Kuba Fa" w:date="2023-03-20T13:02:00Z">
              <w:tcPr>
                <w:tcW w:w="1417" w:type="dxa"/>
              </w:tcPr>
            </w:tcPrChange>
          </w:tcPr>
          <w:p w14:paraId="0C0018CE" w14:textId="700C2E78" w:rsidR="00DA532A" w:rsidRDefault="006056A5">
            <w:pPr>
              <w:pStyle w:val="MojNormalny2"/>
              <w:ind w:firstLine="0"/>
              <w:jc w:val="center"/>
              <w:rPr>
                <w:ins w:id="1537" w:author="Kuba Fa" w:date="2023-03-20T11:19:00Z"/>
              </w:rPr>
              <w:pPrChange w:id="1538" w:author="Kuba Fa" w:date="2023-03-20T11:21:00Z">
                <w:pPr>
                  <w:pStyle w:val="MojNormalny2"/>
                  <w:ind w:firstLine="0"/>
                  <w:jc w:val="left"/>
                </w:pPr>
              </w:pPrChange>
            </w:pPr>
            <w:ins w:id="1539" w:author="Kuba Fa" w:date="2023-03-20T11:44:00Z">
              <w:r>
                <w:t>0-2</w:t>
              </w:r>
            </w:ins>
          </w:p>
        </w:tc>
        <w:tc>
          <w:tcPr>
            <w:tcW w:w="1985" w:type="dxa"/>
            <w:tcPrChange w:id="1540" w:author="Kuba Fa" w:date="2023-03-20T13:02:00Z">
              <w:tcPr>
                <w:tcW w:w="1701" w:type="dxa"/>
              </w:tcPr>
            </w:tcPrChange>
          </w:tcPr>
          <w:p w14:paraId="7AC43FBE" w14:textId="006F541D" w:rsidR="00DA532A" w:rsidRDefault="00841256">
            <w:pPr>
              <w:pStyle w:val="MojNormalny2"/>
              <w:ind w:firstLine="0"/>
              <w:jc w:val="center"/>
              <w:rPr>
                <w:ins w:id="1541" w:author="Kuba Fa" w:date="2023-03-20T11:19:00Z"/>
              </w:rPr>
              <w:pPrChange w:id="1542" w:author="Kuba Fa" w:date="2023-03-20T11:21:00Z">
                <w:pPr>
                  <w:pStyle w:val="MojNormalny2"/>
                  <w:ind w:firstLine="0"/>
                  <w:jc w:val="left"/>
                </w:pPr>
              </w:pPrChange>
            </w:pPr>
            <w:ins w:id="1543" w:author="Kuba Fa" w:date="2023-03-20T13:08:00Z">
              <w:r w:rsidRPr="0096152C">
                <w:rPr>
                  <w:u w:val="single"/>
                  <w:rPrChange w:id="1544" w:author="Kuba Fa" w:date="2023-03-20T14:20:00Z">
                    <w:rPr/>
                  </w:rPrChange>
                </w:rPr>
                <w:t>2</w:t>
              </w:r>
            </w:ins>
            <w:ins w:id="1545" w:author="Kuba Fa" w:date="2023-03-20T13:56:00Z">
              <w:r w:rsidR="004A60E0">
                <w:t xml:space="preserve"> / 1-1</w:t>
              </w:r>
            </w:ins>
          </w:p>
        </w:tc>
        <w:tc>
          <w:tcPr>
            <w:tcW w:w="1158" w:type="dxa"/>
            <w:tcPrChange w:id="1546" w:author="Kuba Fa" w:date="2023-03-20T13:02:00Z">
              <w:tcPr>
                <w:tcW w:w="1442" w:type="dxa"/>
              </w:tcPr>
            </w:tcPrChange>
          </w:tcPr>
          <w:p w14:paraId="55CE62F8" w14:textId="57889046" w:rsidR="00DA532A" w:rsidRPr="0096152C" w:rsidRDefault="003B1D21">
            <w:pPr>
              <w:pStyle w:val="MojNormalny2"/>
              <w:ind w:firstLine="0"/>
              <w:jc w:val="center"/>
              <w:rPr>
                <w:ins w:id="1547" w:author="Kuba Fa" w:date="2023-03-20T11:19:00Z"/>
                <w:u w:val="single"/>
                <w:rPrChange w:id="1548" w:author="Kuba Fa" w:date="2023-03-20T14:20:00Z">
                  <w:rPr>
                    <w:ins w:id="1549" w:author="Kuba Fa" w:date="2023-03-20T11:19:00Z"/>
                  </w:rPr>
                </w:rPrChange>
              </w:rPr>
              <w:pPrChange w:id="1550" w:author="Kuba Fa" w:date="2023-03-20T11:21:00Z">
                <w:pPr>
                  <w:pStyle w:val="MojNormalny2"/>
                  <w:ind w:firstLine="0"/>
                  <w:jc w:val="left"/>
                </w:pPr>
              </w:pPrChange>
            </w:pPr>
            <w:ins w:id="1551" w:author="Kuba Fa" w:date="2023-03-20T12:04:00Z">
              <w:r w:rsidRPr="0096152C">
                <w:rPr>
                  <w:u w:val="single"/>
                  <w:rPrChange w:id="1552" w:author="Kuba Fa" w:date="2023-03-20T14:20:00Z">
                    <w:rPr/>
                  </w:rPrChange>
                </w:rPr>
                <w:t>0-1</w:t>
              </w:r>
            </w:ins>
          </w:p>
        </w:tc>
        <w:tc>
          <w:tcPr>
            <w:tcW w:w="1813" w:type="dxa"/>
            <w:tcPrChange w:id="1553" w:author="Kuba Fa" w:date="2023-03-20T13:02:00Z">
              <w:tcPr>
                <w:tcW w:w="1813" w:type="dxa"/>
              </w:tcPr>
            </w:tcPrChange>
          </w:tcPr>
          <w:p w14:paraId="69B7A32D" w14:textId="63123095" w:rsidR="00DA532A" w:rsidRDefault="00D77B6D">
            <w:pPr>
              <w:pStyle w:val="MojNormalny2"/>
              <w:ind w:firstLine="0"/>
              <w:jc w:val="center"/>
              <w:rPr>
                <w:ins w:id="1554" w:author="Kuba Fa" w:date="2023-03-20T11:19:00Z"/>
              </w:rPr>
              <w:pPrChange w:id="1555" w:author="Kuba Fa" w:date="2023-03-20T11:21:00Z">
                <w:pPr>
                  <w:pStyle w:val="MojNormalny2"/>
                  <w:ind w:firstLine="0"/>
                  <w:jc w:val="left"/>
                </w:pPr>
              </w:pPrChange>
            </w:pPr>
            <w:ins w:id="1556" w:author="Kuba Fa" w:date="2023-03-20T12:21:00Z">
              <w:r>
                <w:t>0-0</w:t>
              </w:r>
            </w:ins>
          </w:p>
        </w:tc>
      </w:tr>
      <w:tr w:rsidR="000C0097" w14:paraId="74862BA0" w14:textId="77777777" w:rsidTr="0025261A">
        <w:trPr>
          <w:ins w:id="1557" w:author="Kuba Fa" w:date="2023-03-20T11:19:00Z"/>
        </w:trPr>
        <w:tc>
          <w:tcPr>
            <w:tcW w:w="2689" w:type="dxa"/>
            <w:tcPrChange w:id="1558" w:author="Kuba Fa" w:date="2023-03-20T13:02:00Z">
              <w:tcPr>
                <w:tcW w:w="2689" w:type="dxa"/>
              </w:tcPr>
            </w:tcPrChange>
          </w:tcPr>
          <w:p w14:paraId="0E2AF4E0" w14:textId="1A6EBB93" w:rsidR="00DA532A" w:rsidRDefault="006056A5">
            <w:pPr>
              <w:pStyle w:val="MojNormalny2"/>
              <w:ind w:firstLine="0"/>
              <w:jc w:val="center"/>
              <w:rPr>
                <w:ins w:id="1559" w:author="Kuba Fa" w:date="2023-03-20T11:19:00Z"/>
              </w:rPr>
              <w:pPrChange w:id="1560" w:author="Kuba Fa" w:date="2023-03-20T11:21:00Z">
                <w:pPr>
                  <w:pStyle w:val="MojNormalny2"/>
                  <w:ind w:firstLine="0"/>
                  <w:jc w:val="left"/>
                </w:pPr>
              </w:pPrChange>
            </w:pPr>
            <w:ins w:id="1561" w:author="Kuba Fa" w:date="2023-03-20T11:44:00Z">
              <w:r>
                <w:t>Widzew – Warta</w:t>
              </w:r>
            </w:ins>
          </w:p>
        </w:tc>
        <w:tc>
          <w:tcPr>
            <w:tcW w:w="1417" w:type="dxa"/>
            <w:tcPrChange w:id="1562" w:author="Kuba Fa" w:date="2023-03-20T13:02:00Z">
              <w:tcPr>
                <w:tcW w:w="1417" w:type="dxa"/>
              </w:tcPr>
            </w:tcPrChange>
          </w:tcPr>
          <w:p w14:paraId="2100F777" w14:textId="24D5297F" w:rsidR="00DA532A" w:rsidRDefault="006056A5">
            <w:pPr>
              <w:pStyle w:val="MojNormalny2"/>
              <w:ind w:firstLine="0"/>
              <w:jc w:val="center"/>
              <w:rPr>
                <w:ins w:id="1563" w:author="Kuba Fa" w:date="2023-03-20T11:19:00Z"/>
              </w:rPr>
              <w:pPrChange w:id="1564" w:author="Kuba Fa" w:date="2023-03-20T11:21:00Z">
                <w:pPr>
                  <w:pStyle w:val="MojNormalny2"/>
                  <w:ind w:firstLine="0"/>
                  <w:jc w:val="left"/>
                </w:pPr>
              </w:pPrChange>
            </w:pPr>
            <w:ins w:id="1565" w:author="Kuba Fa" w:date="2023-03-20T11:44:00Z">
              <w:r>
                <w:t>0-2</w:t>
              </w:r>
            </w:ins>
          </w:p>
        </w:tc>
        <w:tc>
          <w:tcPr>
            <w:tcW w:w="1985" w:type="dxa"/>
            <w:tcPrChange w:id="1566" w:author="Kuba Fa" w:date="2023-03-20T13:02:00Z">
              <w:tcPr>
                <w:tcW w:w="1701" w:type="dxa"/>
              </w:tcPr>
            </w:tcPrChange>
          </w:tcPr>
          <w:p w14:paraId="3D224BA6" w14:textId="29D1FD12" w:rsidR="00DA532A" w:rsidRDefault="00841256">
            <w:pPr>
              <w:pStyle w:val="MojNormalny2"/>
              <w:ind w:firstLine="0"/>
              <w:jc w:val="center"/>
              <w:rPr>
                <w:ins w:id="1567" w:author="Kuba Fa" w:date="2023-03-20T11:19:00Z"/>
              </w:rPr>
              <w:pPrChange w:id="1568" w:author="Kuba Fa" w:date="2023-03-20T11:21:00Z">
                <w:pPr>
                  <w:pStyle w:val="MojNormalny2"/>
                  <w:ind w:firstLine="0"/>
                  <w:jc w:val="left"/>
                </w:pPr>
              </w:pPrChange>
            </w:pPr>
            <w:ins w:id="1569" w:author="Kuba Fa" w:date="2023-03-20T13:08:00Z">
              <w:r>
                <w:t>1</w:t>
              </w:r>
            </w:ins>
            <w:ins w:id="1570" w:author="Kuba Fa" w:date="2023-03-20T13:56:00Z">
              <w:r w:rsidR="004A60E0">
                <w:t xml:space="preserve"> / 1-1</w:t>
              </w:r>
            </w:ins>
          </w:p>
        </w:tc>
        <w:tc>
          <w:tcPr>
            <w:tcW w:w="1158" w:type="dxa"/>
            <w:tcPrChange w:id="1571" w:author="Kuba Fa" w:date="2023-03-20T13:02:00Z">
              <w:tcPr>
                <w:tcW w:w="1442" w:type="dxa"/>
              </w:tcPr>
            </w:tcPrChange>
          </w:tcPr>
          <w:p w14:paraId="67BCFAB7" w14:textId="5DEEC133" w:rsidR="00DA532A" w:rsidRDefault="003B1D21">
            <w:pPr>
              <w:pStyle w:val="MojNormalny2"/>
              <w:ind w:firstLine="0"/>
              <w:jc w:val="center"/>
              <w:rPr>
                <w:ins w:id="1572" w:author="Kuba Fa" w:date="2023-03-20T11:19:00Z"/>
              </w:rPr>
              <w:pPrChange w:id="1573" w:author="Kuba Fa" w:date="2023-03-20T11:21:00Z">
                <w:pPr>
                  <w:pStyle w:val="MojNormalny2"/>
                  <w:ind w:firstLine="0"/>
                  <w:jc w:val="left"/>
                </w:pPr>
              </w:pPrChange>
            </w:pPr>
            <w:ins w:id="1574" w:author="Kuba Fa" w:date="2023-03-20T12:04:00Z">
              <w:r>
                <w:t>1-1</w:t>
              </w:r>
            </w:ins>
          </w:p>
        </w:tc>
        <w:tc>
          <w:tcPr>
            <w:tcW w:w="1813" w:type="dxa"/>
            <w:tcPrChange w:id="1575" w:author="Kuba Fa" w:date="2023-03-20T13:02:00Z">
              <w:tcPr>
                <w:tcW w:w="1813" w:type="dxa"/>
              </w:tcPr>
            </w:tcPrChange>
          </w:tcPr>
          <w:p w14:paraId="57EB2F65" w14:textId="7C02EF14" w:rsidR="00DA532A" w:rsidRDefault="00D77B6D">
            <w:pPr>
              <w:pStyle w:val="MojNormalny2"/>
              <w:ind w:firstLine="0"/>
              <w:jc w:val="center"/>
              <w:rPr>
                <w:ins w:id="1576" w:author="Kuba Fa" w:date="2023-03-20T11:19:00Z"/>
              </w:rPr>
              <w:pPrChange w:id="1577" w:author="Kuba Fa" w:date="2023-03-20T11:21:00Z">
                <w:pPr>
                  <w:pStyle w:val="MojNormalny2"/>
                  <w:ind w:firstLine="0"/>
                  <w:jc w:val="left"/>
                </w:pPr>
              </w:pPrChange>
            </w:pPr>
            <w:ins w:id="1578" w:author="Kuba Fa" w:date="2023-03-20T12:21:00Z">
              <w:r>
                <w:t>1-0</w:t>
              </w:r>
            </w:ins>
          </w:p>
        </w:tc>
      </w:tr>
      <w:tr w:rsidR="000C0097" w14:paraId="3D375DD1" w14:textId="77777777" w:rsidTr="0025261A">
        <w:trPr>
          <w:ins w:id="1579" w:author="Kuba Fa" w:date="2023-03-20T11:19:00Z"/>
        </w:trPr>
        <w:tc>
          <w:tcPr>
            <w:tcW w:w="2689" w:type="dxa"/>
            <w:tcPrChange w:id="1580" w:author="Kuba Fa" w:date="2023-03-20T13:02:00Z">
              <w:tcPr>
                <w:tcW w:w="2689" w:type="dxa"/>
              </w:tcPr>
            </w:tcPrChange>
          </w:tcPr>
          <w:p w14:paraId="5A449594" w14:textId="3F26DEA9" w:rsidR="00DA532A" w:rsidRDefault="006056A5">
            <w:pPr>
              <w:pStyle w:val="MojNormalny2"/>
              <w:ind w:firstLine="0"/>
              <w:jc w:val="center"/>
              <w:rPr>
                <w:ins w:id="1581" w:author="Kuba Fa" w:date="2023-03-20T11:19:00Z"/>
              </w:rPr>
              <w:pPrChange w:id="1582" w:author="Kuba Fa" w:date="2023-03-20T11:21:00Z">
                <w:pPr>
                  <w:pStyle w:val="MojNormalny2"/>
                  <w:ind w:firstLine="0"/>
                  <w:jc w:val="left"/>
                </w:pPr>
              </w:pPrChange>
            </w:pPr>
            <w:ins w:id="1583" w:author="Kuba Fa" w:date="2023-03-20T11:44:00Z">
              <w:r>
                <w:t xml:space="preserve">Jagiellonia </w:t>
              </w:r>
            </w:ins>
            <w:ins w:id="1584" w:author="Kuba Fa" w:date="2023-03-20T11:45:00Z">
              <w:r>
                <w:t>–</w:t>
              </w:r>
            </w:ins>
            <w:ins w:id="1585" w:author="Kuba Fa" w:date="2023-03-20T11:44:00Z">
              <w:r>
                <w:t xml:space="preserve"> Górnik</w:t>
              </w:r>
            </w:ins>
          </w:p>
        </w:tc>
        <w:tc>
          <w:tcPr>
            <w:tcW w:w="1417" w:type="dxa"/>
            <w:tcPrChange w:id="1586" w:author="Kuba Fa" w:date="2023-03-20T13:02:00Z">
              <w:tcPr>
                <w:tcW w:w="1417" w:type="dxa"/>
              </w:tcPr>
            </w:tcPrChange>
          </w:tcPr>
          <w:p w14:paraId="142B43BB" w14:textId="0CEF8C41" w:rsidR="00DA532A" w:rsidRDefault="006056A5">
            <w:pPr>
              <w:pStyle w:val="MojNormalny2"/>
              <w:ind w:firstLine="0"/>
              <w:jc w:val="center"/>
              <w:rPr>
                <w:ins w:id="1587" w:author="Kuba Fa" w:date="2023-03-20T11:19:00Z"/>
              </w:rPr>
              <w:pPrChange w:id="1588" w:author="Kuba Fa" w:date="2023-03-20T11:21:00Z">
                <w:pPr>
                  <w:pStyle w:val="MojNormalny2"/>
                  <w:ind w:firstLine="0"/>
                  <w:jc w:val="left"/>
                </w:pPr>
              </w:pPrChange>
            </w:pPr>
            <w:ins w:id="1589" w:author="Kuba Fa" w:date="2023-03-20T11:45:00Z">
              <w:r>
                <w:t>2-1</w:t>
              </w:r>
            </w:ins>
          </w:p>
        </w:tc>
        <w:tc>
          <w:tcPr>
            <w:tcW w:w="1985" w:type="dxa"/>
            <w:tcPrChange w:id="1590" w:author="Kuba Fa" w:date="2023-03-20T13:02:00Z">
              <w:tcPr>
                <w:tcW w:w="1701" w:type="dxa"/>
              </w:tcPr>
            </w:tcPrChange>
          </w:tcPr>
          <w:p w14:paraId="5AD2252A" w14:textId="5DBD43BC" w:rsidR="00DA532A" w:rsidRDefault="00841256">
            <w:pPr>
              <w:pStyle w:val="MojNormalny2"/>
              <w:ind w:firstLine="0"/>
              <w:jc w:val="center"/>
              <w:rPr>
                <w:ins w:id="1591" w:author="Kuba Fa" w:date="2023-03-20T11:19:00Z"/>
              </w:rPr>
              <w:pPrChange w:id="1592" w:author="Kuba Fa" w:date="2023-03-20T11:21:00Z">
                <w:pPr>
                  <w:pStyle w:val="MojNormalny2"/>
                  <w:ind w:firstLine="0"/>
                  <w:jc w:val="left"/>
                </w:pPr>
              </w:pPrChange>
            </w:pPr>
            <w:ins w:id="1593" w:author="Kuba Fa" w:date="2023-03-20T13:08:00Z">
              <w:r>
                <w:t>2</w:t>
              </w:r>
            </w:ins>
            <w:ins w:id="1594" w:author="Kuba Fa" w:date="2023-03-20T13:58:00Z">
              <w:r w:rsidR="004A60E0">
                <w:t xml:space="preserve"> / 1-1</w:t>
              </w:r>
            </w:ins>
          </w:p>
        </w:tc>
        <w:tc>
          <w:tcPr>
            <w:tcW w:w="1158" w:type="dxa"/>
            <w:tcPrChange w:id="1595" w:author="Kuba Fa" w:date="2023-03-20T13:02:00Z">
              <w:tcPr>
                <w:tcW w:w="1442" w:type="dxa"/>
              </w:tcPr>
            </w:tcPrChange>
          </w:tcPr>
          <w:p w14:paraId="4AE899FE" w14:textId="220BED1A" w:rsidR="00DA532A" w:rsidRDefault="008031DA">
            <w:pPr>
              <w:pStyle w:val="MojNormalny2"/>
              <w:ind w:firstLine="0"/>
              <w:jc w:val="center"/>
              <w:rPr>
                <w:ins w:id="1596" w:author="Kuba Fa" w:date="2023-03-20T11:19:00Z"/>
              </w:rPr>
              <w:pPrChange w:id="1597" w:author="Kuba Fa" w:date="2023-03-20T11:21:00Z">
                <w:pPr>
                  <w:pStyle w:val="MojNormalny2"/>
                  <w:ind w:firstLine="0"/>
                  <w:jc w:val="left"/>
                </w:pPr>
              </w:pPrChange>
            </w:pPr>
            <w:ins w:id="1598" w:author="Kuba Fa" w:date="2023-03-20T12:12:00Z">
              <w:r>
                <w:t>1-2</w:t>
              </w:r>
            </w:ins>
          </w:p>
        </w:tc>
        <w:tc>
          <w:tcPr>
            <w:tcW w:w="1813" w:type="dxa"/>
            <w:tcPrChange w:id="1599" w:author="Kuba Fa" w:date="2023-03-20T13:02:00Z">
              <w:tcPr>
                <w:tcW w:w="1813" w:type="dxa"/>
              </w:tcPr>
            </w:tcPrChange>
          </w:tcPr>
          <w:p w14:paraId="58688807" w14:textId="67F77BE2" w:rsidR="00DA532A" w:rsidRDefault="00D77B6D">
            <w:pPr>
              <w:pStyle w:val="MojNormalny2"/>
              <w:ind w:firstLine="0"/>
              <w:jc w:val="center"/>
              <w:rPr>
                <w:ins w:id="1600" w:author="Kuba Fa" w:date="2023-03-20T11:19:00Z"/>
              </w:rPr>
              <w:pPrChange w:id="1601" w:author="Kuba Fa" w:date="2023-03-20T11:21:00Z">
                <w:pPr>
                  <w:pStyle w:val="MojNormalny2"/>
                  <w:ind w:firstLine="0"/>
                  <w:jc w:val="left"/>
                </w:pPr>
              </w:pPrChange>
            </w:pPr>
            <w:ins w:id="1602" w:author="Kuba Fa" w:date="2023-03-20T12:21:00Z">
              <w:r>
                <w:t>1-1</w:t>
              </w:r>
            </w:ins>
          </w:p>
        </w:tc>
      </w:tr>
      <w:tr w:rsidR="000C0097" w14:paraId="7185EFA2" w14:textId="77777777" w:rsidTr="0025261A">
        <w:trPr>
          <w:ins w:id="1603" w:author="Kuba Fa" w:date="2023-03-20T11:19:00Z"/>
        </w:trPr>
        <w:tc>
          <w:tcPr>
            <w:tcW w:w="2689" w:type="dxa"/>
            <w:tcPrChange w:id="1604" w:author="Kuba Fa" w:date="2023-03-20T13:02:00Z">
              <w:tcPr>
                <w:tcW w:w="2689" w:type="dxa"/>
              </w:tcPr>
            </w:tcPrChange>
          </w:tcPr>
          <w:p w14:paraId="1016FCA3" w14:textId="11F811E4" w:rsidR="00DA532A" w:rsidRDefault="006056A5">
            <w:pPr>
              <w:pStyle w:val="MojNormalny2"/>
              <w:ind w:firstLine="0"/>
              <w:jc w:val="center"/>
              <w:rPr>
                <w:ins w:id="1605" w:author="Kuba Fa" w:date="2023-03-20T11:19:00Z"/>
              </w:rPr>
              <w:pPrChange w:id="1606" w:author="Kuba Fa" w:date="2023-03-20T11:21:00Z">
                <w:pPr>
                  <w:pStyle w:val="MojNormalny2"/>
                  <w:ind w:firstLine="0"/>
                  <w:jc w:val="left"/>
                </w:pPr>
              </w:pPrChange>
            </w:pPr>
            <w:ins w:id="1607" w:author="Kuba Fa" w:date="2023-03-20T11:45:00Z">
              <w:r>
                <w:t>Korona – Radomiak</w:t>
              </w:r>
            </w:ins>
          </w:p>
        </w:tc>
        <w:tc>
          <w:tcPr>
            <w:tcW w:w="1417" w:type="dxa"/>
            <w:tcPrChange w:id="1608" w:author="Kuba Fa" w:date="2023-03-20T13:02:00Z">
              <w:tcPr>
                <w:tcW w:w="1417" w:type="dxa"/>
              </w:tcPr>
            </w:tcPrChange>
          </w:tcPr>
          <w:p w14:paraId="5CE6A74B" w14:textId="63425485" w:rsidR="00DA532A" w:rsidRDefault="006056A5">
            <w:pPr>
              <w:pStyle w:val="MojNormalny2"/>
              <w:ind w:firstLine="0"/>
              <w:jc w:val="center"/>
              <w:rPr>
                <w:ins w:id="1609" w:author="Kuba Fa" w:date="2023-03-20T11:19:00Z"/>
              </w:rPr>
              <w:pPrChange w:id="1610" w:author="Kuba Fa" w:date="2023-03-20T11:21:00Z">
                <w:pPr>
                  <w:pStyle w:val="MojNormalny2"/>
                  <w:ind w:firstLine="0"/>
                  <w:jc w:val="left"/>
                </w:pPr>
              </w:pPrChange>
            </w:pPr>
            <w:ins w:id="1611" w:author="Kuba Fa" w:date="2023-03-20T11:45:00Z">
              <w:r>
                <w:t>2-1</w:t>
              </w:r>
            </w:ins>
          </w:p>
        </w:tc>
        <w:tc>
          <w:tcPr>
            <w:tcW w:w="1985" w:type="dxa"/>
            <w:tcPrChange w:id="1612" w:author="Kuba Fa" w:date="2023-03-20T13:02:00Z">
              <w:tcPr>
                <w:tcW w:w="1701" w:type="dxa"/>
              </w:tcPr>
            </w:tcPrChange>
          </w:tcPr>
          <w:p w14:paraId="17ACDD49" w14:textId="588EAF6B" w:rsidR="00DA532A" w:rsidRDefault="00841256">
            <w:pPr>
              <w:pStyle w:val="MojNormalny2"/>
              <w:ind w:firstLine="0"/>
              <w:jc w:val="center"/>
              <w:rPr>
                <w:ins w:id="1613" w:author="Kuba Fa" w:date="2023-03-20T11:19:00Z"/>
              </w:rPr>
              <w:pPrChange w:id="1614" w:author="Kuba Fa" w:date="2023-03-20T11:21:00Z">
                <w:pPr>
                  <w:pStyle w:val="MojNormalny2"/>
                  <w:ind w:firstLine="0"/>
                  <w:jc w:val="left"/>
                </w:pPr>
              </w:pPrChange>
            </w:pPr>
            <w:ins w:id="1615" w:author="Kuba Fa" w:date="2023-03-20T13:08:00Z">
              <w:r>
                <w:t>2</w:t>
              </w:r>
            </w:ins>
            <w:ins w:id="1616" w:author="Kuba Fa" w:date="2023-03-20T13:58:00Z">
              <w:r w:rsidR="004A60E0">
                <w:t xml:space="preserve"> / 1-1</w:t>
              </w:r>
            </w:ins>
          </w:p>
        </w:tc>
        <w:tc>
          <w:tcPr>
            <w:tcW w:w="1158" w:type="dxa"/>
            <w:tcPrChange w:id="1617" w:author="Kuba Fa" w:date="2023-03-20T13:02:00Z">
              <w:tcPr>
                <w:tcW w:w="1442" w:type="dxa"/>
              </w:tcPr>
            </w:tcPrChange>
          </w:tcPr>
          <w:p w14:paraId="5DB208B8" w14:textId="4FE45719" w:rsidR="00DA532A" w:rsidRDefault="008031DA">
            <w:pPr>
              <w:pStyle w:val="MojNormalny2"/>
              <w:ind w:firstLine="0"/>
              <w:jc w:val="center"/>
              <w:rPr>
                <w:ins w:id="1618" w:author="Kuba Fa" w:date="2023-03-20T11:19:00Z"/>
              </w:rPr>
              <w:pPrChange w:id="1619" w:author="Kuba Fa" w:date="2023-03-20T11:21:00Z">
                <w:pPr>
                  <w:pStyle w:val="MojNormalny2"/>
                  <w:ind w:firstLine="0"/>
                  <w:jc w:val="left"/>
                </w:pPr>
              </w:pPrChange>
            </w:pPr>
            <w:ins w:id="1620" w:author="Kuba Fa" w:date="2023-03-20T12:12:00Z">
              <w:r>
                <w:t>0-1</w:t>
              </w:r>
            </w:ins>
          </w:p>
        </w:tc>
        <w:tc>
          <w:tcPr>
            <w:tcW w:w="1813" w:type="dxa"/>
            <w:tcPrChange w:id="1621" w:author="Kuba Fa" w:date="2023-03-20T13:02:00Z">
              <w:tcPr>
                <w:tcW w:w="1813" w:type="dxa"/>
              </w:tcPr>
            </w:tcPrChange>
          </w:tcPr>
          <w:p w14:paraId="12055476" w14:textId="2C09453B" w:rsidR="00DA532A" w:rsidRDefault="00D77B6D">
            <w:pPr>
              <w:pStyle w:val="MojNormalny2"/>
              <w:ind w:firstLine="0"/>
              <w:jc w:val="center"/>
              <w:rPr>
                <w:ins w:id="1622" w:author="Kuba Fa" w:date="2023-03-20T11:19:00Z"/>
              </w:rPr>
              <w:pPrChange w:id="1623" w:author="Kuba Fa" w:date="2023-03-20T11:21:00Z">
                <w:pPr>
                  <w:pStyle w:val="MojNormalny2"/>
                  <w:ind w:firstLine="0"/>
                  <w:jc w:val="left"/>
                </w:pPr>
              </w:pPrChange>
            </w:pPr>
            <w:ins w:id="1624" w:author="Kuba Fa" w:date="2023-03-20T12:20:00Z">
              <w:r>
                <w:t>0-1</w:t>
              </w:r>
            </w:ins>
          </w:p>
        </w:tc>
      </w:tr>
      <w:tr w:rsidR="000C0097" w14:paraId="0414C8BC" w14:textId="77777777" w:rsidTr="0025261A">
        <w:trPr>
          <w:ins w:id="1625" w:author="Kuba Fa" w:date="2023-03-20T11:19:00Z"/>
        </w:trPr>
        <w:tc>
          <w:tcPr>
            <w:tcW w:w="2689" w:type="dxa"/>
            <w:tcPrChange w:id="1626" w:author="Kuba Fa" w:date="2023-03-20T13:02:00Z">
              <w:tcPr>
                <w:tcW w:w="2689" w:type="dxa"/>
              </w:tcPr>
            </w:tcPrChange>
          </w:tcPr>
          <w:p w14:paraId="3A46FF9B" w14:textId="6D45CEBA" w:rsidR="00DA532A" w:rsidRDefault="006056A5">
            <w:pPr>
              <w:pStyle w:val="MojNormalny2"/>
              <w:ind w:firstLine="0"/>
              <w:jc w:val="center"/>
              <w:rPr>
                <w:ins w:id="1627" w:author="Kuba Fa" w:date="2023-03-20T11:19:00Z"/>
              </w:rPr>
              <w:pPrChange w:id="1628" w:author="Kuba Fa" w:date="2023-03-20T11:21:00Z">
                <w:pPr>
                  <w:pStyle w:val="MojNormalny2"/>
                  <w:ind w:firstLine="0"/>
                  <w:jc w:val="left"/>
                </w:pPr>
              </w:pPrChange>
            </w:pPr>
            <w:ins w:id="1629" w:author="Kuba Fa" w:date="2023-03-20T11:45:00Z">
              <w:r>
                <w:t>Lechia – Miedź</w:t>
              </w:r>
            </w:ins>
          </w:p>
        </w:tc>
        <w:tc>
          <w:tcPr>
            <w:tcW w:w="1417" w:type="dxa"/>
            <w:tcPrChange w:id="1630" w:author="Kuba Fa" w:date="2023-03-20T13:02:00Z">
              <w:tcPr>
                <w:tcW w:w="1417" w:type="dxa"/>
              </w:tcPr>
            </w:tcPrChange>
          </w:tcPr>
          <w:p w14:paraId="50C8AA8F" w14:textId="0FDFEBD1" w:rsidR="00DA532A" w:rsidRDefault="006056A5">
            <w:pPr>
              <w:pStyle w:val="MojNormalny2"/>
              <w:ind w:firstLine="0"/>
              <w:jc w:val="center"/>
              <w:rPr>
                <w:ins w:id="1631" w:author="Kuba Fa" w:date="2023-03-20T11:19:00Z"/>
              </w:rPr>
              <w:pPrChange w:id="1632" w:author="Kuba Fa" w:date="2023-03-20T11:21:00Z">
                <w:pPr>
                  <w:pStyle w:val="MojNormalny2"/>
                  <w:ind w:firstLine="0"/>
                  <w:jc w:val="left"/>
                </w:pPr>
              </w:pPrChange>
            </w:pPr>
            <w:ins w:id="1633" w:author="Kuba Fa" w:date="2023-03-20T11:45:00Z">
              <w:r>
                <w:t>4-0</w:t>
              </w:r>
            </w:ins>
          </w:p>
        </w:tc>
        <w:tc>
          <w:tcPr>
            <w:tcW w:w="1985" w:type="dxa"/>
            <w:tcPrChange w:id="1634" w:author="Kuba Fa" w:date="2023-03-20T13:02:00Z">
              <w:tcPr>
                <w:tcW w:w="1701" w:type="dxa"/>
              </w:tcPr>
            </w:tcPrChange>
          </w:tcPr>
          <w:p w14:paraId="3D441434" w14:textId="71A81E39" w:rsidR="00DA532A" w:rsidRDefault="00841256">
            <w:pPr>
              <w:pStyle w:val="MojNormalny2"/>
              <w:ind w:firstLine="0"/>
              <w:jc w:val="center"/>
              <w:rPr>
                <w:ins w:id="1635" w:author="Kuba Fa" w:date="2023-03-20T11:19:00Z"/>
              </w:rPr>
              <w:pPrChange w:id="1636" w:author="Kuba Fa" w:date="2023-03-20T11:21:00Z">
                <w:pPr>
                  <w:pStyle w:val="MojNormalny2"/>
                  <w:ind w:firstLine="0"/>
                  <w:jc w:val="left"/>
                </w:pPr>
              </w:pPrChange>
            </w:pPr>
            <w:ins w:id="1637" w:author="Kuba Fa" w:date="2023-03-20T13:08:00Z">
              <w:r w:rsidRPr="0096152C">
                <w:rPr>
                  <w:u w:val="single"/>
                  <w:rPrChange w:id="1638" w:author="Kuba Fa" w:date="2023-03-20T14:21:00Z">
                    <w:rPr/>
                  </w:rPrChange>
                </w:rPr>
                <w:t>1</w:t>
              </w:r>
            </w:ins>
            <w:ins w:id="1639" w:author="Kuba Fa" w:date="2023-03-20T13:58:00Z">
              <w:r w:rsidR="004A60E0">
                <w:t xml:space="preserve"> / 1-1</w:t>
              </w:r>
            </w:ins>
          </w:p>
        </w:tc>
        <w:tc>
          <w:tcPr>
            <w:tcW w:w="1158" w:type="dxa"/>
            <w:tcPrChange w:id="1640" w:author="Kuba Fa" w:date="2023-03-20T13:02:00Z">
              <w:tcPr>
                <w:tcW w:w="1442" w:type="dxa"/>
              </w:tcPr>
            </w:tcPrChange>
          </w:tcPr>
          <w:p w14:paraId="77C7EA13" w14:textId="2660355D" w:rsidR="00DA532A" w:rsidRPr="0096152C" w:rsidRDefault="008031DA">
            <w:pPr>
              <w:pStyle w:val="MojNormalny2"/>
              <w:ind w:firstLine="0"/>
              <w:jc w:val="center"/>
              <w:rPr>
                <w:ins w:id="1641" w:author="Kuba Fa" w:date="2023-03-20T11:19:00Z"/>
                <w:u w:val="single"/>
                <w:rPrChange w:id="1642" w:author="Kuba Fa" w:date="2023-03-20T14:21:00Z">
                  <w:rPr>
                    <w:ins w:id="1643" w:author="Kuba Fa" w:date="2023-03-20T11:19:00Z"/>
                  </w:rPr>
                </w:rPrChange>
              </w:rPr>
              <w:pPrChange w:id="1644" w:author="Kuba Fa" w:date="2023-03-20T11:21:00Z">
                <w:pPr>
                  <w:pStyle w:val="MojNormalny2"/>
                  <w:ind w:firstLine="0"/>
                  <w:jc w:val="left"/>
                </w:pPr>
              </w:pPrChange>
            </w:pPr>
            <w:ins w:id="1645" w:author="Kuba Fa" w:date="2023-03-20T12:12:00Z">
              <w:r w:rsidRPr="0096152C">
                <w:rPr>
                  <w:u w:val="single"/>
                  <w:rPrChange w:id="1646" w:author="Kuba Fa" w:date="2023-03-20T14:21:00Z">
                    <w:rPr/>
                  </w:rPrChange>
                </w:rPr>
                <w:t>1-0</w:t>
              </w:r>
            </w:ins>
          </w:p>
        </w:tc>
        <w:tc>
          <w:tcPr>
            <w:tcW w:w="1813" w:type="dxa"/>
            <w:tcPrChange w:id="1647" w:author="Kuba Fa" w:date="2023-03-20T13:02:00Z">
              <w:tcPr>
                <w:tcW w:w="1813" w:type="dxa"/>
              </w:tcPr>
            </w:tcPrChange>
          </w:tcPr>
          <w:p w14:paraId="4B6BDD47" w14:textId="1D553D25" w:rsidR="00DA532A" w:rsidRDefault="00D77B6D">
            <w:pPr>
              <w:pStyle w:val="MojNormalny2"/>
              <w:ind w:firstLine="0"/>
              <w:jc w:val="center"/>
              <w:rPr>
                <w:ins w:id="1648" w:author="Kuba Fa" w:date="2023-03-20T11:19:00Z"/>
              </w:rPr>
              <w:pPrChange w:id="1649" w:author="Kuba Fa" w:date="2023-03-20T11:21:00Z">
                <w:pPr>
                  <w:pStyle w:val="MojNormalny2"/>
                  <w:ind w:firstLine="0"/>
                  <w:jc w:val="left"/>
                </w:pPr>
              </w:pPrChange>
            </w:pPr>
            <w:ins w:id="1650" w:author="Kuba Fa" w:date="2023-03-20T12:20:00Z">
              <w:r>
                <w:t>1-1</w:t>
              </w:r>
            </w:ins>
          </w:p>
        </w:tc>
      </w:tr>
      <w:tr w:rsidR="000C0097" w14:paraId="33AD1264" w14:textId="77777777" w:rsidTr="0025261A">
        <w:trPr>
          <w:ins w:id="1651" w:author="Kuba Fa" w:date="2023-03-20T11:19:00Z"/>
        </w:trPr>
        <w:tc>
          <w:tcPr>
            <w:tcW w:w="2689" w:type="dxa"/>
            <w:tcPrChange w:id="1652" w:author="Kuba Fa" w:date="2023-03-20T13:02:00Z">
              <w:tcPr>
                <w:tcW w:w="2689" w:type="dxa"/>
              </w:tcPr>
            </w:tcPrChange>
          </w:tcPr>
          <w:p w14:paraId="2C6582E7" w14:textId="5424DBA4" w:rsidR="00DA532A" w:rsidRDefault="006056A5">
            <w:pPr>
              <w:pStyle w:val="MojNormalny2"/>
              <w:ind w:firstLine="0"/>
              <w:jc w:val="center"/>
              <w:rPr>
                <w:ins w:id="1653" w:author="Kuba Fa" w:date="2023-03-20T11:19:00Z"/>
              </w:rPr>
              <w:pPrChange w:id="1654" w:author="Kuba Fa" w:date="2023-03-20T11:21:00Z">
                <w:pPr>
                  <w:pStyle w:val="MojNormalny2"/>
                  <w:ind w:firstLine="0"/>
                  <w:jc w:val="left"/>
                </w:pPr>
              </w:pPrChange>
            </w:pPr>
            <w:ins w:id="1655" w:author="Kuba Fa" w:date="2023-03-20T11:45:00Z">
              <w:r>
                <w:t>Legia - Stal</w:t>
              </w:r>
            </w:ins>
          </w:p>
        </w:tc>
        <w:tc>
          <w:tcPr>
            <w:tcW w:w="1417" w:type="dxa"/>
            <w:tcPrChange w:id="1656" w:author="Kuba Fa" w:date="2023-03-20T13:02:00Z">
              <w:tcPr>
                <w:tcW w:w="1417" w:type="dxa"/>
              </w:tcPr>
            </w:tcPrChange>
          </w:tcPr>
          <w:p w14:paraId="4D5BB102" w14:textId="0E913C11" w:rsidR="00DA532A" w:rsidRDefault="006056A5">
            <w:pPr>
              <w:pStyle w:val="MojNormalny2"/>
              <w:ind w:firstLine="0"/>
              <w:jc w:val="center"/>
              <w:rPr>
                <w:ins w:id="1657" w:author="Kuba Fa" w:date="2023-03-20T11:19:00Z"/>
              </w:rPr>
              <w:pPrChange w:id="1658" w:author="Kuba Fa" w:date="2023-03-20T11:21:00Z">
                <w:pPr>
                  <w:pStyle w:val="MojNormalny2"/>
                  <w:ind w:firstLine="0"/>
                  <w:jc w:val="left"/>
                </w:pPr>
              </w:pPrChange>
            </w:pPr>
            <w:ins w:id="1659" w:author="Kuba Fa" w:date="2023-03-20T11:45:00Z">
              <w:r>
                <w:t>2-0</w:t>
              </w:r>
            </w:ins>
          </w:p>
        </w:tc>
        <w:tc>
          <w:tcPr>
            <w:tcW w:w="1985" w:type="dxa"/>
            <w:tcPrChange w:id="1660" w:author="Kuba Fa" w:date="2023-03-20T13:02:00Z">
              <w:tcPr>
                <w:tcW w:w="1701" w:type="dxa"/>
              </w:tcPr>
            </w:tcPrChange>
          </w:tcPr>
          <w:p w14:paraId="51A27271" w14:textId="0AE66122" w:rsidR="00DA532A" w:rsidRPr="0096152C" w:rsidRDefault="00841256">
            <w:pPr>
              <w:pStyle w:val="MojNormalny2"/>
              <w:ind w:firstLine="0"/>
              <w:jc w:val="center"/>
              <w:rPr>
                <w:ins w:id="1661" w:author="Kuba Fa" w:date="2023-03-20T11:19:00Z"/>
                <w:u w:val="single"/>
                <w:rPrChange w:id="1662" w:author="Kuba Fa" w:date="2023-03-20T14:21:00Z">
                  <w:rPr>
                    <w:ins w:id="1663" w:author="Kuba Fa" w:date="2023-03-20T11:19:00Z"/>
                  </w:rPr>
                </w:rPrChange>
              </w:rPr>
              <w:pPrChange w:id="1664" w:author="Kuba Fa" w:date="2023-03-20T11:21:00Z">
                <w:pPr>
                  <w:pStyle w:val="MojNormalny2"/>
                  <w:ind w:firstLine="0"/>
                  <w:jc w:val="left"/>
                </w:pPr>
              </w:pPrChange>
            </w:pPr>
            <w:ins w:id="1665" w:author="Kuba Fa" w:date="2023-03-20T13:07:00Z">
              <w:r w:rsidRPr="0096152C">
                <w:rPr>
                  <w:u w:val="single"/>
                  <w:rPrChange w:id="1666" w:author="Kuba Fa" w:date="2023-03-20T14:21:00Z">
                    <w:rPr/>
                  </w:rPrChange>
                </w:rPr>
                <w:t>1</w:t>
              </w:r>
            </w:ins>
            <w:ins w:id="1667" w:author="Kuba Fa" w:date="2023-03-20T13:59:00Z">
              <w:r w:rsidR="004A60E0" w:rsidRPr="0096152C">
                <w:rPr>
                  <w:u w:val="single"/>
                  <w:rPrChange w:id="1668" w:author="Kuba Fa" w:date="2023-03-20T14:21:00Z">
                    <w:rPr/>
                  </w:rPrChange>
                </w:rPr>
                <w:t xml:space="preserve"> / 1-0</w:t>
              </w:r>
            </w:ins>
          </w:p>
        </w:tc>
        <w:tc>
          <w:tcPr>
            <w:tcW w:w="1158" w:type="dxa"/>
            <w:tcPrChange w:id="1669" w:author="Kuba Fa" w:date="2023-03-20T13:02:00Z">
              <w:tcPr>
                <w:tcW w:w="1442" w:type="dxa"/>
              </w:tcPr>
            </w:tcPrChange>
          </w:tcPr>
          <w:p w14:paraId="600D3549" w14:textId="12C0CF6A" w:rsidR="00DA532A" w:rsidRPr="0096152C" w:rsidRDefault="008031DA">
            <w:pPr>
              <w:pStyle w:val="MojNormalny2"/>
              <w:ind w:firstLine="0"/>
              <w:jc w:val="center"/>
              <w:rPr>
                <w:ins w:id="1670" w:author="Kuba Fa" w:date="2023-03-20T11:19:00Z"/>
                <w:b/>
                <w:bCs/>
                <w:u w:val="single"/>
                <w:rPrChange w:id="1671" w:author="Kuba Fa" w:date="2023-03-20T14:21:00Z">
                  <w:rPr>
                    <w:ins w:id="1672" w:author="Kuba Fa" w:date="2023-03-20T11:19:00Z"/>
                  </w:rPr>
                </w:rPrChange>
              </w:rPr>
              <w:pPrChange w:id="1673" w:author="Kuba Fa" w:date="2023-03-20T11:21:00Z">
                <w:pPr>
                  <w:pStyle w:val="MojNormalny2"/>
                  <w:ind w:firstLine="0"/>
                  <w:jc w:val="left"/>
                </w:pPr>
              </w:pPrChange>
            </w:pPr>
            <w:ins w:id="1674" w:author="Kuba Fa" w:date="2023-03-20T12:12:00Z">
              <w:r w:rsidRPr="0096152C">
                <w:rPr>
                  <w:b/>
                  <w:bCs/>
                  <w:u w:val="single"/>
                  <w:rPrChange w:id="1675" w:author="Kuba Fa" w:date="2023-03-20T14:21:00Z">
                    <w:rPr/>
                  </w:rPrChange>
                </w:rPr>
                <w:t>3-1</w:t>
              </w:r>
            </w:ins>
          </w:p>
        </w:tc>
        <w:tc>
          <w:tcPr>
            <w:tcW w:w="1813" w:type="dxa"/>
            <w:tcPrChange w:id="1676" w:author="Kuba Fa" w:date="2023-03-20T13:02:00Z">
              <w:tcPr>
                <w:tcW w:w="1813" w:type="dxa"/>
              </w:tcPr>
            </w:tcPrChange>
          </w:tcPr>
          <w:p w14:paraId="75C2225C" w14:textId="08E5DC3C" w:rsidR="00DA532A" w:rsidRPr="0096152C" w:rsidRDefault="00D77B6D">
            <w:pPr>
              <w:pStyle w:val="MojNormalny2"/>
              <w:ind w:firstLine="0"/>
              <w:jc w:val="center"/>
              <w:rPr>
                <w:ins w:id="1677" w:author="Kuba Fa" w:date="2023-03-20T11:19:00Z"/>
                <w:u w:val="single"/>
                <w:rPrChange w:id="1678" w:author="Kuba Fa" w:date="2023-03-20T14:21:00Z">
                  <w:rPr>
                    <w:ins w:id="1679" w:author="Kuba Fa" w:date="2023-03-20T11:19:00Z"/>
                  </w:rPr>
                </w:rPrChange>
              </w:rPr>
              <w:pPrChange w:id="1680" w:author="Kuba Fa" w:date="2023-03-20T11:21:00Z">
                <w:pPr>
                  <w:pStyle w:val="MojNormalny2"/>
                  <w:ind w:firstLine="0"/>
                  <w:jc w:val="left"/>
                </w:pPr>
              </w:pPrChange>
            </w:pPr>
            <w:ins w:id="1681" w:author="Kuba Fa" w:date="2023-03-20T12:19:00Z">
              <w:r w:rsidRPr="0096152C">
                <w:rPr>
                  <w:u w:val="single"/>
                  <w:rPrChange w:id="1682" w:author="Kuba Fa" w:date="2023-03-20T14:21:00Z">
                    <w:rPr/>
                  </w:rPrChange>
                </w:rPr>
                <w:t>2-1</w:t>
              </w:r>
            </w:ins>
          </w:p>
        </w:tc>
      </w:tr>
      <w:tr w:rsidR="000C0097" w14:paraId="1A94E1FF" w14:textId="77777777" w:rsidTr="0025261A">
        <w:trPr>
          <w:ins w:id="1683" w:author="Kuba Fa" w:date="2023-03-20T11:19:00Z"/>
        </w:trPr>
        <w:tc>
          <w:tcPr>
            <w:tcW w:w="2689" w:type="dxa"/>
            <w:tcPrChange w:id="1684" w:author="Kuba Fa" w:date="2023-03-20T13:02:00Z">
              <w:tcPr>
                <w:tcW w:w="2689" w:type="dxa"/>
              </w:tcPr>
            </w:tcPrChange>
          </w:tcPr>
          <w:p w14:paraId="11A7609F" w14:textId="11C8A1AE" w:rsidR="00DA532A" w:rsidRDefault="006056A5">
            <w:pPr>
              <w:pStyle w:val="MojNormalny2"/>
              <w:ind w:firstLine="0"/>
              <w:jc w:val="center"/>
              <w:rPr>
                <w:ins w:id="1685" w:author="Kuba Fa" w:date="2023-03-20T11:19:00Z"/>
              </w:rPr>
              <w:pPrChange w:id="1686" w:author="Kuba Fa" w:date="2023-03-20T11:21:00Z">
                <w:pPr>
                  <w:pStyle w:val="MojNormalny2"/>
                  <w:ind w:firstLine="0"/>
                  <w:jc w:val="left"/>
                </w:pPr>
              </w:pPrChange>
            </w:pPr>
            <w:ins w:id="1687" w:author="Kuba Fa" w:date="2023-03-20T11:45:00Z">
              <w:r>
                <w:t>Piast – Lech</w:t>
              </w:r>
            </w:ins>
          </w:p>
        </w:tc>
        <w:tc>
          <w:tcPr>
            <w:tcW w:w="1417" w:type="dxa"/>
            <w:tcPrChange w:id="1688" w:author="Kuba Fa" w:date="2023-03-20T13:02:00Z">
              <w:tcPr>
                <w:tcW w:w="1417" w:type="dxa"/>
              </w:tcPr>
            </w:tcPrChange>
          </w:tcPr>
          <w:p w14:paraId="5D326284" w14:textId="6E5504FC" w:rsidR="00DA532A" w:rsidRDefault="006056A5">
            <w:pPr>
              <w:pStyle w:val="MojNormalny2"/>
              <w:ind w:firstLine="0"/>
              <w:jc w:val="center"/>
              <w:rPr>
                <w:ins w:id="1689" w:author="Kuba Fa" w:date="2023-03-20T11:19:00Z"/>
              </w:rPr>
              <w:pPrChange w:id="1690" w:author="Kuba Fa" w:date="2023-03-20T11:21:00Z">
                <w:pPr>
                  <w:pStyle w:val="MojNormalny2"/>
                  <w:ind w:firstLine="0"/>
                  <w:jc w:val="left"/>
                </w:pPr>
              </w:pPrChange>
            </w:pPr>
            <w:ins w:id="1691" w:author="Kuba Fa" w:date="2023-03-20T11:45:00Z">
              <w:r>
                <w:t>1-1</w:t>
              </w:r>
            </w:ins>
          </w:p>
        </w:tc>
        <w:tc>
          <w:tcPr>
            <w:tcW w:w="1985" w:type="dxa"/>
            <w:tcPrChange w:id="1692" w:author="Kuba Fa" w:date="2023-03-20T13:02:00Z">
              <w:tcPr>
                <w:tcW w:w="1701" w:type="dxa"/>
              </w:tcPr>
            </w:tcPrChange>
          </w:tcPr>
          <w:p w14:paraId="70FA48FA" w14:textId="57188814" w:rsidR="00DA532A" w:rsidRDefault="00841256">
            <w:pPr>
              <w:pStyle w:val="MojNormalny2"/>
              <w:ind w:firstLine="0"/>
              <w:jc w:val="center"/>
              <w:rPr>
                <w:ins w:id="1693" w:author="Kuba Fa" w:date="2023-03-20T11:19:00Z"/>
              </w:rPr>
              <w:pPrChange w:id="1694" w:author="Kuba Fa" w:date="2023-03-20T11:21:00Z">
                <w:pPr>
                  <w:pStyle w:val="MojNormalny2"/>
                  <w:ind w:firstLine="0"/>
                  <w:jc w:val="left"/>
                </w:pPr>
              </w:pPrChange>
            </w:pPr>
            <w:ins w:id="1695" w:author="Kuba Fa" w:date="2023-03-20T13:07:00Z">
              <w:r>
                <w:t>2</w:t>
              </w:r>
            </w:ins>
            <w:ins w:id="1696" w:author="Kuba Fa" w:date="2023-03-20T13:59:00Z">
              <w:r w:rsidR="004A60E0">
                <w:t xml:space="preserve"> / </w:t>
              </w:r>
              <w:r w:rsidR="004A60E0" w:rsidRPr="0096152C">
                <w:rPr>
                  <w:b/>
                  <w:bCs/>
                  <w:color w:val="70AD47" w:themeColor="accent6"/>
                  <w:u w:val="single"/>
                  <w:rPrChange w:id="1697" w:author="Kuba Fa" w:date="2023-03-20T14:22:00Z">
                    <w:rPr/>
                  </w:rPrChange>
                </w:rPr>
                <w:t>1-1</w:t>
              </w:r>
            </w:ins>
          </w:p>
        </w:tc>
        <w:tc>
          <w:tcPr>
            <w:tcW w:w="1158" w:type="dxa"/>
            <w:tcPrChange w:id="1698" w:author="Kuba Fa" w:date="2023-03-20T13:02:00Z">
              <w:tcPr>
                <w:tcW w:w="1442" w:type="dxa"/>
              </w:tcPr>
            </w:tcPrChange>
          </w:tcPr>
          <w:p w14:paraId="4CCE95A8" w14:textId="42096225" w:rsidR="00DA532A" w:rsidRDefault="008031DA">
            <w:pPr>
              <w:pStyle w:val="MojNormalny2"/>
              <w:ind w:firstLine="0"/>
              <w:jc w:val="center"/>
              <w:rPr>
                <w:ins w:id="1699" w:author="Kuba Fa" w:date="2023-03-20T11:19:00Z"/>
              </w:rPr>
              <w:pPrChange w:id="1700" w:author="Kuba Fa" w:date="2023-03-20T11:21:00Z">
                <w:pPr>
                  <w:pStyle w:val="MojNormalny2"/>
                  <w:ind w:firstLine="0"/>
                  <w:jc w:val="left"/>
                </w:pPr>
              </w:pPrChange>
            </w:pPr>
            <w:ins w:id="1701" w:author="Kuba Fa" w:date="2023-03-20T12:13:00Z">
              <w:r>
                <w:t>0-1</w:t>
              </w:r>
            </w:ins>
          </w:p>
        </w:tc>
        <w:tc>
          <w:tcPr>
            <w:tcW w:w="1813" w:type="dxa"/>
            <w:tcPrChange w:id="1702" w:author="Kuba Fa" w:date="2023-03-20T13:02:00Z">
              <w:tcPr>
                <w:tcW w:w="1813" w:type="dxa"/>
              </w:tcPr>
            </w:tcPrChange>
          </w:tcPr>
          <w:p w14:paraId="2C502B2B" w14:textId="718C4BD6" w:rsidR="00DA532A" w:rsidRDefault="00D77B6D">
            <w:pPr>
              <w:pStyle w:val="MojNormalny2"/>
              <w:ind w:firstLine="0"/>
              <w:jc w:val="center"/>
              <w:rPr>
                <w:ins w:id="1703" w:author="Kuba Fa" w:date="2023-03-20T11:19:00Z"/>
              </w:rPr>
              <w:pPrChange w:id="1704" w:author="Kuba Fa" w:date="2023-03-20T11:21:00Z">
                <w:pPr>
                  <w:pStyle w:val="MojNormalny2"/>
                  <w:ind w:firstLine="0"/>
                  <w:jc w:val="left"/>
                </w:pPr>
              </w:pPrChange>
            </w:pPr>
            <w:ins w:id="1705" w:author="Kuba Fa" w:date="2023-03-20T12:19:00Z">
              <w:r>
                <w:t>0-2</w:t>
              </w:r>
            </w:ins>
          </w:p>
        </w:tc>
      </w:tr>
      <w:tr w:rsidR="000C0097" w14:paraId="4602FC64" w14:textId="77777777" w:rsidTr="0025261A">
        <w:trPr>
          <w:ins w:id="1706" w:author="Kuba Fa" w:date="2023-03-20T11:19:00Z"/>
        </w:trPr>
        <w:tc>
          <w:tcPr>
            <w:tcW w:w="2689" w:type="dxa"/>
            <w:tcPrChange w:id="1707" w:author="Kuba Fa" w:date="2023-03-20T13:02:00Z">
              <w:tcPr>
                <w:tcW w:w="2689" w:type="dxa"/>
              </w:tcPr>
            </w:tcPrChange>
          </w:tcPr>
          <w:p w14:paraId="5CAEB127" w14:textId="0D3FC745" w:rsidR="00DA532A" w:rsidRDefault="006056A5">
            <w:pPr>
              <w:pStyle w:val="MojNormalny2"/>
              <w:ind w:firstLine="0"/>
              <w:jc w:val="center"/>
              <w:rPr>
                <w:ins w:id="1708" w:author="Kuba Fa" w:date="2023-03-20T11:19:00Z"/>
              </w:rPr>
              <w:pPrChange w:id="1709" w:author="Kuba Fa" w:date="2023-03-20T11:21:00Z">
                <w:pPr>
                  <w:pStyle w:val="MojNormalny2"/>
                  <w:ind w:firstLine="0"/>
                  <w:jc w:val="left"/>
                </w:pPr>
              </w:pPrChange>
            </w:pPr>
            <w:ins w:id="1710" w:author="Kuba Fa" w:date="2023-03-20T11:45:00Z">
              <w:r>
                <w:t>Raków – Śląsk</w:t>
              </w:r>
            </w:ins>
          </w:p>
        </w:tc>
        <w:tc>
          <w:tcPr>
            <w:tcW w:w="1417" w:type="dxa"/>
            <w:tcPrChange w:id="1711" w:author="Kuba Fa" w:date="2023-03-20T13:02:00Z">
              <w:tcPr>
                <w:tcW w:w="1417" w:type="dxa"/>
              </w:tcPr>
            </w:tcPrChange>
          </w:tcPr>
          <w:p w14:paraId="34CF03E1" w14:textId="55F75047" w:rsidR="00DA532A" w:rsidRDefault="006056A5">
            <w:pPr>
              <w:pStyle w:val="MojNormalny2"/>
              <w:ind w:firstLine="0"/>
              <w:jc w:val="center"/>
              <w:rPr>
                <w:ins w:id="1712" w:author="Kuba Fa" w:date="2023-03-20T11:19:00Z"/>
              </w:rPr>
              <w:pPrChange w:id="1713" w:author="Kuba Fa" w:date="2023-03-20T11:21:00Z">
                <w:pPr>
                  <w:pStyle w:val="MojNormalny2"/>
                  <w:ind w:firstLine="0"/>
                  <w:jc w:val="left"/>
                </w:pPr>
              </w:pPrChange>
            </w:pPr>
            <w:ins w:id="1714" w:author="Kuba Fa" w:date="2023-03-20T11:45:00Z">
              <w:r>
                <w:t>4-1</w:t>
              </w:r>
            </w:ins>
          </w:p>
        </w:tc>
        <w:tc>
          <w:tcPr>
            <w:tcW w:w="1985" w:type="dxa"/>
            <w:tcPrChange w:id="1715" w:author="Kuba Fa" w:date="2023-03-20T13:02:00Z">
              <w:tcPr>
                <w:tcW w:w="1701" w:type="dxa"/>
              </w:tcPr>
            </w:tcPrChange>
          </w:tcPr>
          <w:p w14:paraId="04D498FF" w14:textId="5AD9CD6E" w:rsidR="00DA532A" w:rsidRPr="00B055C6" w:rsidRDefault="00841256">
            <w:pPr>
              <w:pStyle w:val="MojNormalny2"/>
              <w:ind w:firstLine="0"/>
              <w:jc w:val="center"/>
              <w:rPr>
                <w:ins w:id="1716" w:author="Kuba Fa" w:date="2023-03-20T11:19:00Z"/>
                <w:u w:val="single"/>
                <w:rPrChange w:id="1717" w:author="Kuba Fa" w:date="2023-03-20T14:22:00Z">
                  <w:rPr>
                    <w:ins w:id="1718" w:author="Kuba Fa" w:date="2023-03-20T11:19:00Z"/>
                  </w:rPr>
                </w:rPrChange>
              </w:rPr>
              <w:pPrChange w:id="1719" w:author="Kuba Fa" w:date="2023-03-20T11:21:00Z">
                <w:pPr>
                  <w:pStyle w:val="MojNormalny2"/>
                  <w:ind w:firstLine="0"/>
                  <w:jc w:val="left"/>
                </w:pPr>
              </w:pPrChange>
            </w:pPr>
            <w:ins w:id="1720" w:author="Kuba Fa" w:date="2023-03-20T13:07:00Z">
              <w:r w:rsidRPr="00B055C6">
                <w:rPr>
                  <w:u w:val="single"/>
                  <w:rPrChange w:id="1721" w:author="Kuba Fa" w:date="2023-03-20T14:22:00Z">
                    <w:rPr/>
                  </w:rPrChange>
                </w:rPr>
                <w:t>1</w:t>
              </w:r>
            </w:ins>
            <w:ins w:id="1722" w:author="Kuba Fa" w:date="2023-03-20T13:59:00Z">
              <w:r w:rsidR="004A60E0" w:rsidRPr="00B055C6">
                <w:rPr>
                  <w:u w:val="single"/>
                  <w:rPrChange w:id="1723" w:author="Kuba Fa" w:date="2023-03-20T14:22:00Z">
                    <w:rPr/>
                  </w:rPrChange>
                </w:rPr>
                <w:t xml:space="preserve"> / 2-0</w:t>
              </w:r>
            </w:ins>
          </w:p>
        </w:tc>
        <w:tc>
          <w:tcPr>
            <w:tcW w:w="1158" w:type="dxa"/>
            <w:tcPrChange w:id="1724" w:author="Kuba Fa" w:date="2023-03-20T13:02:00Z">
              <w:tcPr>
                <w:tcW w:w="1442" w:type="dxa"/>
              </w:tcPr>
            </w:tcPrChange>
          </w:tcPr>
          <w:p w14:paraId="6AFE2256" w14:textId="3884A2A7" w:rsidR="00DA532A" w:rsidRPr="00B055C6" w:rsidRDefault="008031DA">
            <w:pPr>
              <w:pStyle w:val="MojNormalny2"/>
              <w:ind w:firstLine="0"/>
              <w:jc w:val="center"/>
              <w:rPr>
                <w:ins w:id="1725" w:author="Kuba Fa" w:date="2023-03-20T11:19:00Z"/>
                <w:u w:val="single"/>
                <w:rPrChange w:id="1726" w:author="Kuba Fa" w:date="2023-03-20T14:22:00Z">
                  <w:rPr>
                    <w:ins w:id="1727" w:author="Kuba Fa" w:date="2023-03-20T11:19:00Z"/>
                  </w:rPr>
                </w:rPrChange>
              </w:rPr>
              <w:pPrChange w:id="1728" w:author="Kuba Fa" w:date="2023-03-20T11:21:00Z">
                <w:pPr>
                  <w:pStyle w:val="MojNormalny2"/>
                  <w:ind w:firstLine="0"/>
                  <w:jc w:val="left"/>
                </w:pPr>
              </w:pPrChange>
            </w:pPr>
            <w:ins w:id="1729" w:author="Kuba Fa" w:date="2023-03-20T12:13:00Z">
              <w:r w:rsidRPr="00B055C6">
                <w:rPr>
                  <w:u w:val="single"/>
                  <w:rPrChange w:id="1730" w:author="Kuba Fa" w:date="2023-03-20T14:22:00Z">
                    <w:rPr/>
                  </w:rPrChange>
                </w:rPr>
                <w:t>3-1</w:t>
              </w:r>
            </w:ins>
          </w:p>
        </w:tc>
        <w:tc>
          <w:tcPr>
            <w:tcW w:w="1813" w:type="dxa"/>
            <w:tcPrChange w:id="1731" w:author="Kuba Fa" w:date="2023-03-20T13:02:00Z">
              <w:tcPr>
                <w:tcW w:w="1813" w:type="dxa"/>
              </w:tcPr>
            </w:tcPrChange>
          </w:tcPr>
          <w:p w14:paraId="327823D2" w14:textId="65D448A0" w:rsidR="00DA532A" w:rsidRPr="00B055C6" w:rsidRDefault="00D77B6D">
            <w:pPr>
              <w:pStyle w:val="MojNormalny2"/>
              <w:ind w:firstLine="0"/>
              <w:jc w:val="center"/>
              <w:rPr>
                <w:ins w:id="1732" w:author="Kuba Fa" w:date="2023-03-20T11:19:00Z"/>
                <w:u w:val="single"/>
                <w:rPrChange w:id="1733" w:author="Kuba Fa" w:date="2023-03-20T14:22:00Z">
                  <w:rPr>
                    <w:ins w:id="1734" w:author="Kuba Fa" w:date="2023-03-20T11:19:00Z"/>
                  </w:rPr>
                </w:rPrChange>
              </w:rPr>
              <w:pPrChange w:id="1735" w:author="Kuba Fa" w:date="2023-03-20T11:21:00Z">
                <w:pPr>
                  <w:pStyle w:val="MojNormalny2"/>
                  <w:ind w:firstLine="0"/>
                  <w:jc w:val="left"/>
                </w:pPr>
              </w:pPrChange>
            </w:pPr>
            <w:ins w:id="1736" w:author="Kuba Fa" w:date="2023-03-20T12:19:00Z">
              <w:r w:rsidRPr="00B055C6">
                <w:rPr>
                  <w:u w:val="single"/>
                  <w:rPrChange w:id="1737" w:author="Kuba Fa" w:date="2023-03-20T14:22:00Z">
                    <w:rPr/>
                  </w:rPrChange>
                </w:rPr>
                <w:t>1-0</w:t>
              </w:r>
            </w:ins>
          </w:p>
        </w:tc>
      </w:tr>
      <w:tr w:rsidR="000C0097" w14:paraId="4B393227" w14:textId="77777777" w:rsidTr="0025261A">
        <w:trPr>
          <w:ins w:id="1738" w:author="Kuba Fa" w:date="2023-03-20T11:19:00Z"/>
        </w:trPr>
        <w:tc>
          <w:tcPr>
            <w:tcW w:w="2689" w:type="dxa"/>
            <w:tcPrChange w:id="1739" w:author="Kuba Fa" w:date="2023-03-20T13:02:00Z">
              <w:tcPr>
                <w:tcW w:w="2689" w:type="dxa"/>
              </w:tcPr>
            </w:tcPrChange>
          </w:tcPr>
          <w:p w14:paraId="7B995EA4" w14:textId="2F445543" w:rsidR="00DA532A" w:rsidRDefault="00D64A31">
            <w:pPr>
              <w:pStyle w:val="MojNormalny2"/>
              <w:ind w:firstLine="0"/>
              <w:jc w:val="center"/>
              <w:rPr>
                <w:ins w:id="1740" w:author="Kuba Fa" w:date="2023-03-20T11:19:00Z"/>
              </w:rPr>
              <w:pPrChange w:id="1741" w:author="Kuba Fa" w:date="2023-03-20T11:21:00Z">
                <w:pPr>
                  <w:pStyle w:val="MojNormalny2"/>
                  <w:ind w:firstLine="0"/>
                  <w:jc w:val="left"/>
                </w:pPr>
              </w:pPrChange>
            </w:pPr>
            <w:ins w:id="1742" w:author="Kuba Fa" w:date="2023-03-20T11:47:00Z">
              <w:r>
                <w:t>Warta – Cracovia</w:t>
              </w:r>
            </w:ins>
          </w:p>
        </w:tc>
        <w:tc>
          <w:tcPr>
            <w:tcW w:w="1417" w:type="dxa"/>
            <w:tcPrChange w:id="1743" w:author="Kuba Fa" w:date="2023-03-20T13:02:00Z">
              <w:tcPr>
                <w:tcW w:w="1417" w:type="dxa"/>
              </w:tcPr>
            </w:tcPrChange>
          </w:tcPr>
          <w:p w14:paraId="45D0C35F" w14:textId="1B173C59" w:rsidR="00DA532A" w:rsidRDefault="00D64A31">
            <w:pPr>
              <w:pStyle w:val="MojNormalny2"/>
              <w:ind w:firstLine="0"/>
              <w:jc w:val="center"/>
              <w:rPr>
                <w:ins w:id="1744" w:author="Kuba Fa" w:date="2023-03-20T11:19:00Z"/>
              </w:rPr>
              <w:pPrChange w:id="1745" w:author="Kuba Fa" w:date="2023-03-20T11:21:00Z">
                <w:pPr>
                  <w:pStyle w:val="MojNormalny2"/>
                  <w:ind w:firstLine="0"/>
                  <w:jc w:val="left"/>
                </w:pPr>
              </w:pPrChange>
            </w:pPr>
            <w:ins w:id="1746" w:author="Kuba Fa" w:date="2023-03-20T11:47:00Z">
              <w:r>
                <w:t>0-0</w:t>
              </w:r>
            </w:ins>
          </w:p>
        </w:tc>
        <w:tc>
          <w:tcPr>
            <w:tcW w:w="1985" w:type="dxa"/>
            <w:tcPrChange w:id="1747" w:author="Kuba Fa" w:date="2023-03-20T13:02:00Z">
              <w:tcPr>
                <w:tcW w:w="1701" w:type="dxa"/>
              </w:tcPr>
            </w:tcPrChange>
          </w:tcPr>
          <w:p w14:paraId="74E3EED9" w14:textId="3EB4F6CD" w:rsidR="00DA532A" w:rsidRDefault="00841256">
            <w:pPr>
              <w:pStyle w:val="MojNormalny2"/>
              <w:ind w:firstLine="0"/>
              <w:jc w:val="center"/>
              <w:rPr>
                <w:ins w:id="1748" w:author="Kuba Fa" w:date="2023-03-20T11:19:00Z"/>
              </w:rPr>
              <w:pPrChange w:id="1749" w:author="Kuba Fa" w:date="2023-03-20T11:21:00Z">
                <w:pPr>
                  <w:pStyle w:val="MojNormalny2"/>
                  <w:ind w:firstLine="0"/>
                  <w:jc w:val="left"/>
                </w:pPr>
              </w:pPrChange>
            </w:pPr>
            <w:ins w:id="1750" w:author="Kuba Fa" w:date="2023-03-20T13:07:00Z">
              <w:r>
                <w:t>1</w:t>
              </w:r>
            </w:ins>
            <w:ins w:id="1751" w:author="Kuba Fa" w:date="2023-03-20T14:00:00Z">
              <w:r w:rsidR="004A60E0">
                <w:t xml:space="preserve"> / </w:t>
              </w:r>
              <w:r w:rsidR="004A60E0" w:rsidRPr="00B055C6">
                <w:rPr>
                  <w:b/>
                  <w:bCs/>
                  <w:u w:val="single"/>
                  <w:rPrChange w:id="1752" w:author="Kuba Fa" w:date="2023-03-20T14:23:00Z">
                    <w:rPr/>
                  </w:rPrChange>
                </w:rPr>
                <w:t>1-1</w:t>
              </w:r>
            </w:ins>
          </w:p>
        </w:tc>
        <w:tc>
          <w:tcPr>
            <w:tcW w:w="1158" w:type="dxa"/>
            <w:tcPrChange w:id="1753" w:author="Kuba Fa" w:date="2023-03-20T13:02:00Z">
              <w:tcPr>
                <w:tcW w:w="1442" w:type="dxa"/>
              </w:tcPr>
            </w:tcPrChange>
          </w:tcPr>
          <w:p w14:paraId="674EE4C7" w14:textId="6668A744" w:rsidR="00DA532A" w:rsidRDefault="008031DA">
            <w:pPr>
              <w:pStyle w:val="MojNormalny2"/>
              <w:ind w:firstLine="0"/>
              <w:jc w:val="center"/>
              <w:rPr>
                <w:ins w:id="1754" w:author="Kuba Fa" w:date="2023-03-20T11:19:00Z"/>
              </w:rPr>
              <w:pPrChange w:id="1755" w:author="Kuba Fa" w:date="2023-03-20T11:21:00Z">
                <w:pPr>
                  <w:pStyle w:val="MojNormalny2"/>
                  <w:ind w:firstLine="0"/>
                  <w:jc w:val="left"/>
                </w:pPr>
              </w:pPrChange>
            </w:pPr>
            <w:ins w:id="1756" w:author="Kuba Fa" w:date="2023-03-20T12:13:00Z">
              <w:r>
                <w:t>2-1</w:t>
              </w:r>
            </w:ins>
          </w:p>
        </w:tc>
        <w:tc>
          <w:tcPr>
            <w:tcW w:w="1813" w:type="dxa"/>
            <w:tcPrChange w:id="1757" w:author="Kuba Fa" w:date="2023-03-20T13:02:00Z">
              <w:tcPr>
                <w:tcW w:w="1813" w:type="dxa"/>
              </w:tcPr>
            </w:tcPrChange>
          </w:tcPr>
          <w:p w14:paraId="58ABA080" w14:textId="6C6749F7" w:rsidR="00DA532A" w:rsidRPr="00B055C6" w:rsidRDefault="00D77B6D">
            <w:pPr>
              <w:pStyle w:val="MojNormalny2"/>
              <w:ind w:firstLine="0"/>
              <w:jc w:val="center"/>
              <w:rPr>
                <w:ins w:id="1758" w:author="Kuba Fa" w:date="2023-03-20T11:19:00Z"/>
                <w:b/>
                <w:bCs/>
                <w:u w:val="single"/>
                <w:rPrChange w:id="1759" w:author="Kuba Fa" w:date="2023-03-20T14:23:00Z">
                  <w:rPr>
                    <w:ins w:id="1760" w:author="Kuba Fa" w:date="2023-03-20T11:19:00Z"/>
                  </w:rPr>
                </w:rPrChange>
              </w:rPr>
              <w:pPrChange w:id="1761" w:author="Kuba Fa" w:date="2023-03-20T11:21:00Z">
                <w:pPr>
                  <w:pStyle w:val="MojNormalny2"/>
                  <w:ind w:firstLine="0"/>
                  <w:jc w:val="left"/>
                </w:pPr>
              </w:pPrChange>
            </w:pPr>
            <w:ins w:id="1762" w:author="Kuba Fa" w:date="2023-03-20T12:18:00Z">
              <w:r w:rsidRPr="00B055C6">
                <w:rPr>
                  <w:b/>
                  <w:bCs/>
                  <w:u w:val="single"/>
                  <w:rPrChange w:id="1763" w:author="Kuba Fa" w:date="2023-03-20T14:23:00Z">
                    <w:rPr/>
                  </w:rPrChange>
                </w:rPr>
                <w:t>1-1</w:t>
              </w:r>
            </w:ins>
          </w:p>
        </w:tc>
      </w:tr>
      <w:tr w:rsidR="000C0097" w14:paraId="3A05BCB8" w14:textId="77777777" w:rsidTr="0025261A">
        <w:trPr>
          <w:ins w:id="1764" w:author="Kuba Fa" w:date="2023-03-20T11:19:00Z"/>
        </w:trPr>
        <w:tc>
          <w:tcPr>
            <w:tcW w:w="2689" w:type="dxa"/>
            <w:tcPrChange w:id="1765" w:author="Kuba Fa" w:date="2023-03-20T13:02:00Z">
              <w:tcPr>
                <w:tcW w:w="2689" w:type="dxa"/>
              </w:tcPr>
            </w:tcPrChange>
          </w:tcPr>
          <w:p w14:paraId="6C45F255" w14:textId="4B53505A" w:rsidR="00DA532A" w:rsidRDefault="00D64A31">
            <w:pPr>
              <w:pStyle w:val="MojNormalny2"/>
              <w:ind w:firstLine="0"/>
              <w:jc w:val="center"/>
              <w:rPr>
                <w:ins w:id="1766" w:author="Kuba Fa" w:date="2023-03-20T11:19:00Z"/>
              </w:rPr>
              <w:pPrChange w:id="1767" w:author="Kuba Fa" w:date="2023-03-20T11:21:00Z">
                <w:pPr>
                  <w:pStyle w:val="MojNormalny2"/>
                  <w:ind w:firstLine="0"/>
                  <w:jc w:val="left"/>
                </w:pPr>
              </w:pPrChange>
            </w:pPr>
            <w:ins w:id="1768" w:author="Kuba Fa" w:date="2023-03-20T11:47:00Z">
              <w:r>
                <w:t>Wisła – Widzew</w:t>
              </w:r>
            </w:ins>
          </w:p>
        </w:tc>
        <w:tc>
          <w:tcPr>
            <w:tcW w:w="1417" w:type="dxa"/>
            <w:tcPrChange w:id="1769" w:author="Kuba Fa" w:date="2023-03-20T13:02:00Z">
              <w:tcPr>
                <w:tcW w:w="1417" w:type="dxa"/>
              </w:tcPr>
            </w:tcPrChange>
          </w:tcPr>
          <w:p w14:paraId="526EA3DC" w14:textId="3634E1CF" w:rsidR="00DA532A" w:rsidRDefault="00D64A31">
            <w:pPr>
              <w:pStyle w:val="MojNormalny2"/>
              <w:ind w:firstLine="0"/>
              <w:jc w:val="center"/>
              <w:rPr>
                <w:ins w:id="1770" w:author="Kuba Fa" w:date="2023-03-20T11:19:00Z"/>
              </w:rPr>
              <w:pPrChange w:id="1771" w:author="Kuba Fa" w:date="2023-03-20T11:21:00Z">
                <w:pPr>
                  <w:pStyle w:val="MojNormalny2"/>
                  <w:ind w:firstLine="0"/>
                  <w:jc w:val="left"/>
                </w:pPr>
              </w:pPrChange>
            </w:pPr>
            <w:ins w:id="1772" w:author="Kuba Fa" w:date="2023-03-20T11:47:00Z">
              <w:r>
                <w:t>1-1</w:t>
              </w:r>
            </w:ins>
          </w:p>
        </w:tc>
        <w:tc>
          <w:tcPr>
            <w:tcW w:w="1985" w:type="dxa"/>
            <w:tcPrChange w:id="1773" w:author="Kuba Fa" w:date="2023-03-20T13:02:00Z">
              <w:tcPr>
                <w:tcW w:w="1701" w:type="dxa"/>
              </w:tcPr>
            </w:tcPrChange>
          </w:tcPr>
          <w:p w14:paraId="799107DC" w14:textId="0D729DCE" w:rsidR="00DA532A" w:rsidRDefault="00841256">
            <w:pPr>
              <w:pStyle w:val="MojNormalny2"/>
              <w:ind w:firstLine="0"/>
              <w:jc w:val="center"/>
              <w:rPr>
                <w:ins w:id="1774" w:author="Kuba Fa" w:date="2023-03-20T11:19:00Z"/>
              </w:rPr>
              <w:pPrChange w:id="1775" w:author="Kuba Fa" w:date="2023-03-20T11:21:00Z">
                <w:pPr>
                  <w:pStyle w:val="MojNormalny2"/>
                  <w:ind w:firstLine="0"/>
                  <w:jc w:val="left"/>
                </w:pPr>
              </w:pPrChange>
            </w:pPr>
            <w:ins w:id="1776" w:author="Kuba Fa" w:date="2023-03-20T13:07:00Z">
              <w:r>
                <w:t>2</w:t>
              </w:r>
            </w:ins>
            <w:ins w:id="1777" w:author="Kuba Fa" w:date="2023-03-20T14:00:00Z">
              <w:r w:rsidR="004A60E0">
                <w:t xml:space="preserve"> / </w:t>
              </w:r>
              <w:r w:rsidR="004A60E0" w:rsidRPr="00B055C6">
                <w:rPr>
                  <w:b/>
                  <w:bCs/>
                  <w:color w:val="70AD47" w:themeColor="accent6"/>
                  <w:u w:val="single"/>
                  <w:rPrChange w:id="1778" w:author="Kuba Fa" w:date="2023-03-20T14:23:00Z">
                    <w:rPr/>
                  </w:rPrChange>
                </w:rPr>
                <w:t>1-1</w:t>
              </w:r>
            </w:ins>
          </w:p>
        </w:tc>
        <w:tc>
          <w:tcPr>
            <w:tcW w:w="1158" w:type="dxa"/>
            <w:tcPrChange w:id="1779" w:author="Kuba Fa" w:date="2023-03-20T13:02:00Z">
              <w:tcPr>
                <w:tcW w:w="1442" w:type="dxa"/>
              </w:tcPr>
            </w:tcPrChange>
          </w:tcPr>
          <w:p w14:paraId="4BE77410" w14:textId="4F2977E7" w:rsidR="00DA532A" w:rsidRDefault="008031DA">
            <w:pPr>
              <w:pStyle w:val="MojNormalny2"/>
              <w:ind w:firstLine="0"/>
              <w:jc w:val="center"/>
              <w:rPr>
                <w:ins w:id="1780" w:author="Kuba Fa" w:date="2023-03-20T11:19:00Z"/>
              </w:rPr>
              <w:pPrChange w:id="1781" w:author="Kuba Fa" w:date="2023-03-20T11:21:00Z">
                <w:pPr>
                  <w:pStyle w:val="MojNormalny2"/>
                  <w:ind w:firstLine="0"/>
                  <w:jc w:val="left"/>
                </w:pPr>
              </w:pPrChange>
            </w:pPr>
            <w:ins w:id="1782" w:author="Kuba Fa" w:date="2023-03-20T12:13:00Z">
              <w:r>
                <w:t>0-1</w:t>
              </w:r>
            </w:ins>
          </w:p>
        </w:tc>
        <w:tc>
          <w:tcPr>
            <w:tcW w:w="1813" w:type="dxa"/>
            <w:tcPrChange w:id="1783" w:author="Kuba Fa" w:date="2023-03-20T13:02:00Z">
              <w:tcPr>
                <w:tcW w:w="1813" w:type="dxa"/>
              </w:tcPr>
            </w:tcPrChange>
          </w:tcPr>
          <w:p w14:paraId="095C6E72" w14:textId="56DF9582" w:rsidR="00DA532A" w:rsidRPr="00B055C6" w:rsidRDefault="00D77B6D">
            <w:pPr>
              <w:pStyle w:val="MojNormalny2"/>
              <w:ind w:firstLine="0"/>
              <w:jc w:val="center"/>
              <w:rPr>
                <w:ins w:id="1784" w:author="Kuba Fa" w:date="2023-03-20T11:19:00Z"/>
                <w:b/>
                <w:bCs/>
                <w:u w:val="single"/>
                <w:rPrChange w:id="1785" w:author="Kuba Fa" w:date="2023-03-20T14:23:00Z">
                  <w:rPr>
                    <w:ins w:id="1786" w:author="Kuba Fa" w:date="2023-03-20T11:19:00Z"/>
                  </w:rPr>
                </w:rPrChange>
              </w:rPr>
              <w:pPrChange w:id="1787" w:author="Kuba Fa" w:date="2023-03-20T11:21:00Z">
                <w:pPr>
                  <w:pStyle w:val="MojNormalny2"/>
                  <w:ind w:firstLine="0"/>
                  <w:jc w:val="left"/>
                </w:pPr>
              </w:pPrChange>
            </w:pPr>
            <w:ins w:id="1788" w:author="Kuba Fa" w:date="2023-03-20T12:18:00Z">
              <w:r w:rsidRPr="00B055C6">
                <w:rPr>
                  <w:b/>
                  <w:bCs/>
                  <w:u w:val="single"/>
                  <w:rPrChange w:id="1789" w:author="Kuba Fa" w:date="2023-03-20T14:23:00Z">
                    <w:rPr/>
                  </w:rPrChange>
                </w:rPr>
                <w:t>0-0</w:t>
              </w:r>
            </w:ins>
          </w:p>
        </w:tc>
      </w:tr>
      <w:tr w:rsidR="000C0097" w14:paraId="6C962808" w14:textId="77777777" w:rsidTr="0025261A">
        <w:trPr>
          <w:ins w:id="1790" w:author="Kuba Fa" w:date="2023-03-20T11:19:00Z"/>
        </w:trPr>
        <w:tc>
          <w:tcPr>
            <w:tcW w:w="2689" w:type="dxa"/>
            <w:tcPrChange w:id="1791" w:author="Kuba Fa" w:date="2023-03-20T13:02:00Z">
              <w:tcPr>
                <w:tcW w:w="2689" w:type="dxa"/>
              </w:tcPr>
            </w:tcPrChange>
          </w:tcPr>
          <w:p w14:paraId="0925A641" w14:textId="348C5EE2" w:rsidR="00DA532A" w:rsidRDefault="00D64A31">
            <w:pPr>
              <w:pStyle w:val="MojNormalny2"/>
              <w:ind w:firstLine="0"/>
              <w:jc w:val="center"/>
              <w:rPr>
                <w:ins w:id="1792" w:author="Kuba Fa" w:date="2023-03-20T11:19:00Z"/>
              </w:rPr>
              <w:pPrChange w:id="1793" w:author="Kuba Fa" w:date="2023-03-20T11:21:00Z">
                <w:pPr>
                  <w:pStyle w:val="MojNormalny2"/>
                  <w:ind w:firstLine="0"/>
                  <w:jc w:val="left"/>
                </w:pPr>
              </w:pPrChange>
            </w:pPr>
            <w:ins w:id="1794" w:author="Kuba Fa" w:date="2023-03-20T11:47:00Z">
              <w:r>
                <w:t>Zagłębie – Pogoń</w:t>
              </w:r>
            </w:ins>
          </w:p>
        </w:tc>
        <w:tc>
          <w:tcPr>
            <w:tcW w:w="1417" w:type="dxa"/>
            <w:tcPrChange w:id="1795" w:author="Kuba Fa" w:date="2023-03-20T13:02:00Z">
              <w:tcPr>
                <w:tcW w:w="1417" w:type="dxa"/>
              </w:tcPr>
            </w:tcPrChange>
          </w:tcPr>
          <w:p w14:paraId="0467C310" w14:textId="6CBBFD14" w:rsidR="00DA532A" w:rsidRDefault="00D64A31">
            <w:pPr>
              <w:pStyle w:val="MojNormalny2"/>
              <w:ind w:firstLine="0"/>
              <w:jc w:val="center"/>
              <w:rPr>
                <w:ins w:id="1796" w:author="Kuba Fa" w:date="2023-03-20T11:19:00Z"/>
              </w:rPr>
              <w:pPrChange w:id="1797" w:author="Kuba Fa" w:date="2023-03-20T11:21:00Z">
                <w:pPr>
                  <w:pStyle w:val="MojNormalny2"/>
                  <w:ind w:firstLine="0"/>
                  <w:jc w:val="left"/>
                </w:pPr>
              </w:pPrChange>
            </w:pPr>
            <w:ins w:id="1798" w:author="Kuba Fa" w:date="2023-03-20T11:47:00Z">
              <w:r>
                <w:t>0-1</w:t>
              </w:r>
            </w:ins>
          </w:p>
        </w:tc>
        <w:tc>
          <w:tcPr>
            <w:tcW w:w="1985" w:type="dxa"/>
            <w:tcPrChange w:id="1799" w:author="Kuba Fa" w:date="2023-03-20T13:02:00Z">
              <w:tcPr>
                <w:tcW w:w="1701" w:type="dxa"/>
              </w:tcPr>
            </w:tcPrChange>
          </w:tcPr>
          <w:p w14:paraId="1BB3002D" w14:textId="046DE012" w:rsidR="00DA532A" w:rsidRDefault="00841256">
            <w:pPr>
              <w:pStyle w:val="MojNormalny2"/>
              <w:ind w:firstLine="0"/>
              <w:jc w:val="center"/>
              <w:rPr>
                <w:ins w:id="1800" w:author="Kuba Fa" w:date="2023-03-20T11:19:00Z"/>
              </w:rPr>
              <w:pPrChange w:id="1801" w:author="Kuba Fa" w:date="2023-03-20T11:21:00Z">
                <w:pPr>
                  <w:pStyle w:val="MojNormalny2"/>
                  <w:ind w:firstLine="0"/>
                  <w:jc w:val="left"/>
                </w:pPr>
              </w:pPrChange>
            </w:pPr>
            <w:ins w:id="1802" w:author="Kuba Fa" w:date="2023-03-20T13:07:00Z">
              <w:r w:rsidRPr="00B055C6">
                <w:rPr>
                  <w:u w:val="single"/>
                  <w:rPrChange w:id="1803" w:author="Kuba Fa" w:date="2023-03-20T14:25:00Z">
                    <w:rPr/>
                  </w:rPrChange>
                </w:rPr>
                <w:t>2</w:t>
              </w:r>
            </w:ins>
            <w:ins w:id="1804" w:author="Kuba Fa" w:date="2023-03-20T14:01:00Z">
              <w:r w:rsidR="004A60E0">
                <w:t xml:space="preserve"> / 1-1</w:t>
              </w:r>
            </w:ins>
          </w:p>
        </w:tc>
        <w:tc>
          <w:tcPr>
            <w:tcW w:w="1158" w:type="dxa"/>
            <w:tcPrChange w:id="1805" w:author="Kuba Fa" w:date="2023-03-20T13:02:00Z">
              <w:tcPr>
                <w:tcW w:w="1442" w:type="dxa"/>
              </w:tcPr>
            </w:tcPrChange>
          </w:tcPr>
          <w:p w14:paraId="3D1A7D23" w14:textId="18B539DB" w:rsidR="00DA532A" w:rsidRPr="00B055C6" w:rsidRDefault="008031DA">
            <w:pPr>
              <w:pStyle w:val="MojNormalny2"/>
              <w:ind w:firstLine="0"/>
              <w:jc w:val="center"/>
              <w:rPr>
                <w:ins w:id="1806" w:author="Kuba Fa" w:date="2023-03-20T11:19:00Z"/>
                <w:b/>
                <w:bCs/>
                <w:u w:val="single"/>
                <w:rPrChange w:id="1807" w:author="Kuba Fa" w:date="2023-03-20T14:25:00Z">
                  <w:rPr>
                    <w:ins w:id="1808" w:author="Kuba Fa" w:date="2023-03-20T11:19:00Z"/>
                  </w:rPr>
                </w:rPrChange>
              </w:rPr>
              <w:pPrChange w:id="1809" w:author="Kuba Fa" w:date="2023-03-20T11:21:00Z">
                <w:pPr>
                  <w:pStyle w:val="MojNormalny2"/>
                  <w:ind w:firstLine="0"/>
                  <w:jc w:val="left"/>
                </w:pPr>
              </w:pPrChange>
            </w:pPr>
            <w:ins w:id="1810" w:author="Kuba Fa" w:date="2023-03-20T12:13:00Z">
              <w:r w:rsidRPr="00B055C6">
                <w:rPr>
                  <w:b/>
                  <w:bCs/>
                  <w:u w:val="single"/>
                  <w:rPrChange w:id="1811" w:author="Kuba Fa" w:date="2023-03-20T14:25:00Z">
                    <w:rPr/>
                  </w:rPrChange>
                </w:rPr>
                <w:t>2-3</w:t>
              </w:r>
            </w:ins>
          </w:p>
        </w:tc>
        <w:tc>
          <w:tcPr>
            <w:tcW w:w="1813" w:type="dxa"/>
            <w:tcPrChange w:id="1812" w:author="Kuba Fa" w:date="2023-03-20T13:02:00Z">
              <w:tcPr>
                <w:tcW w:w="1813" w:type="dxa"/>
              </w:tcPr>
            </w:tcPrChange>
          </w:tcPr>
          <w:p w14:paraId="3C3F89CC" w14:textId="1B4163B5" w:rsidR="00DA532A" w:rsidRPr="00B055C6" w:rsidRDefault="00D77B6D">
            <w:pPr>
              <w:pStyle w:val="MojNormalny2"/>
              <w:ind w:firstLine="0"/>
              <w:jc w:val="center"/>
              <w:rPr>
                <w:ins w:id="1813" w:author="Kuba Fa" w:date="2023-03-20T11:19:00Z"/>
                <w:u w:val="single"/>
                <w:rPrChange w:id="1814" w:author="Kuba Fa" w:date="2023-03-20T14:25:00Z">
                  <w:rPr>
                    <w:ins w:id="1815" w:author="Kuba Fa" w:date="2023-03-20T11:19:00Z"/>
                  </w:rPr>
                </w:rPrChange>
              </w:rPr>
              <w:pPrChange w:id="1816" w:author="Kuba Fa" w:date="2023-03-20T11:21:00Z">
                <w:pPr>
                  <w:pStyle w:val="MojNormalny2"/>
                  <w:ind w:firstLine="0"/>
                  <w:jc w:val="left"/>
                </w:pPr>
              </w:pPrChange>
            </w:pPr>
            <w:ins w:id="1817" w:author="Kuba Fa" w:date="2023-03-20T12:18:00Z">
              <w:r w:rsidRPr="00B055C6">
                <w:rPr>
                  <w:u w:val="single"/>
                  <w:rPrChange w:id="1818" w:author="Kuba Fa" w:date="2023-03-20T14:25:00Z">
                    <w:rPr/>
                  </w:rPrChange>
                </w:rPr>
                <w:t>0-2</w:t>
              </w:r>
            </w:ins>
          </w:p>
        </w:tc>
      </w:tr>
      <w:tr w:rsidR="000C0097" w14:paraId="0D0D78B2" w14:textId="77777777" w:rsidTr="0025261A">
        <w:trPr>
          <w:ins w:id="1819" w:author="Kuba Fa" w:date="2023-03-20T11:19:00Z"/>
        </w:trPr>
        <w:tc>
          <w:tcPr>
            <w:tcW w:w="2689" w:type="dxa"/>
            <w:tcPrChange w:id="1820" w:author="Kuba Fa" w:date="2023-03-20T13:02:00Z">
              <w:tcPr>
                <w:tcW w:w="2689" w:type="dxa"/>
              </w:tcPr>
            </w:tcPrChange>
          </w:tcPr>
          <w:p w14:paraId="578A9B56" w14:textId="49A356C7" w:rsidR="00DA532A" w:rsidRDefault="00D64A31">
            <w:pPr>
              <w:pStyle w:val="MojNormalny2"/>
              <w:ind w:firstLine="0"/>
              <w:jc w:val="center"/>
              <w:rPr>
                <w:ins w:id="1821" w:author="Kuba Fa" w:date="2023-03-20T11:19:00Z"/>
              </w:rPr>
              <w:pPrChange w:id="1822" w:author="Kuba Fa" w:date="2023-03-20T11:21:00Z">
                <w:pPr>
                  <w:pStyle w:val="MojNormalny2"/>
                  <w:ind w:firstLine="0"/>
                  <w:jc w:val="left"/>
                </w:pPr>
              </w:pPrChange>
            </w:pPr>
            <w:ins w:id="1823" w:author="Kuba Fa" w:date="2023-03-20T11:47:00Z">
              <w:r>
                <w:t>Górni</w:t>
              </w:r>
            </w:ins>
            <w:ins w:id="1824" w:author="Kuba Fa" w:date="2023-03-20T11:48:00Z">
              <w:r>
                <w:t>k – Wisła</w:t>
              </w:r>
            </w:ins>
          </w:p>
        </w:tc>
        <w:tc>
          <w:tcPr>
            <w:tcW w:w="1417" w:type="dxa"/>
            <w:tcPrChange w:id="1825" w:author="Kuba Fa" w:date="2023-03-20T13:02:00Z">
              <w:tcPr>
                <w:tcW w:w="1417" w:type="dxa"/>
              </w:tcPr>
            </w:tcPrChange>
          </w:tcPr>
          <w:p w14:paraId="7B7629C0" w14:textId="6116292D" w:rsidR="00DA532A" w:rsidRDefault="00D64A31">
            <w:pPr>
              <w:pStyle w:val="MojNormalny2"/>
              <w:ind w:firstLine="0"/>
              <w:jc w:val="center"/>
              <w:rPr>
                <w:ins w:id="1826" w:author="Kuba Fa" w:date="2023-03-20T11:19:00Z"/>
              </w:rPr>
              <w:pPrChange w:id="1827" w:author="Kuba Fa" w:date="2023-03-20T11:21:00Z">
                <w:pPr>
                  <w:pStyle w:val="MojNormalny2"/>
                  <w:ind w:firstLine="0"/>
                  <w:jc w:val="left"/>
                </w:pPr>
              </w:pPrChange>
            </w:pPr>
            <w:ins w:id="1828" w:author="Kuba Fa" w:date="2023-03-20T11:48:00Z">
              <w:r>
                <w:t>3-2</w:t>
              </w:r>
            </w:ins>
          </w:p>
        </w:tc>
        <w:tc>
          <w:tcPr>
            <w:tcW w:w="1985" w:type="dxa"/>
            <w:tcPrChange w:id="1829" w:author="Kuba Fa" w:date="2023-03-20T13:02:00Z">
              <w:tcPr>
                <w:tcW w:w="1701" w:type="dxa"/>
              </w:tcPr>
            </w:tcPrChange>
          </w:tcPr>
          <w:p w14:paraId="7F2CA016" w14:textId="05161105" w:rsidR="00DA532A" w:rsidRDefault="0025261A">
            <w:pPr>
              <w:pStyle w:val="MojNormalny2"/>
              <w:ind w:firstLine="0"/>
              <w:jc w:val="center"/>
              <w:rPr>
                <w:ins w:id="1830" w:author="Kuba Fa" w:date="2023-03-20T11:19:00Z"/>
              </w:rPr>
              <w:pPrChange w:id="1831" w:author="Kuba Fa" w:date="2023-03-20T11:21:00Z">
                <w:pPr>
                  <w:pStyle w:val="MojNormalny2"/>
                  <w:ind w:firstLine="0"/>
                  <w:jc w:val="left"/>
                </w:pPr>
              </w:pPrChange>
            </w:pPr>
            <w:ins w:id="1832" w:author="Kuba Fa" w:date="2023-03-20T13:05:00Z">
              <w:r w:rsidRPr="00B055C6">
                <w:rPr>
                  <w:u w:val="single"/>
                  <w:rPrChange w:id="1833" w:author="Kuba Fa" w:date="2023-03-20T14:25:00Z">
                    <w:rPr/>
                  </w:rPrChange>
                </w:rPr>
                <w:t>1</w:t>
              </w:r>
              <w:r>
                <w:t xml:space="preserve"> / </w:t>
              </w:r>
            </w:ins>
            <w:ins w:id="1834" w:author="Kuba Fa" w:date="2023-03-20T13:04:00Z">
              <w:r>
                <w:t>1-1</w:t>
              </w:r>
            </w:ins>
          </w:p>
        </w:tc>
        <w:tc>
          <w:tcPr>
            <w:tcW w:w="1158" w:type="dxa"/>
            <w:tcPrChange w:id="1835" w:author="Kuba Fa" w:date="2023-03-20T13:02:00Z">
              <w:tcPr>
                <w:tcW w:w="1442" w:type="dxa"/>
              </w:tcPr>
            </w:tcPrChange>
          </w:tcPr>
          <w:p w14:paraId="6E065736" w14:textId="7F75AB8C" w:rsidR="00DA532A" w:rsidRPr="00B055C6" w:rsidRDefault="008031DA">
            <w:pPr>
              <w:pStyle w:val="MojNormalny2"/>
              <w:ind w:firstLine="0"/>
              <w:jc w:val="center"/>
              <w:rPr>
                <w:ins w:id="1836" w:author="Kuba Fa" w:date="2023-03-20T11:19:00Z"/>
                <w:b/>
                <w:bCs/>
                <w:u w:val="single"/>
                <w:rPrChange w:id="1837" w:author="Kuba Fa" w:date="2023-03-20T14:25:00Z">
                  <w:rPr>
                    <w:ins w:id="1838" w:author="Kuba Fa" w:date="2023-03-20T11:19:00Z"/>
                  </w:rPr>
                </w:rPrChange>
              </w:rPr>
              <w:pPrChange w:id="1839" w:author="Kuba Fa" w:date="2023-03-20T11:21:00Z">
                <w:pPr>
                  <w:pStyle w:val="MojNormalny2"/>
                  <w:ind w:firstLine="0"/>
                  <w:jc w:val="left"/>
                </w:pPr>
              </w:pPrChange>
            </w:pPr>
            <w:ins w:id="1840" w:author="Kuba Fa" w:date="2023-03-20T12:13:00Z">
              <w:r w:rsidRPr="00B055C6">
                <w:rPr>
                  <w:b/>
                  <w:bCs/>
                  <w:u w:val="single"/>
                  <w:rPrChange w:id="1841" w:author="Kuba Fa" w:date="2023-03-20T14:25:00Z">
                    <w:rPr/>
                  </w:rPrChange>
                </w:rPr>
                <w:t>2-1</w:t>
              </w:r>
            </w:ins>
          </w:p>
        </w:tc>
        <w:tc>
          <w:tcPr>
            <w:tcW w:w="1813" w:type="dxa"/>
            <w:tcPrChange w:id="1842" w:author="Kuba Fa" w:date="2023-03-20T13:02:00Z">
              <w:tcPr>
                <w:tcW w:w="1813" w:type="dxa"/>
              </w:tcPr>
            </w:tcPrChange>
          </w:tcPr>
          <w:p w14:paraId="044CB020" w14:textId="061F9766" w:rsidR="00DA532A" w:rsidRPr="00B055C6" w:rsidRDefault="00D77B6D">
            <w:pPr>
              <w:pStyle w:val="MojNormalny2"/>
              <w:ind w:firstLine="0"/>
              <w:jc w:val="center"/>
              <w:rPr>
                <w:ins w:id="1843" w:author="Kuba Fa" w:date="2023-03-20T11:19:00Z"/>
                <w:b/>
                <w:bCs/>
                <w:u w:val="single"/>
                <w:rPrChange w:id="1844" w:author="Kuba Fa" w:date="2023-03-20T14:25:00Z">
                  <w:rPr>
                    <w:ins w:id="1845" w:author="Kuba Fa" w:date="2023-03-20T11:19:00Z"/>
                  </w:rPr>
                </w:rPrChange>
              </w:rPr>
              <w:pPrChange w:id="1846" w:author="Kuba Fa" w:date="2023-03-20T11:21:00Z">
                <w:pPr>
                  <w:pStyle w:val="MojNormalny2"/>
                  <w:ind w:firstLine="0"/>
                  <w:jc w:val="left"/>
                </w:pPr>
              </w:pPrChange>
            </w:pPr>
            <w:ins w:id="1847" w:author="Kuba Fa" w:date="2023-03-20T12:17:00Z">
              <w:r w:rsidRPr="00B055C6">
                <w:rPr>
                  <w:b/>
                  <w:bCs/>
                  <w:u w:val="single"/>
                  <w:rPrChange w:id="1848" w:author="Kuba Fa" w:date="2023-03-20T14:25:00Z">
                    <w:rPr/>
                  </w:rPrChange>
                </w:rPr>
                <w:t>1-0</w:t>
              </w:r>
            </w:ins>
          </w:p>
        </w:tc>
      </w:tr>
      <w:tr w:rsidR="000C0097" w14:paraId="574A158E" w14:textId="77777777" w:rsidTr="0025261A">
        <w:trPr>
          <w:ins w:id="1849" w:author="Kuba Fa" w:date="2023-03-20T11:19:00Z"/>
        </w:trPr>
        <w:tc>
          <w:tcPr>
            <w:tcW w:w="2689" w:type="dxa"/>
            <w:tcPrChange w:id="1850" w:author="Kuba Fa" w:date="2023-03-20T13:02:00Z">
              <w:tcPr>
                <w:tcW w:w="2689" w:type="dxa"/>
              </w:tcPr>
            </w:tcPrChange>
          </w:tcPr>
          <w:p w14:paraId="58DBF990" w14:textId="73421E5F" w:rsidR="00DA532A" w:rsidRDefault="00D64A31">
            <w:pPr>
              <w:pStyle w:val="MojNormalny2"/>
              <w:ind w:firstLine="0"/>
              <w:jc w:val="center"/>
              <w:rPr>
                <w:ins w:id="1851" w:author="Kuba Fa" w:date="2023-03-20T11:19:00Z"/>
              </w:rPr>
              <w:pPrChange w:id="1852" w:author="Kuba Fa" w:date="2023-03-20T11:21:00Z">
                <w:pPr>
                  <w:pStyle w:val="MojNormalny2"/>
                  <w:ind w:firstLine="0"/>
                  <w:jc w:val="left"/>
                </w:pPr>
              </w:pPrChange>
            </w:pPr>
            <w:ins w:id="1853" w:author="Kuba Fa" w:date="2023-03-20T11:48:00Z">
              <w:r>
                <w:lastRenderedPageBreak/>
                <w:t>Jagiellonia - Zagłębie</w:t>
              </w:r>
            </w:ins>
          </w:p>
        </w:tc>
        <w:tc>
          <w:tcPr>
            <w:tcW w:w="1417" w:type="dxa"/>
            <w:tcPrChange w:id="1854" w:author="Kuba Fa" w:date="2023-03-20T13:02:00Z">
              <w:tcPr>
                <w:tcW w:w="1417" w:type="dxa"/>
              </w:tcPr>
            </w:tcPrChange>
          </w:tcPr>
          <w:p w14:paraId="0A01EC4C" w14:textId="52AD3DBF" w:rsidR="00DA532A" w:rsidRDefault="00D64A31">
            <w:pPr>
              <w:pStyle w:val="MojNormalny2"/>
              <w:ind w:firstLine="0"/>
              <w:jc w:val="center"/>
              <w:rPr>
                <w:ins w:id="1855" w:author="Kuba Fa" w:date="2023-03-20T11:19:00Z"/>
              </w:rPr>
              <w:pPrChange w:id="1856" w:author="Kuba Fa" w:date="2023-03-20T11:21:00Z">
                <w:pPr>
                  <w:pStyle w:val="MojNormalny2"/>
                  <w:ind w:firstLine="0"/>
                  <w:jc w:val="left"/>
                </w:pPr>
              </w:pPrChange>
            </w:pPr>
            <w:ins w:id="1857" w:author="Kuba Fa" w:date="2023-03-20T11:48:00Z">
              <w:r>
                <w:t>2-2</w:t>
              </w:r>
            </w:ins>
          </w:p>
        </w:tc>
        <w:tc>
          <w:tcPr>
            <w:tcW w:w="1985" w:type="dxa"/>
            <w:tcPrChange w:id="1858" w:author="Kuba Fa" w:date="2023-03-20T13:02:00Z">
              <w:tcPr>
                <w:tcW w:w="1701" w:type="dxa"/>
              </w:tcPr>
            </w:tcPrChange>
          </w:tcPr>
          <w:p w14:paraId="06D2D111" w14:textId="45E03065" w:rsidR="00DA532A" w:rsidRDefault="0025261A">
            <w:pPr>
              <w:pStyle w:val="MojNormalny2"/>
              <w:ind w:firstLine="0"/>
              <w:jc w:val="center"/>
              <w:rPr>
                <w:ins w:id="1859" w:author="Kuba Fa" w:date="2023-03-20T11:19:00Z"/>
              </w:rPr>
              <w:pPrChange w:id="1860" w:author="Kuba Fa" w:date="2023-03-20T11:21:00Z">
                <w:pPr>
                  <w:pStyle w:val="MojNormalny2"/>
                  <w:ind w:firstLine="0"/>
                  <w:jc w:val="left"/>
                </w:pPr>
              </w:pPrChange>
            </w:pPr>
            <w:ins w:id="1861" w:author="Kuba Fa" w:date="2023-03-20T13:05:00Z">
              <w:r>
                <w:t xml:space="preserve">1 / </w:t>
              </w:r>
            </w:ins>
            <w:ins w:id="1862" w:author="Kuba Fa" w:date="2023-03-20T13:04:00Z">
              <w:r w:rsidRPr="00B055C6">
                <w:rPr>
                  <w:b/>
                  <w:bCs/>
                  <w:u w:val="single"/>
                  <w:rPrChange w:id="1863" w:author="Kuba Fa" w:date="2023-03-20T14:26:00Z">
                    <w:rPr/>
                  </w:rPrChange>
                </w:rPr>
                <w:t>1-1</w:t>
              </w:r>
            </w:ins>
          </w:p>
        </w:tc>
        <w:tc>
          <w:tcPr>
            <w:tcW w:w="1158" w:type="dxa"/>
            <w:tcPrChange w:id="1864" w:author="Kuba Fa" w:date="2023-03-20T13:02:00Z">
              <w:tcPr>
                <w:tcW w:w="1442" w:type="dxa"/>
              </w:tcPr>
            </w:tcPrChange>
          </w:tcPr>
          <w:p w14:paraId="60AB2827" w14:textId="5223A389" w:rsidR="00DA532A" w:rsidRDefault="008031DA">
            <w:pPr>
              <w:pStyle w:val="MojNormalny2"/>
              <w:ind w:firstLine="0"/>
              <w:jc w:val="center"/>
              <w:rPr>
                <w:ins w:id="1865" w:author="Kuba Fa" w:date="2023-03-20T11:19:00Z"/>
              </w:rPr>
              <w:pPrChange w:id="1866" w:author="Kuba Fa" w:date="2023-03-20T11:21:00Z">
                <w:pPr>
                  <w:pStyle w:val="MojNormalny2"/>
                  <w:ind w:firstLine="0"/>
                  <w:jc w:val="left"/>
                </w:pPr>
              </w:pPrChange>
            </w:pPr>
            <w:ins w:id="1867" w:author="Kuba Fa" w:date="2023-03-20T12:14:00Z">
              <w:r>
                <w:t>1-2</w:t>
              </w:r>
            </w:ins>
          </w:p>
        </w:tc>
        <w:tc>
          <w:tcPr>
            <w:tcW w:w="1813" w:type="dxa"/>
            <w:tcPrChange w:id="1868" w:author="Kuba Fa" w:date="2023-03-20T13:02:00Z">
              <w:tcPr>
                <w:tcW w:w="1813" w:type="dxa"/>
              </w:tcPr>
            </w:tcPrChange>
          </w:tcPr>
          <w:p w14:paraId="21305C1A" w14:textId="33A19110" w:rsidR="00DA532A" w:rsidRDefault="00D77B6D">
            <w:pPr>
              <w:pStyle w:val="MojNormalny2"/>
              <w:ind w:firstLine="0"/>
              <w:jc w:val="center"/>
              <w:rPr>
                <w:ins w:id="1869" w:author="Kuba Fa" w:date="2023-03-20T11:19:00Z"/>
              </w:rPr>
              <w:pPrChange w:id="1870" w:author="Kuba Fa" w:date="2023-03-20T11:21:00Z">
                <w:pPr>
                  <w:pStyle w:val="MojNormalny2"/>
                  <w:ind w:firstLine="0"/>
                  <w:jc w:val="left"/>
                </w:pPr>
              </w:pPrChange>
            </w:pPr>
            <w:ins w:id="1871" w:author="Kuba Fa" w:date="2023-03-20T12:17:00Z">
              <w:r>
                <w:t>2-0</w:t>
              </w:r>
            </w:ins>
          </w:p>
        </w:tc>
      </w:tr>
      <w:tr w:rsidR="000C0097" w14:paraId="0D34B95E" w14:textId="77777777" w:rsidTr="0025261A">
        <w:trPr>
          <w:ins w:id="1872" w:author="Kuba Fa" w:date="2023-03-20T11:19:00Z"/>
        </w:trPr>
        <w:tc>
          <w:tcPr>
            <w:tcW w:w="2689" w:type="dxa"/>
            <w:tcPrChange w:id="1873" w:author="Kuba Fa" w:date="2023-03-20T13:02:00Z">
              <w:tcPr>
                <w:tcW w:w="2689" w:type="dxa"/>
              </w:tcPr>
            </w:tcPrChange>
          </w:tcPr>
          <w:p w14:paraId="5029C6B2" w14:textId="568CA156" w:rsidR="00DA532A" w:rsidRDefault="00D64A31">
            <w:pPr>
              <w:pStyle w:val="MojNormalny2"/>
              <w:ind w:firstLine="0"/>
              <w:jc w:val="center"/>
              <w:rPr>
                <w:ins w:id="1874" w:author="Kuba Fa" w:date="2023-03-20T11:19:00Z"/>
              </w:rPr>
              <w:pPrChange w:id="1875" w:author="Kuba Fa" w:date="2023-03-20T11:21:00Z">
                <w:pPr>
                  <w:pStyle w:val="MojNormalny2"/>
                  <w:ind w:firstLine="0"/>
                  <w:jc w:val="left"/>
                </w:pPr>
              </w:pPrChange>
            </w:pPr>
            <w:ins w:id="1876" w:author="Kuba Fa" w:date="2023-03-20T11:48:00Z">
              <w:r>
                <w:t>Miedź – Piast</w:t>
              </w:r>
            </w:ins>
          </w:p>
        </w:tc>
        <w:tc>
          <w:tcPr>
            <w:tcW w:w="1417" w:type="dxa"/>
            <w:tcPrChange w:id="1877" w:author="Kuba Fa" w:date="2023-03-20T13:02:00Z">
              <w:tcPr>
                <w:tcW w:w="1417" w:type="dxa"/>
              </w:tcPr>
            </w:tcPrChange>
          </w:tcPr>
          <w:p w14:paraId="6DB879E5" w14:textId="2C742128" w:rsidR="00DA532A" w:rsidRDefault="00D64A31">
            <w:pPr>
              <w:pStyle w:val="MojNormalny2"/>
              <w:ind w:firstLine="0"/>
              <w:jc w:val="center"/>
              <w:rPr>
                <w:ins w:id="1878" w:author="Kuba Fa" w:date="2023-03-20T11:19:00Z"/>
              </w:rPr>
              <w:pPrChange w:id="1879" w:author="Kuba Fa" w:date="2023-03-20T11:21:00Z">
                <w:pPr>
                  <w:pStyle w:val="MojNormalny2"/>
                  <w:ind w:firstLine="0"/>
                  <w:jc w:val="left"/>
                </w:pPr>
              </w:pPrChange>
            </w:pPr>
            <w:ins w:id="1880" w:author="Kuba Fa" w:date="2023-03-20T11:48:00Z">
              <w:r>
                <w:t>0-1</w:t>
              </w:r>
            </w:ins>
          </w:p>
        </w:tc>
        <w:tc>
          <w:tcPr>
            <w:tcW w:w="1985" w:type="dxa"/>
            <w:tcPrChange w:id="1881" w:author="Kuba Fa" w:date="2023-03-20T13:02:00Z">
              <w:tcPr>
                <w:tcW w:w="1701" w:type="dxa"/>
              </w:tcPr>
            </w:tcPrChange>
          </w:tcPr>
          <w:p w14:paraId="59294139" w14:textId="0FA7F537" w:rsidR="00DA532A" w:rsidRDefault="0025261A">
            <w:pPr>
              <w:pStyle w:val="MojNormalny2"/>
              <w:ind w:firstLine="0"/>
              <w:jc w:val="center"/>
              <w:rPr>
                <w:ins w:id="1882" w:author="Kuba Fa" w:date="2023-03-20T11:19:00Z"/>
              </w:rPr>
              <w:pPrChange w:id="1883" w:author="Kuba Fa" w:date="2023-03-20T11:21:00Z">
                <w:pPr>
                  <w:pStyle w:val="MojNormalny2"/>
                  <w:ind w:firstLine="0"/>
                  <w:jc w:val="left"/>
                </w:pPr>
              </w:pPrChange>
            </w:pPr>
            <w:ins w:id="1884" w:author="Kuba Fa" w:date="2023-03-20T13:06:00Z">
              <w:r w:rsidRPr="00B055C6">
                <w:rPr>
                  <w:u w:val="single"/>
                  <w:rPrChange w:id="1885" w:author="Kuba Fa" w:date="2023-03-20T14:26:00Z">
                    <w:rPr/>
                  </w:rPrChange>
                </w:rPr>
                <w:t>2</w:t>
              </w:r>
              <w:r>
                <w:t xml:space="preserve"> / </w:t>
              </w:r>
            </w:ins>
            <w:ins w:id="1886" w:author="Kuba Fa" w:date="2023-03-20T13:04:00Z">
              <w:r>
                <w:t>1-1</w:t>
              </w:r>
            </w:ins>
          </w:p>
        </w:tc>
        <w:tc>
          <w:tcPr>
            <w:tcW w:w="1158" w:type="dxa"/>
            <w:tcPrChange w:id="1887" w:author="Kuba Fa" w:date="2023-03-20T13:02:00Z">
              <w:tcPr>
                <w:tcW w:w="1442" w:type="dxa"/>
              </w:tcPr>
            </w:tcPrChange>
          </w:tcPr>
          <w:p w14:paraId="1EB80B70" w14:textId="432A6DB4" w:rsidR="00DA532A" w:rsidRPr="00B055C6" w:rsidRDefault="008031DA">
            <w:pPr>
              <w:pStyle w:val="MojNormalny2"/>
              <w:ind w:firstLine="0"/>
              <w:jc w:val="center"/>
              <w:rPr>
                <w:ins w:id="1888" w:author="Kuba Fa" w:date="2023-03-20T11:19:00Z"/>
                <w:b/>
                <w:bCs/>
                <w:u w:val="single"/>
                <w:rPrChange w:id="1889" w:author="Kuba Fa" w:date="2023-03-20T14:26:00Z">
                  <w:rPr>
                    <w:ins w:id="1890" w:author="Kuba Fa" w:date="2023-03-20T11:19:00Z"/>
                  </w:rPr>
                </w:rPrChange>
              </w:rPr>
              <w:pPrChange w:id="1891" w:author="Kuba Fa" w:date="2023-03-20T11:21:00Z">
                <w:pPr>
                  <w:pStyle w:val="MojNormalny2"/>
                  <w:ind w:firstLine="0"/>
                  <w:jc w:val="left"/>
                </w:pPr>
              </w:pPrChange>
            </w:pPr>
            <w:ins w:id="1892" w:author="Kuba Fa" w:date="2023-03-20T12:14:00Z">
              <w:r w:rsidRPr="00B055C6">
                <w:rPr>
                  <w:b/>
                  <w:bCs/>
                  <w:color w:val="70AD47" w:themeColor="accent6"/>
                  <w:u w:val="single"/>
                  <w:rPrChange w:id="1893" w:author="Kuba Fa" w:date="2023-03-20T14:26:00Z">
                    <w:rPr/>
                  </w:rPrChange>
                </w:rPr>
                <w:t>0-1</w:t>
              </w:r>
            </w:ins>
          </w:p>
        </w:tc>
        <w:tc>
          <w:tcPr>
            <w:tcW w:w="1813" w:type="dxa"/>
            <w:tcPrChange w:id="1894" w:author="Kuba Fa" w:date="2023-03-20T13:02:00Z">
              <w:tcPr>
                <w:tcW w:w="1813" w:type="dxa"/>
              </w:tcPr>
            </w:tcPrChange>
          </w:tcPr>
          <w:p w14:paraId="159B9877" w14:textId="47CDC857" w:rsidR="00DA532A" w:rsidRPr="00B055C6" w:rsidRDefault="00D77B6D">
            <w:pPr>
              <w:pStyle w:val="MojNormalny2"/>
              <w:ind w:firstLine="0"/>
              <w:jc w:val="center"/>
              <w:rPr>
                <w:ins w:id="1895" w:author="Kuba Fa" w:date="2023-03-20T11:19:00Z"/>
                <w:b/>
                <w:bCs/>
                <w:u w:val="single"/>
                <w:rPrChange w:id="1896" w:author="Kuba Fa" w:date="2023-03-20T14:26:00Z">
                  <w:rPr>
                    <w:ins w:id="1897" w:author="Kuba Fa" w:date="2023-03-20T11:19:00Z"/>
                  </w:rPr>
                </w:rPrChange>
              </w:rPr>
              <w:pPrChange w:id="1898" w:author="Kuba Fa" w:date="2023-03-20T11:21:00Z">
                <w:pPr>
                  <w:pStyle w:val="MojNormalny2"/>
                  <w:ind w:firstLine="0"/>
                  <w:jc w:val="left"/>
                </w:pPr>
              </w:pPrChange>
            </w:pPr>
            <w:ins w:id="1899" w:author="Kuba Fa" w:date="2023-03-20T12:17:00Z">
              <w:r w:rsidRPr="00B055C6">
                <w:rPr>
                  <w:b/>
                  <w:bCs/>
                  <w:u w:val="single"/>
                  <w:rPrChange w:id="1900" w:author="Kuba Fa" w:date="2023-03-20T14:26:00Z">
                    <w:rPr/>
                  </w:rPrChange>
                </w:rPr>
                <w:t>2-3</w:t>
              </w:r>
            </w:ins>
          </w:p>
        </w:tc>
      </w:tr>
      <w:tr w:rsidR="000C0097" w14:paraId="0EA45ACA" w14:textId="77777777" w:rsidTr="0025261A">
        <w:trPr>
          <w:ins w:id="1901" w:author="Kuba Fa" w:date="2023-03-20T11:19:00Z"/>
        </w:trPr>
        <w:tc>
          <w:tcPr>
            <w:tcW w:w="2689" w:type="dxa"/>
            <w:tcPrChange w:id="1902" w:author="Kuba Fa" w:date="2023-03-20T13:02:00Z">
              <w:tcPr>
                <w:tcW w:w="2689" w:type="dxa"/>
              </w:tcPr>
            </w:tcPrChange>
          </w:tcPr>
          <w:p w14:paraId="3AB7FE1A" w14:textId="3D9F0397" w:rsidR="00DA532A" w:rsidRDefault="00D64A31">
            <w:pPr>
              <w:pStyle w:val="MojNormalny2"/>
              <w:ind w:firstLine="0"/>
              <w:jc w:val="center"/>
              <w:rPr>
                <w:ins w:id="1903" w:author="Kuba Fa" w:date="2023-03-20T11:19:00Z"/>
              </w:rPr>
              <w:pPrChange w:id="1904" w:author="Kuba Fa" w:date="2023-03-20T11:21:00Z">
                <w:pPr>
                  <w:pStyle w:val="MojNormalny2"/>
                  <w:ind w:firstLine="0"/>
                  <w:jc w:val="left"/>
                </w:pPr>
              </w:pPrChange>
            </w:pPr>
            <w:ins w:id="1905" w:author="Kuba Fa" w:date="2023-03-20T11:49:00Z">
              <w:r>
                <w:t>Pogoń – Korona</w:t>
              </w:r>
            </w:ins>
          </w:p>
        </w:tc>
        <w:tc>
          <w:tcPr>
            <w:tcW w:w="1417" w:type="dxa"/>
            <w:tcPrChange w:id="1906" w:author="Kuba Fa" w:date="2023-03-20T13:02:00Z">
              <w:tcPr>
                <w:tcW w:w="1417" w:type="dxa"/>
              </w:tcPr>
            </w:tcPrChange>
          </w:tcPr>
          <w:p w14:paraId="3F9BF2B4" w14:textId="3C90C9DB" w:rsidR="00DA532A" w:rsidRDefault="00D64A31">
            <w:pPr>
              <w:pStyle w:val="MojNormalny2"/>
              <w:ind w:firstLine="0"/>
              <w:jc w:val="center"/>
              <w:rPr>
                <w:ins w:id="1907" w:author="Kuba Fa" w:date="2023-03-20T11:19:00Z"/>
              </w:rPr>
              <w:pPrChange w:id="1908" w:author="Kuba Fa" w:date="2023-03-20T11:21:00Z">
                <w:pPr>
                  <w:pStyle w:val="MojNormalny2"/>
                  <w:ind w:firstLine="0"/>
                  <w:jc w:val="left"/>
                </w:pPr>
              </w:pPrChange>
            </w:pPr>
            <w:ins w:id="1909" w:author="Kuba Fa" w:date="2023-03-20T11:49:00Z">
              <w:r>
                <w:t>0-0</w:t>
              </w:r>
            </w:ins>
          </w:p>
        </w:tc>
        <w:tc>
          <w:tcPr>
            <w:tcW w:w="1985" w:type="dxa"/>
            <w:tcPrChange w:id="1910" w:author="Kuba Fa" w:date="2023-03-20T13:02:00Z">
              <w:tcPr>
                <w:tcW w:w="1701" w:type="dxa"/>
              </w:tcPr>
            </w:tcPrChange>
          </w:tcPr>
          <w:p w14:paraId="5CBAB343" w14:textId="3A1B8F58" w:rsidR="00DA532A" w:rsidRDefault="0025261A">
            <w:pPr>
              <w:pStyle w:val="MojNormalny2"/>
              <w:ind w:firstLine="0"/>
              <w:jc w:val="center"/>
              <w:rPr>
                <w:ins w:id="1911" w:author="Kuba Fa" w:date="2023-03-20T11:19:00Z"/>
              </w:rPr>
              <w:pPrChange w:id="1912" w:author="Kuba Fa" w:date="2023-03-20T11:21:00Z">
                <w:pPr>
                  <w:pStyle w:val="MojNormalny2"/>
                  <w:ind w:firstLine="0"/>
                  <w:jc w:val="left"/>
                </w:pPr>
              </w:pPrChange>
            </w:pPr>
            <w:ins w:id="1913" w:author="Kuba Fa" w:date="2023-03-20T13:06:00Z">
              <w:r>
                <w:t xml:space="preserve">1 / </w:t>
              </w:r>
            </w:ins>
            <w:ins w:id="1914" w:author="Kuba Fa" w:date="2023-03-20T13:03:00Z">
              <w:r>
                <w:t>1-0</w:t>
              </w:r>
            </w:ins>
          </w:p>
        </w:tc>
        <w:tc>
          <w:tcPr>
            <w:tcW w:w="1158" w:type="dxa"/>
            <w:tcPrChange w:id="1915" w:author="Kuba Fa" w:date="2023-03-20T13:02:00Z">
              <w:tcPr>
                <w:tcW w:w="1442" w:type="dxa"/>
              </w:tcPr>
            </w:tcPrChange>
          </w:tcPr>
          <w:p w14:paraId="017C034F" w14:textId="03B12701" w:rsidR="00DA532A" w:rsidRDefault="008031DA">
            <w:pPr>
              <w:pStyle w:val="MojNormalny2"/>
              <w:ind w:firstLine="0"/>
              <w:jc w:val="center"/>
              <w:rPr>
                <w:ins w:id="1916" w:author="Kuba Fa" w:date="2023-03-20T11:19:00Z"/>
              </w:rPr>
              <w:pPrChange w:id="1917" w:author="Kuba Fa" w:date="2023-03-20T11:21:00Z">
                <w:pPr>
                  <w:pStyle w:val="MojNormalny2"/>
                  <w:ind w:firstLine="0"/>
                  <w:jc w:val="left"/>
                </w:pPr>
              </w:pPrChange>
            </w:pPr>
            <w:ins w:id="1918" w:author="Kuba Fa" w:date="2023-03-20T12:14:00Z">
              <w:r>
                <w:t>2-1</w:t>
              </w:r>
            </w:ins>
          </w:p>
        </w:tc>
        <w:tc>
          <w:tcPr>
            <w:tcW w:w="1813" w:type="dxa"/>
            <w:tcPrChange w:id="1919" w:author="Kuba Fa" w:date="2023-03-20T13:02:00Z">
              <w:tcPr>
                <w:tcW w:w="1813" w:type="dxa"/>
              </w:tcPr>
            </w:tcPrChange>
          </w:tcPr>
          <w:p w14:paraId="0D97ABBE" w14:textId="2172AD3A" w:rsidR="00DA532A" w:rsidRDefault="00D77B6D">
            <w:pPr>
              <w:pStyle w:val="MojNormalny2"/>
              <w:ind w:firstLine="0"/>
              <w:jc w:val="center"/>
              <w:rPr>
                <w:ins w:id="1920" w:author="Kuba Fa" w:date="2023-03-20T11:19:00Z"/>
              </w:rPr>
              <w:pPrChange w:id="1921" w:author="Kuba Fa" w:date="2023-03-20T11:21:00Z">
                <w:pPr>
                  <w:pStyle w:val="MojNormalny2"/>
                  <w:ind w:firstLine="0"/>
                  <w:jc w:val="left"/>
                </w:pPr>
              </w:pPrChange>
            </w:pPr>
            <w:ins w:id="1922" w:author="Kuba Fa" w:date="2023-03-20T12:16:00Z">
              <w:r>
                <w:t>2-</w:t>
              </w:r>
            </w:ins>
            <w:ins w:id="1923" w:author="Kuba Fa" w:date="2023-03-20T12:17:00Z">
              <w:r>
                <w:t>1</w:t>
              </w:r>
            </w:ins>
          </w:p>
        </w:tc>
      </w:tr>
      <w:tr w:rsidR="000C0097" w14:paraId="1039AD5E" w14:textId="77777777" w:rsidTr="0025261A">
        <w:trPr>
          <w:ins w:id="1924" w:author="Kuba Fa" w:date="2023-03-20T11:19:00Z"/>
        </w:trPr>
        <w:tc>
          <w:tcPr>
            <w:tcW w:w="2689" w:type="dxa"/>
            <w:tcPrChange w:id="1925" w:author="Kuba Fa" w:date="2023-03-20T13:02:00Z">
              <w:tcPr>
                <w:tcW w:w="2689" w:type="dxa"/>
              </w:tcPr>
            </w:tcPrChange>
          </w:tcPr>
          <w:p w14:paraId="523BB04A" w14:textId="284A38C7" w:rsidR="00DA532A" w:rsidRDefault="00D64A31">
            <w:pPr>
              <w:pStyle w:val="MojNormalny2"/>
              <w:ind w:firstLine="0"/>
              <w:jc w:val="center"/>
              <w:rPr>
                <w:ins w:id="1926" w:author="Kuba Fa" w:date="2023-03-20T11:19:00Z"/>
              </w:rPr>
              <w:pPrChange w:id="1927" w:author="Kuba Fa" w:date="2023-03-20T11:21:00Z">
                <w:pPr>
                  <w:pStyle w:val="MojNormalny2"/>
                  <w:ind w:firstLine="0"/>
                  <w:jc w:val="left"/>
                </w:pPr>
              </w:pPrChange>
            </w:pPr>
            <w:ins w:id="1928" w:author="Kuba Fa" w:date="2023-03-20T11:49:00Z">
              <w:r>
                <w:t>Radomiak - Legia</w:t>
              </w:r>
            </w:ins>
          </w:p>
        </w:tc>
        <w:tc>
          <w:tcPr>
            <w:tcW w:w="1417" w:type="dxa"/>
            <w:tcPrChange w:id="1929" w:author="Kuba Fa" w:date="2023-03-20T13:02:00Z">
              <w:tcPr>
                <w:tcW w:w="1417" w:type="dxa"/>
              </w:tcPr>
            </w:tcPrChange>
          </w:tcPr>
          <w:p w14:paraId="56E6F237" w14:textId="42723D16" w:rsidR="00DA532A" w:rsidRDefault="00D64A31">
            <w:pPr>
              <w:pStyle w:val="MojNormalny2"/>
              <w:ind w:firstLine="0"/>
              <w:jc w:val="center"/>
              <w:rPr>
                <w:ins w:id="1930" w:author="Kuba Fa" w:date="2023-03-20T11:19:00Z"/>
              </w:rPr>
              <w:pPrChange w:id="1931" w:author="Kuba Fa" w:date="2023-03-20T11:21:00Z">
                <w:pPr>
                  <w:pStyle w:val="MojNormalny2"/>
                  <w:ind w:firstLine="0"/>
                  <w:jc w:val="left"/>
                </w:pPr>
              </w:pPrChange>
            </w:pPr>
            <w:ins w:id="1932" w:author="Kuba Fa" w:date="2023-03-20T11:49:00Z">
              <w:r>
                <w:t>0-2</w:t>
              </w:r>
            </w:ins>
          </w:p>
        </w:tc>
        <w:tc>
          <w:tcPr>
            <w:tcW w:w="1985" w:type="dxa"/>
            <w:tcPrChange w:id="1933" w:author="Kuba Fa" w:date="2023-03-20T13:02:00Z">
              <w:tcPr>
                <w:tcW w:w="1701" w:type="dxa"/>
              </w:tcPr>
            </w:tcPrChange>
          </w:tcPr>
          <w:p w14:paraId="74E71CB7" w14:textId="3E70BBEA" w:rsidR="00DA532A" w:rsidRDefault="00841256">
            <w:pPr>
              <w:pStyle w:val="MojNormalny2"/>
              <w:ind w:firstLine="0"/>
              <w:jc w:val="center"/>
              <w:rPr>
                <w:ins w:id="1934" w:author="Kuba Fa" w:date="2023-03-20T11:19:00Z"/>
              </w:rPr>
              <w:pPrChange w:id="1935" w:author="Kuba Fa" w:date="2023-03-20T11:21:00Z">
                <w:pPr>
                  <w:pStyle w:val="MojNormalny2"/>
                  <w:ind w:firstLine="0"/>
                  <w:jc w:val="left"/>
                </w:pPr>
              </w:pPrChange>
            </w:pPr>
            <w:ins w:id="1936" w:author="Kuba Fa" w:date="2023-03-20T13:06:00Z">
              <w:r w:rsidRPr="00B055C6">
                <w:rPr>
                  <w:u w:val="single"/>
                  <w:rPrChange w:id="1937" w:author="Kuba Fa" w:date="2023-03-20T14:27:00Z">
                    <w:rPr/>
                  </w:rPrChange>
                </w:rPr>
                <w:t>2</w:t>
              </w:r>
              <w:r>
                <w:t xml:space="preserve"> / </w:t>
              </w:r>
            </w:ins>
            <w:ins w:id="1938" w:author="Kuba Fa" w:date="2023-03-20T13:03:00Z">
              <w:r w:rsidR="0025261A">
                <w:t>1-1</w:t>
              </w:r>
            </w:ins>
          </w:p>
        </w:tc>
        <w:tc>
          <w:tcPr>
            <w:tcW w:w="1158" w:type="dxa"/>
            <w:tcPrChange w:id="1939" w:author="Kuba Fa" w:date="2023-03-20T13:02:00Z">
              <w:tcPr>
                <w:tcW w:w="1442" w:type="dxa"/>
              </w:tcPr>
            </w:tcPrChange>
          </w:tcPr>
          <w:p w14:paraId="61459888" w14:textId="1278872C" w:rsidR="00DA532A" w:rsidRPr="00B055C6" w:rsidRDefault="008031DA">
            <w:pPr>
              <w:pStyle w:val="MojNormalny2"/>
              <w:ind w:firstLine="0"/>
              <w:jc w:val="center"/>
              <w:rPr>
                <w:ins w:id="1940" w:author="Kuba Fa" w:date="2023-03-20T11:19:00Z"/>
                <w:b/>
                <w:bCs/>
                <w:u w:val="single"/>
                <w:rPrChange w:id="1941" w:author="Kuba Fa" w:date="2023-03-20T14:26:00Z">
                  <w:rPr>
                    <w:ins w:id="1942" w:author="Kuba Fa" w:date="2023-03-20T11:19:00Z"/>
                  </w:rPr>
                </w:rPrChange>
              </w:rPr>
              <w:pPrChange w:id="1943" w:author="Kuba Fa" w:date="2023-03-20T11:21:00Z">
                <w:pPr>
                  <w:pStyle w:val="MojNormalny2"/>
                  <w:ind w:firstLine="0"/>
                  <w:jc w:val="left"/>
                </w:pPr>
              </w:pPrChange>
            </w:pPr>
            <w:ins w:id="1944" w:author="Kuba Fa" w:date="2023-03-20T12:14:00Z">
              <w:r w:rsidRPr="00B055C6">
                <w:rPr>
                  <w:b/>
                  <w:bCs/>
                  <w:u w:val="single"/>
                  <w:rPrChange w:id="1945" w:author="Kuba Fa" w:date="2023-03-20T14:26:00Z">
                    <w:rPr/>
                  </w:rPrChange>
                </w:rPr>
                <w:t>1-3</w:t>
              </w:r>
            </w:ins>
          </w:p>
        </w:tc>
        <w:tc>
          <w:tcPr>
            <w:tcW w:w="1813" w:type="dxa"/>
            <w:tcPrChange w:id="1946" w:author="Kuba Fa" w:date="2023-03-20T13:02:00Z">
              <w:tcPr>
                <w:tcW w:w="1813" w:type="dxa"/>
              </w:tcPr>
            </w:tcPrChange>
          </w:tcPr>
          <w:p w14:paraId="45F98394" w14:textId="7DBB1DC0" w:rsidR="00DA532A" w:rsidRPr="00B055C6" w:rsidRDefault="00D77B6D">
            <w:pPr>
              <w:pStyle w:val="MojNormalny2"/>
              <w:ind w:firstLine="0"/>
              <w:jc w:val="center"/>
              <w:rPr>
                <w:ins w:id="1947" w:author="Kuba Fa" w:date="2023-03-20T11:19:00Z"/>
                <w:u w:val="single"/>
                <w:rPrChange w:id="1948" w:author="Kuba Fa" w:date="2023-03-20T14:26:00Z">
                  <w:rPr>
                    <w:ins w:id="1949" w:author="Kuba Fa" w:date="2023-03-20T11:19:00Z"/>
                  </w:rPr>
                </w:rPrChange>
              </w:rPr>
              <w:pPrChange w:id="1950" w:author="Kuba Fa" w:date="2023-03-20T11:21:00Z">
                <w:pPr>
                  <w:pStyle w:val="MojNormalny2"/>
                  <w:ind w:firstLine="0"/>
                  <w:jc w:val="left"/>
                </w:pPr>
              </w:pPrChange>
            </w:pPr>
            <w:ins w:id="1951" w:author="Kuba Fa" w:date="2023-03-20T12:16:00Z">
              <w:r w:rsidRPr="00B055C6">
                <w:rPr>
                  <w:u w:val="single"/>
                  <w:rPrChange w:id="1952" w:author="Kuba Fa" w:date="2023-03-20T14:26:00Z">
                    <w:rPr/>
                  </w:rPrChange>
                </w:rPr>
                <w:t>0-1</w:t>
              </w:r>
            </w:ins>
          </w:p>
        </w:tc>
      </w:tr>
      <w:tr w:rsidR="000C0097" w14:paraId="33D053D0" w14:textId="77777777" w:rsidTr="0025261A">
        <w:trPr>
          <w:ins w:id="1953" w:author="Kuba Fa" w:date="2023-03-20T11:19:00Z"/>
        </w:trPr>
        <w:tc>
          <w:tcPr>
            <w:tcW w:w="2689" w:type="dxa"/>
            <w:tcPrChange w:id="1954" w:author="Kuba Fa" w:date="2023-03-20T13:02:00Z">
              <w:tcPr>
                <w:tcW w:w="2689" w:type="dxa"/>
              </w:tcPr>
            </w:tcPrChange>
          </w:tcPr>
          <w:p w14:paraId="0FBCB882" w14:textId="726FE8FC" w:rsidR="00DA532A" w:rsidRDefault="00D64A31">
            <w:pPr>
              <w:pStyle w:val="MojNormalny2"/>
              <w:ind w:firstLine="0"/>
              <w:jc w:val="center"/>
              <w:rPr>
                <w:ins w:id="1955" w:author="Kuba Fa" w:date="2023-03-20T11:19:00Z"/>
              </w:rPr>
              <w:pPrChange w:id="1956" w:author="Kuba Fa" w:date="2023-03-20T11:21:00Z">
                <w:pPr>
                  <w:pStyle w:val="MojNormalny2"/>
                  <w:ind w:firstLine="0"/>
                  <w:jc w:val="left"/>
                </w:pPr>
              </w:pPrChange>
            </w:pPr>
            <w:ins w:id="1957" w:author="Kuba Fa" w:date="2023-03-20T11:49:00Z">
              <w:r>
                <w:t xml:space="preserve">Raków </w:t>
              </w:r>
            </w:ins>
            <w:ins w:id="1958" w:author="Kuba Fa" w:date="2023-03-20T11:50:00Z">
              <w:r>
                <w:t>–</w:t>
              </w:r>
            </w:ins>
            <w:ins w:id="1959" w:author="Kuba Fa" w:date="2023-03-20T11:49:00Z">
              <w:r>
                <w:t xml:space="preserve"> Śląsk</w:t>
              </w:r>
            </w:ins>
          </w:p>
        </w:tc>
        <w:tc>
          <w:tcPr>
            <w:tcW w:w="1417" w:type="dxa"/>
            <w:tcPrChange w:id="1960" w:author="Kuba Fa" w:date="2023-03-20T13:02:00Z">
              <w:tcPr>
                <w:tcW w:w="1417" w:type="dxa"/>
              </w:tcPr>
            </w:tcPrChange>
          </w:tcPr>
          <w:p w14:paraId="55FF0008" w14:textId="166C6E05" w:rsidR="00DA532A" w:rsidRDefault="00D64A31">
            <w:pPr>
              <w:pStyle w:val="MojNormalny2"/>
              <w:ind w:firstLine="0"/>
              <w:jc w:val="center"/>
              <w:rPr>
                <w:ins w:id="1961" w:author="Kuba Fa" w:date="2023-03-20T11:19:00Z"/>
              </w:rPr>
              <w:pPrChange w:id="1962" w:author="Kuba Fa" w:date="2023-03-20T11:21:00Z">
                <w:pPr>
                  <w:pStyle w:val="MojNormalny2"/>
                  <w:ind w:firstLine="0"/>
                  <w:jc w:val="left"/>
                </w:pPr>
              </w:pPrChange>
            </w:pPr>
            <w:ins w:id="1963" w:author="Kuba Fa" w:date="2023-03-20T11:50:00Z">
              <w:r>
                <w:t>4-1</w:t>
              </w:r>
            </w:ins>
          </w:p>
        </w:tc>
        <w:tc>
          <w:tcPr>
            <w:tcW w:w="1985" w:type="dxa"/>
            <w:tcPrChange w:id="1964" w:author="Kuba Fa" w:date="2023-03-20T13:02:00Z">
              <w:tcPr>
                <w:tcW w:w="1701" w:type="dxa"/>
              </w:tcPr>
            </w:tcPrChange>
          </w:tcPr>
          <w:p w14:paraId="32B12493" w14:textId="3A0D6C7E" w:rsidR="00DA532A" w:rsidRPr="00B055C6" w:rsidRDefault="00B055C6">
            <w:pPr>
              <w:pStyle w:val="MojNormalny2"/>
              <w:ind w:firstLine="0"/>
              <w:jc w:val="center"/>
              <w:rPr>
                <w:ins w:id="1965" w:author="Kuba Fa" w:date="2023-03-20T11:19:00Z"/>
                <w:u w:val="single"/>
                <w:rPrChange w:id="1966" w:author="Kuba Fa" w:date="2023-03-20T14:28:00Z">
                  <w:rPr>
                    <w:ins w:id="1967" w:author="Kuba Fa" w:date="2023-03-20T11:19:00Z"/>
                  </w:rPr>
                </w:rPrChange>
              </w:rPr>
              <w:pPrChange w:id="1968" w:author="Kuba Fa" w:date="2023-03-20T11:21:00Z">
                <w:pPr>
                  <w:pStyle w:val="MojNormalny2"/>
                  <w:ind w:firstLine="0"/>
                  <w:jc w:val="left"/>
                </w:pPr>
              </w:pPrChange>
            </w:pPr>
            <w:ins w:id="1969" w:author="Kuba Fa" w:date="2023-03-20T14:27:00Z">
              <w:r w:rsidRPr="00B055C6">
                <w:rPr>
                  <w:u w:val="single"/>
                  <w:rPrChange w:id="1970" w:author="Kuba Fa" w:date="2023-03-20T14:28:00Z">
                    <w:rPr/>
                  </w:rPrChange>
                </w:rPr>
                <w:t xml:space="preserve">1 / </w:t>
              </w:r>
            </w:ins>
            <w:ins w:id="1971" w:author="Kuba Fa" w:date="2023-03-20T13:01:00Z">
              <w:r w:rsidR="0025261A" w:rsidRPr="00B055C6">
                <w:rPr>
                  <w:u w:val="single"/>
                  <w:rPrChange w:id="1972" w:author="Kuba Fa" w:date="2023-03-20T14:28:00Z">
                    <w:rPr/>
                  </w:rPrChange>
                </w:rPr>
                <w:t>2-0</w:t>
              </w:r>
            </w:ins>
          </w:p>
        </w:tc>
        <w:tc>
          <w:tcPr>
            <w:tcW w:w="1158" w:type="dxa"/>
            <w:tcPrChange w:id="1973" w:author="Kuba Fa" w:date="2023-03-20T13:02:00Z">
              <w:tcPr>
                <w:tcW w:w="1442" w:type="dxa"/>
              </w:tcPr>
            </w:tcPrChange>
          </w:tcPr>
          <w:p w14:paraId="50D4E3EF" w14:textId="1C3B9AF7" w:rsidR="00DA532A" w:rsidRPr="00B055C6" w:rsidRDefault="008031DA">
            <w:pPr>
              <w:pStyle w:val="MojNormalny2"/>
              <w:ind w:firstLine="0"/>
              <w:jc w:val="center"/>
              <w:rPr>
                <w:ins w:id="1974" w:author="Kuba Fa" w:date="2023-03-20T11:19:00Z"/>
                <w:u w:val="single"/>
                <w:rPrChange w:id="1975" w:author="Kuba Fa" w:date="2023-03-20T14:28:00Z">
                  <w:rPr>
                    <w:ins w:id="1976" w:author="Kuba Fa" w:date="2023-03-20T11:19:00Z"/>
                  </w:rPr>
                </w:rPrChange>
              </w:rPr>
              <w:pPrChange w:id="1977" w:author="Kuba Fa" w:date="2023-03-20T11:21:00Z">
                <w:pPr>
                  <w:pStyle w:val="MojNormalny2"/>
                  <w:ind w:firstLine="0"/>
                  <w:jc w:val="left"/>
                </w:pPr>
              </w:pPrChange>
            </w:pPr>
            <w:ins w:id="1978" w:author="Kuba Fa" w:date="2023-03-20T12:14:00Z">
              <w:r w:rsidRPr="00B055C6">
                <w:rPr>
                  <w:u w:val="single"/>
                  <w:rPrChange w:id="1979" w:author="Kuba Fa" w:date="2023-03-20T14:28:00Z">
                    <w:rPr/>
                  </w:rPrChange>
                </w:rPr>
                <w:t>3-1</w:t>
              </w:r>
            </w:ins>
          </w:p>
        </w:tc>
        <w:tc>
          <w:tcPr>
            <w:tcW w:w="1813" w:type="dxa"/>
            <w:tcPrChange w:id="1980" w:author="Kuba Fa" w:date="2023-03-20T13:02:00Z">
              <w:tcPr>
                <w:tcW w:w="1813" w:type="dxa"/>
              </w:tcPr>
            </w:tcPrChange>
          </w:tcPr>
          <w:p w14:paraId="12391B13" w14:textId="3FF9F252" w:rsidR="00DA532A" w:rsidRDefault="00D77B6D">
            <w:pPr>
              <w:pStyle w:val="MojNormalny2"/>
              <w:ind w:firstLine="0"/>
              <w:jc w:val="center"/>
              <w:rPr>
                <w:ins w:id="1981" w:author="Kuba Fa" w:date="2023-03-20T11:19:00Z"/>
              </w:rPr>
              <w:pPrChange w:id="1982" w:author="Kuba Fa" w:date="2023-03-20T11:21:00Z">
                <w:pPr>
                  <w:pStyle w:val="MojNormalny2"/>
                  <w:ind w:firstLine="0"/>
                  <w:jc w:val="left"/>
                </w:pPr>
              </w:pPrChange>
            </w:pPr>
            <w:ins w:id="1983" w:author="Kuba Fa" w:date="2023-03-20T12:16:00Z">
              <w:r>
                <w:t>1-1</w:t>
              </w:r>
            </w:ins>
          </w:p>
        </w:tc>
      </w:tr>
      <w:tr w:rsidR="000C0097" w14:paraId="3B9FF51E" w14:textId="77777777" w:rsidTr="0025261A">
        <w:trPr>
          <w:ins w:id="1984" w:author="Kuba Fa" w:date="2023-03-20T11:19:00Z"/>
        </w:trPr>
        <w:tc>
          <w:tcPr>
            <w:tcW w:w="2689" w:type="dxa"/>
            <w:tcPrChange w:id="1985" w:author="Kuba Fa" w:date="2023-03-20T13:02:00Z">
              <w:tcPr>
                <w:tcW w:w="2689" w:type="dxa"/>
              </w:tcPr>
            </w:tcPrChange>
          </w:tcPr>
          <w:p w14:paraId="5A2C16F9" w14:textId="6F26DE55" w:rsidR="00DA532A" w:rsidRDefault="00D64A31">
            <w:pPr>
              <w:pStyle w:val="MojNormalny2"/>
              <w:ind w:firstLine="0"/>
              <w:jc w:val="center"/>
              <w:rPr>
                <w:ins w:id="1986" w:author="Kuba Fa" w:date="2023-03-20T11:19:00Z"/>
              </w:rPr>
              <w:pPrChange w:id="1987" w:author="Kuba Fa" w:date="2023-03-20T11:21:00Z">
                <w:pPr>
                  <w:pStyle w:val="MojNormalny2"/>
                  <w:ind w:firstLine="0"/>
                  <w:jc w:val="left"/>
                </w:pPr>
              </w:pPrChange>
            </w:pPr>
            <w:ins w:id="1988" w:author="Kuba Fa" w:date="2023-03-20T11:50:00Z">
              <w:r>
                <w:t>Śląsk – Stal</w:t>
              </w:r>
            </w:ins>
          </w:p>
        </w:tc>
        <w:tc>
          <w:tcPr>
            <w:tcW w:w="1417" w:type="dxa"/>
            <w:tcPrChange w:id="1989" w:author="Kuba Fa" w:date="2023-03-20T13:02:00Z">
              <w:tcPr>
                <w:tcW w:w="1417" w:type="dxa"/>
              </w:tcPr>
            </w:tcPrChange>
          </w:tcPr>
          <w:p w14:paraId="687A2213" w14:textId="5B4FD780" w:rsidR="00DA532A" w:rsidRDefault="00D64A31">
            <w:pPr>
              <w:pStyle w:val="MojNormalny2"/>
              <w:ind w:firstLine="0"/>
              <w:jc w:val="center"/>
              <w:rPr>
                <w:ins w:id="1990" w:author="Kuba Fa" w:date="2023-03-20T11:19:00Z"/>
              </w:rPr>
              <w:pPrChange w:id="1991" w:author="Kuba Fa" w:date="2023-03-20T11:21:00Z">
                <w:pPr>
                  <w:pStyle w:val="MojNormalny2"/>
                  <w:ind w:firstLine="0"/>
                  <w:jc w:val="left"/>
                </w:pPr>
              </w:pPrChange>
            </w:pPr>
            <w:ins w:id="1992" w:author="Kuba Fa" w:date="2023-03-20T11:50:00Z">
              <w:r>
                <w:t>1-1</w:t>
              </w:r>
            </w:ins>
          </w:p>
        </w:tc>
        <w:tc>
          <w:tcPr>
            <w:tcW w:w="1985" w:type="dxa"/>
            <w:tcPrChange w:id="1993" w:author="Kuba Fa" w:date="2023-03-20T13:02:00Z">
              <w:tcPr>
                <w:tcW w:w="1701" w:type="dxa"/>
              </w:tcPr>
            </w:tcPrChange>
          </w:tcPr>
          <w:p w14:paraId="307A2804" w14:textId="615BC6DD" w:rsidR="00DA532A" w:rsidRDefault="00B055C6">
            <w:pPr>
              <w:pStyle w:val="MojNormalny2"/>
              <w:ind w:firstLine="0"/>
              <w:jc w:val="center"/>
              <w:rPr>
                <w:ins w:id="1994" w:author="Kuba Fa" w:date="2023-03-20T11:19:00Z"/>
              </w:rPr>
              <w:pPrChange w:id="1995" w:author="Kuba Fa" w:date="2023-03-20T11:21:00Z">
                <w:pPr>
                  <w:pStyle w:val="MojNormalny2"/>
                  <w:ind w:firstLine="0"/>
                  <w:jc w:val="left"/>
                </w:pPr>
              </w:pPrChange>
            </w:pPr>
            <w:ins w:id="1996" w:author="Kuba Fa" w:date="2023-03-20T14:27:00Z">
              <w:r>
                <w:t xml:space="preserve">1 / </w:t>
              </w:r>
            </w:ins>
            <w:ins w:id="1997" w:author="Kuba Fa" w:date="2023-03-20T13:01:00Z">
              <w:r w:rsidR="0025261A" w:rsidRPr="00B055C6">
                <w:rPr>
                  <w:b/>
                  <w:bCs/>
                  <w:color w:val="70AD47" w:themeColor="accent6"/>
                  <w:u w:val="single"/>
                  <w:rPrChange w:id="1998" w:author="Kuba Fa" w:date="2023-03-20T14:29:00Z">
                    <w:rPr/>
                  </w:rPrChange>
                </w:rPr>
                <w:t>1-1</w:t>
              </w:r>
            </w:ins>
          </w:p>
        </w:tc>
        <w:tc>
          <w:tcPr>
            <w:tcW w:w="1158" w:type="dxa"/>
            <w:tcPrChange w:id="1999" w:author="Kuba Fa" w:date="2023-03-20T13:02:00Z">
              <w:tcPr>
                <w:tcW w:w="1442" w:type="dxa"/>
              </w:tcPr>
            </w:tcPrChange>
          </w:tcPr>
          <w:p w14:paraId="595DF79F" w14:textId="7D4784E3" w:rsidR="00DA532A" w:rsidRDefault="008031DA">
            <w:pPr>
              <w:pStyle w:val="MojNormalny2"/>
              <w:ind w:firstLine="0"/>
              <w:jc w:val="center"/>
              <w:rPr>
                <w:ins w:id="2000" w:author="Kuba Fa" w:date="2023-03-20T11:19:00Z"/>
              </w:rPr>
              <w:pPrChange w:id="2001" w:author="Kuba Fa" w:date="2023-03-20T11:21:00Z">
                <w:pPr>
                  <w:pStyle w:val="MojNormalny2"/>
                  <w:ind w:firstLine="0"/>
                  <w:jc w:val="left"/>
                </w:pPr>
              </w:pPrChange>
            </w:pPr>
            <w:ins w:id="2002" w:author="Kuba Fa" w:date="2023-03-20T12:14:00Z">
              <w:r>
                <w:t>2-0</w:t>
              </w:r>
            </w:ins>
          </w:p>
        </w:tc>
        <w:tc>
          <w:tcPr>
            <w:tcW w:w="1813" w:type="dxa"/>
            <w:tcPrChange w:id="2003" w:author="Kuba Fa" w:date="2023-03-20T13:02:00Z">
              <w:tcPr>
                <w:tcW w:w="1813" w:type="dxa"/>
              </w:tcPr>
            </w:tcPrChange>
          </w:tcPr>
          <w:p w14:paraId="04F16442" w14:textId="4A4658D5" w:rsidR="00DA532A" w:rsidRPr="00B055C6" w:rsidRDefault="008031DA">
            <w:pPr>
              <w:pStyle w:val="MojNormalny2"/>
              <w:ind w:firstLine="0"/>
              <w:jc w:val="center"/>
              <w:rPr>
                <w:ins w:id="2004" w:author="Kuba Fa" w:date="2023-03-20T11:19:00Z"/>
                <w:b/>
                <w:bCs/>
                <w:u w:val="single"/>
                <w:rPrChange w:id="2005" w:author="Kuba Fa" w:date="2023-03-20T14:29:00Z">
                  <w:rPr>
                    <w:ins w:id="2006" w:author="Kuba Fa" w:date="2023-03-20T11:19:00Z"/>
                  </w:rPr>
                </w:rPrChange>
              </w:rPr>
              <w:pPrChange w:id="2007" w:author="Kuba Fa" w:date="2023-03-20T11:21:00Z">
                <w:pPr>
                  <w:pStyle w:val="MojNormalny2"/>
                  <w:ind w:firstLine="0"/>
                  <w:jc w:val="left"/>
                </w:pPr>
              </w:pPrChange>
            </w:pPr>
            <w:ins w:id="2008" w:author="Kuba Fa" w:date="2023-03-20T12:16:00Z">
              <w:r w:rsidRPr="00B055C6">
                <w:rPr>
                  <w:b/>
                  <w:bCs/>
                  <w:color w:val="70AD47" w:themeColor="accent6"/>
                  <w:u w:val="single"/>
                  <w:rPrChange w:id="2009" w:author="Kuba Fa" w:date="2023-03-20T14:29:00Z">
                    <w:rPr/>
                  </w:rPrChange>
                </w:rPr>
                <w:t>1-1</w:t>
              </w:r>
            </w:ins>
          </w:p>
        </w:tc>
      </w:tr>
      <w:tr w:rsidR="000C0097" w14:paraId="74E916EE" w14:textId="77777777" w:rsidTr="0025261A">
        <w:trPr>
          <w:ins w:id="2010" w:author="Kuba Fa" w:date="2023-03-20T11:19:00Z"/>
        </w:trPr>
        <w:tc>
          <w:tcPr>
            <w:tcW w:w="2689" w:type="dxa"/>
            <w:tcPrChange w:id="2011" w:author="Kuba Fa" w:date="2023-03-20T13:02:00Z">
              <w:tcPr>
                <w:tcW w:w="2689" w:type="dxa"/>
              </w:tcPr>
            </w:tcPrChange>
          </w:tcPr>
          <w:p w14:paraId="028B6222" w14:textId="0565E6B8" w:rsidR="00DA532A" w:rsidRDefault="00D64A31">
            <w:pPr>
              <w:pStyle w:val="MojNormalny2"/>
              <w:ind w:firstLine="0"/>
              <w:jc w:val="center"/>
              <w:rPr>
                <w:ins w:id="2012" w:author="Kuba Fa" w:date="2023-03-20T11:19:00Z"/>
              </w:rPr>
              <w:pPrChange w:id="2013" w:author="Kuba Fa" w:date="2023-03-20T11:21:00Z">
                <w:pPr>
                  <w:pStyle w:val="MojNormalny2"/>
                  <w:ind w:firstLine="0"/>
                  <w:jc w:val="left"/>
                </w:pPr>
              </w:pPrChange>
            </w:pPr>
            <w:ins w:id="2014" w:author="Kuba Fa" w:date="2023-03-20T11:50:00Z">
              <w:r>
                <w:t>Warta – Lechia</w:t>
              </w:r>
            </w:ins>
          </w:p>
        </w:tc>
        <w:tc>
          <w:tcPr>
            <w:tcW w:w="1417" w:type="dxa"/>
            <w:tcPrChange w:id="2015" w:author="Kuba Fa" w:date="2023-03-20T13:02:00Z">
              <w:tcPr>
                <w:tcW w:w="1417" w:type="dxa"/>
              </w:tcPr>
            </w:tcPrChange>
          </w:tcPr>
          <w:p w14:paraId="38406AD9" w14:textId="047B24A3" w:rsidR="00DA532A" w:rsidRDefault="00D64A31">
            <w:pPr>
              <w:pStyle w:val="MojNormalny2"/>
              <w:ind w:firstLine="0"/>
              <w:jc w:val="center"/>
              <w:rPr>
                <w:ins w:id="2016" w:author="Kuba Fa" w:date="2023-03-20T11:19:00Z"/>
              </w:rPr>
              <w:pPrChange w:id="2017" w:author="Kuba Fa" w:date="2023-03-20T11:21:00Z">
                <w:pPr>
                  <w:pStyle w:val="MojNormalny2"/>
                  <w:ind w:firstLine="0"/>
                  <w:jc w:val="left"/>
                </w:pPr>
              </w:pPrChange>
            </w:pPr>
            <w:ins w:id="2018" w:author="Kuba Fa" w:date="2023-03-20T11:50:00Z">
              <w:r>
                <w:t>2-0</w:t>
              </w:r>
            </w:ins>
          </w:p>
        </w:tc>
        <w:tc>
          <w:tcPr>
            <w:tcW w:w="1985" w:type="dxa"/>
            <w:tcPrChange w:id="2019" w:author="Kuba Fa" w:date="2023-03-20T13:02:00Z">
              <w:tcPr>
                <w:tcW w:w="1701" w:type="dxa"/>
              </w:tcPr>
            </w:tcPrChange>
          </w:tcPr>
          <w:p w14:paraId="1A4FDF07" w14:textId="361E5D16" w:rsidR="00DA532A" w:rsidRPr="00B055C6" w:rsidRDefault="00B055C6">
            <w:pPr>
              <w:pStyle w:val="MojNormalny2"/>
              <w:ind w:firstLine="0"/>
              <w:jc w:val="center"/>
              <w:rPr>
                <w:ins w:id="2020" w:author="Kuba Fa" w:date="2023-03-20T11:19:00Z"/>
                <w:u w:val="single"/>
                <w:rPrChange w:id="2021" w:author="Kuba Fa" w:date="2023-03-20T14:29:00Z">
                  <w:rPr>
                    <w:ins w:id="2022" w:author="Kuba Fa" w:date="2023-03-20T11:19:00Z"/>
                  </w:rPr>
                </w:rPrChange>
              </w:rPr>
              <w:pPrChange w:id="2023" w:author="Kuba Fa" w:date="2023-03-20T11:21:00Z">
                <w:pPr>
                  <w:pStyle w:val="MojNormalny2"/>
                  <w:ind w:firstLine="0"/>
                  <w:jc w:val="left"/>
                </w:pPr>
              </w:pPrChange>
            </w:pPr>
            <w:ins w:id="2024" w:author="Kuba Fa" w:date="2023-03-20T14:27:00Z">
              <w:r w:rsidRPr="00B055C6">
                <w:rPr>
                  <w:u w:val="single"/>
                  <w:rPrChange w:id="2025" w:author="Kuba Fa" w:date="2023-03-20T14:29:00Z">
                    <w:rPr/>
                  </w:rPrChange>
                </w:rPr>
                <w:t xml:space="preserve">1 / </w:t>
              </w:r>
            </w:ins>
            <w:ins w:id="2026" w:author="Kuba Fa" w:date="2023-03-20T13:00:00Z">
              <w:r w:rsidR="0025261A" w:rsidRPr="00B055C6">
                <w:rPr>
                  <w:u w:val="single"/>
                  <w:rPrChange w:id="2027" w:author="Kuba Fa" w:date="2023-03-20T14:29:00Z">
                    <w:rPr/>
                  </w:rPrChange>
                </w:rPr>
                <w:t>1-0</w:t>
              </w:r>
            </w:ins>
          </w:p>
        </w:tc>
        <w:tc>
          <w:tcPr>
            <w:tcW w:w="1158" w:type="dxa"/>
            <w:tcPrChange w:id="2028" w:author="Kuba Fa" w:date="2023-03-20T13:02:00Z">
              <w:tcPr>
                <w:tcW w:w="1442" w:type="dxa"/>
              </w:tcPr>
            </w:tcPrChange>
          </w:tcPr>
          <w:p w14:paraId="052BD202" w14:textId="3FC3E9A4" w:rsidR="00DA532A" w:rsidRPr="00B055C6" w:rsidRDefault="008031DA">
            <w:pPr>
              <w:pStyle w:val="MojNormalny2"/>
              <w:ind w:firstLine="0"/>
              <w:jc w:val="center"/>
              <w:rPr>
                <w:ins w:id="2029" w:author="Kuba Fa" w:date="2023-03-20T11:19:00Z"/>
                <w:u w:val="single"/>
                <w:rPrChange w:id="2030" w:author="Kuba Fa" w:date="2023-03-20T14:29:00Z">
                  <w:rPr>
                    <w:ins w:id="2031" w:author="Kuba Fa" w:date="2023-03-20T11:19:00Z"/>
                  </w:rPr>
                </w:rPrChange>
              </w:rPr>
              <w:pPrChange w:id="2032" w:author="Kuba Fa" w:date="2023-03-20T11:21:00Z">
                <w:pPr>
                  <w:pStyle w:val="MojNormalny2"/>
                  <w:ind w:firstLine="0"/>
                  <w:jc w:val="left"/>
                </w:pPr>
              </w:pPrChange>
            </w:pPr>
            <w:ins w:id="2033" w:author="Kuba Fa" w:date="2023-03-20T12:14:00Z">
              <w:r w:rsidRPr="00B055C6">
                <w:rPr>
                  <w:u w:val="single"/>
                  <w:rPrChange w:id="2034" w:author="Kuba Fa" w:date="2023-03-20T14:29:00Z">
                    <w:rPr/>
                  </w:rPrChange>
                </w:rPr>
                <w:t>2-1</w:t>
              </w:r>
            </w:ins>
          </w:p>
        </w:tc>
        <w:tc>
          <w:tcPr>
            <w:tcW w:w="1813" w:type="dxa"/>
            <w:tcPrChange w:id="2035" w:author="Kuba Fa" w:date="2023-03-20T13:02:00Z">
              <w:tcPr>
                <w:tcW w:w="1813" w:type="dxa"/>
              </w:tcPr>
            </w:tcPrChange>
          </w:tcPr>
          <w:p w14:paraId="7D244E9F" w14:textId="0D09CA06" w:rsidR="00DA532A" w:rsidRPr="00B055C6" w:rsidRDefault="008031DA">
            <w:pPr>
              <w:pStyle w:val="MojNormalny2"/>
              <w:ind w:firstLine="0"/>
              <w:jc w:val="center"/>
              <w:rPr>
                <w:ins w:id="2036" w:author="Kuba Fa" w:date="2023-03-20T11:19:00Z"/>
                <w:u w:val="single"/>
                <w:rPrChange w:id="2037" w:author="Kuba Fa" w:date="2023-03-20T14:29:00Z">
                  <w:rPr>
                    <w:ins w:id="2038" w:author="Kuba Fa" w:date="2023-03-20T11:19:00Z"/>
                  </w:rPr>
                </w:rPrChange>
              </w:rPr>
              <w:pPrChange w:id="2039" w:author="Kuba Fa" w:date="2023-03-20T11:21:00Z">
                <w:pPr>
                  <w:pStyle w:val="MojNormalny2"/>
                  <w:ind w:firstLine="0"/>
                  <w:jc w:val="left"/>
                </w:pPr>
              </w:pPrChange>
            </w:pPr>
            <w:ins w:id="2040" w:author="Kuba Fa" w:date="2023-03-20T12:16:00Z">
              <w:r w:rsidRPr="00B055C6">
                <w:rPr>
                  <w:u w:val="single"/>
                  <w:rPrChange w:id="2041" w:author="Kuba Fa" w:date="2023-03-20T14:29:00Z">
                    <w:rPr/>
                  </w:rPrChange>
                </w:rPr>
                <w:t>2-1</w:t>
              </w:r>
            </w:ins>
          </w:p>
        </w:tc>
      </w:tr>
      <w:tr w:rsidR="000C0097" w14:paraId="5A744469" w14:textId="77777777" w:rsidTr="0025261A">
        <w:trPr>
          <w:ins w:id="2042" w:author="Kuba Fa" w:date="2023-03-20T11:19:00Z"/>
        </w:trPr>
        <w:tc>
          <w:tcPr>
            <w:tcW w:w="2689" w:type="dxa"/>
            <w:tcPrChange w:id="2043" w:author="Kuba Fa" w:date="2023-03-20T13:02:00Z">
              <w:tcPr>
                <w:tcW w:w="2689" w:type="dxa"/>
              </w:tcPr>
            </w:tcPrChange>
          </w:tcPr>
          <w:p w14:paraId="2D219B54" w14:textId="5E4E7FA5" w:rsidR="00DA532A" w:rsidRDefault="00D64A31">
            <w:pPr>
              <w:pStyle w:val="MojNormalny2"/>
              <w:ind w:firstLine="0"/>
              <w:jc w:val="center"/>
              <w:rPr>
                <w:ins w:id="2044" w:author="Kuba Fa" w:date="2023-03-20T11:19:00Z"/>
              </w:rPr>
              <w:pPrChange w:id="2045" w:author="Kuba Fa" w:date="2023-03-20T11:21:00Z">
                <w:pPr>
                  <w:pStyle w:val="MojNormalny2"/>
                  <w:ind w:firstLine="0"/>
                  <w:jc w:val="left"/>
                </w:pPr>
              </w:pPrChange>
            </w:pPr>
            <w:ins w:id="2046" w:author="Kuba Fa" w:date="2023-03-20T11:50:00Z">
              <w:r>
                <w:t>Widzew – Lech</w:t>
              </w:r>
            </w:ins>
          </w:p>
        </w:tc>
        <w:tc>
          <w:tcPr>
            <w:tcW w:w="1417" w:type="dxa"/>
            <w:tcPrChange w:id="2047" w:author="Kuba Fa" w:date="2023-03-20T13:02:00Z">
              <w:tcPr>
                <w:tcW w:w="1417" w:type="dxa"/>
              </w:tcPr>
            </w:tcPrChange>
          </w:tcPr>
          <w:p w14:paraId="7D50AA85" w14:textId="14521578" w:rsidR="00DA532A" w:rsidRDefault="00D64A31">
            <w:pPr>
              <w:pStyle w:val="MojNormalny2"/>
              <w:ind w:firstLine="0"/>
              <w:jc w:val="center"/>
              <w:rPr>
                <w:ins w:id="2048" w:author="Kuba Fa" w:date="2023-03-20T11:19:00Z"/>
              </w:rPr>
              <w:pPrChange w:id="2049" w:author="Kuba Fa" w:date="2023-03-20T11:21:00Z">
                <w:pPr>
                  <w:pStyle w:val="MojNormalny2"/>
                  <w:ind w:firstLine="0"/>
                  <w:jc w:val="left"/>
                </w:pPr>
              </w:pPrChange>
            </w:pPr>
            <w:ins w:id="2050" w:author="Kuba Fa" w:date="2023-03-20T11:50:00Z">
              <w:r>
                <w:t>1-2</w:t>
              </w:r>
            </w:ins>
          </w:p>
        </w:tc>
        <w:tc>
          <w:tcPr>
            <w:tcW w:w="1985" w:type="dxa"/>
            <w:tcPrChange w:id="2051" w:author="Kuba Fa" w:date="2023-03-20T13:02:00Z">
              <w:tcPr>
                <w:tcW w:w="1701" w:type="dxa"/>
              </w:tcPr>
            </w:tcPrChange>
          </w:tcPr>
          <w:p w14:paraId="1AAABBB0" w14:textId="1D181889" w:rsidR="00DA532A" w:rsidRDefault="00B055C6">
            <w:pPr>
              <w:pStyle w:val="MojNormalny2"/>
              <w:ind w:firstLine="0"/>
              <w:jc w:val="center"/>
              <w:rPr>
                <w:ins w:id="2052" w:author="Kuba Fa" w:date="2023-03-20T11:19:00Z"/>
              </w:rPr>
              <w:pPrChange w:id="2053" w:author="Kuba Fa" w:date="2023-03-20T11:21:00Z">
                <w:pPr>
                  <w:pStyle w:val="MojNormalny2"/>
                  <w:ind w:firstLine="0"/>
                  <w:jc w:val="left"/>
                </w:pPr>
              </w:pPrChange>
            </w:pPr>
            <w:ins w:id="2054" w:author="Kuba Fa" w:date="2023-03-20T14:27:00Z">
              <w:r w:rsidRPr="00B055C6">
                <w:rPr>
                  <w:u w:val="single"/>
                  <w:rPrChange w:id="2055" w:author="Kuba Fa" w:date="2023-03-20T14:29:00Z">
                    <w:rPr/>
                  </w:rPrChange>
                </w:rPr>
                <w:t>2</w:t>
              </w:r>
              <w:r>
                <w:t xml:space="preserve"> / </w:t>
              </w:r>
            </w:ins>
            <w:ins w:id="2056" w:author="Kuba Fa" w:date="2023-03-20T13:00:00Z">
              <w:r w:rsidR="0025261A">
                <w:t>1-1</w:t>
              </w:r>
            </w:ins>
          </w:p>
        </w:tc>
        <w:tc>
          <w:tcPr>
            <w:tcW w:w="1158" w:type="dxa"/>
            <w:tcPrChange w:id="2057" w:author="Kuba Fa" w:date="2023-03-20T13:02:00Z">
              <w:tcPr>
                <w:tcW w:w="1442" w:type="dxa"/>
              </w:tcPr>
            </w:tcPrChange>
          </w:tcPr>
          <w:p w14:paraId="22EEFCB9" w14:textId="4BE694CE" w:rsidR="00DA532A" w:rsidRPr="00B055C6" w:rsidRDefault="008031DA">
            <w:pPr>
              <w:pStyle w:val="MojNormalny2"/>
              <w:ind w:firstLine="0"/>
              <w:jc w:val="center"/>
              <w:rPr>
                <w:ins w:id="2058" w:author="Kuba Fa" w:date="2023-03-20T11:19:00Z"/>
                <w:b/>
                <w:bCs/>
                <w:u w:val="single"/>
                <w:rPrChange w:id="2059" w:author="Kuba Fa" w:date="2023-03-20T14:29:00Z">
                  <w:rPr>
                    <w:ins w:id="2060" w:author="Kuba Fa" w:date="2023-03-20T11:19:00Z"/>
                  </w:rPr>
                </w:rPrChange>
              </w:rPr>
              <w:pPrChange w:id="2061" w:author="Kuba Fa" w:date="2023-03-20T11:21:00Z">
                <w:pPr>
                  <w:pStyle w:val="MojNormalny2"/>
                  <w:ind w:firstLine="0"/>
                  <w:jc w:val="left"/>
                </w:pPr>
              </w:pPrChange>
            </w:pPr>
            <w:ins w:id="2062" w:author="Kuba Fa" w:date="2023-03-20T12:15:00Z">
              <w:r w:rsidRPr="00B055C6">
                <w:rPr>
                  <w:b/>
                  <w:bCs/>
                  <w:u w:val="single"/>
                  <w:rPrChange w:id="2063" w:author="Kuba Fa" w:date="2023-03-20T14:29:00Z">
                    <w:rPr/>
                  </w:rPrChange>
                </w:rPr>
                <w:t>0-1</w:t>
              </w:r>
            </w:ins>
          </w:p>
        </w:tc>
        <w:tc>
          <w:tcPr>
            <w:tcW w:w="1813" w:type="dxa"/>
            <w:tcPrChange w:id="2064" w:author="Kuba Fa" w:date="2023-03-20T13:02:00Z">
              <w:tcPr>
                <w:tcW w:w="1813" w:type="dxa"/>
              </w:tcPr>
            </w:tcPrChange>
          </w:tcPr>
          <w:p w14:paraId="4561F802" w14:textId="170D79B8" w:rsidR="00DA532A" w:rsidRDefault="008031DA" w:rsidP="00147AEF">
            <w:pPr>
              <w:pStyle w:val="MojNormalny2"/>
              <w:keepNext/>
              <w:ind w:firstLine="0"/>
              <w:jc w:val="center"/>
              <w:rPr>
                <w:ins w:id="2065" w:author="Kuba Fa" w:date="2023-03-20T11:19:00Z"/>
              </w:rPr>
              <w:pPrChange w:id="2066" w:author="Kuba Fa" w:date="2023-03-20T15:30:00Z">
                <w:pPr>
                  <w:pStyle w:val="MojNormalny2"/>
                  <w:ind w:firstLine="0"/>
                  <w:jc w:val="left"/>
                </w:pPr>
              </w:pPrChange>
            </w:pPr>
            <w:ins w:id="2067" w:author="Kuba Fa" w:date="2023-03-20T12:15:00Z">
              <w:r>
                <w:t>1-1</w:t>
              </w:r>
            </w:ins>
          </w:p>
        </w:tc>
      </w:tr>
    </w:tbl>
    <w:p w14:paraId="4F3DEE13" w14:textId="6977680B" w:rsidR="00617216" w:rsidRPr="00147AEF" w:rsidRDefault="00147AEF" w:rsidP="00147AEF">
      <w:pPr>
        <w:pStyle w:val="Legenda"/>
        <w:jc w:val="center"/>
        <w:rPr>
          <w:ins w:id="2068" w:author="Kuba Fa" w:date="2023-03-20T11:11:00Z"/>
          <w:sz w:val="22"/>
          <w:szCs w:val="22"/>
          <w:rPrChange w:id="2069" w:author="Kuba Fa" w:date="2023-03-20T15:32:00Z">
            <w:rPr>
              <w:ins w:id="2070" w:author="Kuba Fa" w:date="2023-03-20T11:11:00Z"/>
            </w:rPr>
          </w:rPrChange>
        </w:rPr>
        <w:pPrChange w:id="2071" w:author="Kuba Fa" w:date="2023-03-20T15:32:00Z">
          <w:pPr>
            <w:pStyle w:val="MojNormalny2"/>
            <w:ind w:firstLine="360"/>
            <w:jc w:val="left"/>
          </w:pPr>
        </w:pPrChange>
      </w:pPr>
      <w:ins w:id="2072" w:author="Kuba Fa" w:date="2023-03-20T15:31:00Z">
        <w:r w:rsidRPr="00147AEF">
          <w:rPr>
            <w:sz w:val="22"/>
            <w:szCs w:val="22"/>
            <w:rPrChange w:id="2073" w:author="Kuba Fa" w:date="2023-03-20T15:32:00Z">
              <w:rPr/>
            </w:rPrChange>
          </w:rPr>
          <w:t xml:space="preserve">Tabela </w:t>
        </w:r>
      </w:ins>
      <w:ins w:id="2074" w:author="Kuba Fa" w:date="2023-03-20T15:30:00Z">
        <w:r w:rsidRPr="00147AEF">
          <w:rPr>
            <w:sz w:val="22"/>
            <w:szCs w:val="22"/>
            <w:rPrChange w:id="2075" w:author="Kuba Fa" w:date="2023-03-20T15:32:00Z">
              <w:rPr/>
            </w:rPrChange>
          </w:rPr>
          <w:fldChar w:fldCharType="begin"/>
        </w:r>
        <w:r w:rsidRPr="00147AEF">
          <w:rPr>
            <w:sz w:val="22"/>
            <w:szCs w:val="22"/>
            <w:rPrChange w:id="2076" w:author="Kuba Fa" w:date="2023-03-20T15:32:00Z">
              <w:rPr/>
            </w:rPrChange>
          </w:rPr>
          <w:instrText xml:space="preserve"> SEQ Tabela \* ARABIC </w:instrText>
        </w:r>
      </w:ins>
      <w:r w:rsidRPr="00147AEF">
        <w:rPr>
          <w:sz w:val="22"/>
          <w:szCs w:val="22"/>
          <w:rPrChange w:id="2077" w:author="Kuba Fa" w:date="2023-03-20T15:32:00Z">
            <w:rPr/>
          </w:rPrChange>
        </w:rPr>
        <w:fldChar w:fldCharType="separate"/>
      </w:r>
      <w:ins w:id="2078" w:author="Kuba Fa" w:date="2023-03-20T15:30:00Z">
        <w:r w:rsidRPr="00147AEF">
          <w:rPr>
            <w:noProof/>
            <w:sz w:val="22"/>
            <w:szCs w:val="22"/>
            <w:rPrChange w:id="2079" w:author="Kuba Fa" w:date="2023-03-20T15:32:00Z">
              <w:rPr>
                <w:noProof/>
              </w:rPr>
            </w:rPrChange>
          </w:rPr>
          <w:t>1</w:t>
        </w:r>
        <w:r w:rsidRPr="00147AEF">
          <w:rPr>
            <w:sz w:val="22"/>
            <w:szCs w:val="22"/>
            <w:rPrChange w:id="2080" w:author="Kuba Fa" w:date="2023-03-20T15:32:00Z">
              <w:rPr/>
            </w:rPrChange>
          </w:rPr>
          <w:fldChar w:fldCharType="end"/>
        </w:r>
      </w:ins>
      <w:ins w:id="2081" w:author="Kuba Fa" w:date="2023-03-20T15:31:00Z">
        <w:r w:rsidRPr="00147AEF">
          <w:rPr>
            <w:sz w:val="22"/>
            <w:szCs w:val="22"/>
            <w:rPrChange w:id="2082" w:author="Kuba Fa" w:date="2023-03-20T15:32:00Z">
              <w:rPr/>
            </w:rPrChange>
          </w:rPr>
          <w:t xml:space="preserve"> – Wyniki spotkań </w:t>
        </w:r>
      </w:ins>
      <w:ins w:id="2083" w:author="Kuba Fa" w:date="2023-03-20T15:32:00Z">
        <w:r w:rsidRPr="00147AEF">
          <w:rPr>
            <w:sz w:val="22"/>
            <w:szCs w:val="22"/>
            <w:rPrChange w:id="2084" w:author="Kuba Fa" w:date="2023-03-20T15:32:00Z">
              <w:rPr/>
            </w:rPrChange>
          </w:rPr>
          <w:t>na tle szacowania różnych źródeł</w:t>
        </w:r>
      </w:ins>
    </w:p>
    <w:p w14:paraId="6B33E471" w14:textId="493E12A8" w:rsidR="00EE3996" w:rsidDel="00617216" w:rsidRDefault="00EE3996">
      <w:pPr>
        <w:pStyle w:val="MojNormalny2"/>
        <w:ind w:firstLine="360"/>
        <w:jc w:val="left"/>
        <w:rPr>
          <w:del w:id="2085" w:author="Kuba Fa" w:date="2023-03-20T11:11:00Z"/>
          <w:b/>
          <w:bCs/>
          <w:sz w:val="28"/>
          <w:szCs w:val="28"/>
        </w:rPr>
        <w:pPrChange w:id="2086" w:author="Kuba Fa" w:date="2023-03-20T11:08:00Z">
          <w:pPr>
            <w:pStyle w:val="MojNormalny2"/>
            <w:numPr>
              <w:numId w:val="71"/>
            </w:numPr>
            <w:ind w:left="720" w:hanging="360"/>
          </w:pPr>
        </w:pPrChange>
      </w:pPr>
      <w:del w:id="2087" w:author="Kuba Fa" w:date="2023-03-20T11:11:00Z">
        <w:r w:rsidRPr="00B028BA" w:rsidDel="00617216">
          <w:rPr>
            <w:b/>
            <w:bCs/>
            <w:sz w:val="28"/>
            <w:szCs w:val="28"/>
          </w:rPr>
          <w:delText>Warta Poznań – Stal Mielec</w:delText>
        </w:r>
      </w:del>
    </w:p>
    <w:p w14:paraId="3F98B7D4" w14:textId="4F82F0DE" w:rsidR="00290460" w:rsidRPr="003A60CE" w:rsidDel="00617216" w:rsidRDefault="000269A1" w:rsidP="003A60CE">
      <w:pPr>
        <w:pStyle w:val="MojNormalny2"/>
        <w:ind w:firstLine="0"/>
        <w:rPr>
          <w:del w:id="2088" w:author="Kuba Fa" w:date="2023-03-20T11:11:00Z"/>
          <w:b/>
          <w:bCs/>
          <w:sz w:val="28"/>
          <w:szCs w:val="28"/>
        </w:rPr>
      </w:pPr>
      <w:del w:id="2089" w:author="Kuba Fa" w:date="2023-03-20T11:11:00Z">
        <w:r w:rsidDel="00617216">
          <w:delText>System na podstawie ostatnich rezultatów</w:delText>
        </w:r>
        <w:r w:rsidRPr="00883C92" w:rsidDel="00617216">
          <w:delText xml:space="preserve"> </w:delText>
        </w:r>
        <w:r w:rsidR="003A60CE" w:rsidDel="00617216">
          <w:delText>poprawnie szacował</w:delText>
        </w:r>
        <w:r w:rsidRPr="00883C92" w:rsidDel="00617216">
          <w:delText xml:space="preserve"> dokładny wynik oraz </w:delText>
        </w:r>
        <w:r w:rsidRPr="00610D86" w:rsidDel="00617216">
          <w:delText>zwycięzcę</w:delText>
        </w:r>
        <w:r w:rsidRPr="00883C92" w:rsidDel="00617216">
          <w:delText xml:space="preserve"> meczu</w:delText>
        </w:r>
      </w:del>
    </w:p>
    <w:tbl>
      <w:tblPr>
        <w:tblStyle w:val="Tabela-Siatka"/>
        <w:tblW w:w="0" w:type="auto"/>
        <w:tblLook w:val="04A0" w:firstRow="1" w:lastRow="0" w:firstColumn="1" w:lastColumn="0" w:noHBand="0" w:noVBand="1"/>
      </w:tblPr>
      <w:tblGrid>
        <w:gridCol w:w="2211"/>
        <w:gridCol w:w="1612"/>
        <w:gridCol w:w="2835"/>
        <w:gridCol w:w="1835"/>
      </w:tblGrid>
      <w:tr w:rsidR="00C766F8" w:rsidDel="00617216" w14:paraId="5D3B7DE5" w14:textId="401AAC0C" w:rsidTr="00143D3A">
        <w:trPr>
          <w:del w:id="2090" w:author="Kuba Fa" w:date="2023-03-20T11:11:00Z"/>
        </w:trPr>
        <w:tc>
          <w:tcPr>
            <w:tcW w:w="2211" w:type="dxa"/>
          </w:tcPr>
          <w:p w14:paraId="6B530B02" w14:textId="7B8C8C01" w:rsidR="00C766F8" w:rsidRPr="00BC4FBC" w:rsidDel="00617216" w:rsidRDefault="00C766F8" w:rsidP="00143D3A">
            <w:pPr>
              <w:pStyle w:val="MojNormalny2"/>
              <w:ind w:firstLine="0"/>
              <w:jc w:val="center"/>
              <w:rPr>
                <w:del w:id="2091" w:author="Kuba Fa" w:date="2023-03-20T11:11:00Z"/>
                <w:b/>
                <w:bCs/>
              </w:rPr>
            </w:pPr>
            <w:del w:id="2092" w:author="Kuba Fa" w:date="2023-03-20T11:11:00Z">
              <w:r w:rsidRPr="00BC4FBC" w:rsidDel="00617216">
                <w:rPr>
                  <w:b/>
                  <w:bCs/>
                </w:rPr>
                <w:delText>Faktyczny rezultat</w:delText>
              </w:r>
            </w:del>
          </w:p>
        </w:tc>
        <w:tc>
          <w:tcPr>
            <w:tcW w:w="1612" w:type="dxa"/>
          </w:tcPr>
          <w:p w14:paraId="30946066" w14:textId="17D3AE00" w:rsidR="00C766F8" w:rsidRPr="00BC4FBC" w:rsidDel="00617216" w:rsidRDefault="00C766F8" w:rsidP="00143D3A">
            <w:pPr>
              <w:pStyle w:val="MojNormalny2"/>
              <w:ind w:firstLine="0"/>
              <w:jc w:val="center"/>
              <w:rPr>
                <w:del w:id="2093" w:author="Kuba Fa" w:date="2023-03-20T11:11:00Z"/>
                <w:b/>
                <w:bCs/>
              </w:rPr>
            </w:pPr>
            <w:del w:id="2094" w:author="Kuba Fa" w:date="2023-03-20T11:11:00Z">
              <w:r w:rsidDel="00617216">
                <w:rPr>
                  <w:b/>
                  <w:bCs/>
                </w:rPr>
                <w:delText>Bukmacher</w:delText>
              </w:r>
            </w:del>
          </w:p>
        </w:tc>
        <w:tc>
          <w:tcPr>
            <w:tcW w:w="2835" w:type="dxa"/>
          </w:tcPr>
          <w:p w14:paraId="6BDA4F4C" w14:textId="20341C47" w:rsidR="00C766F8" w:rsidRPr="00BC4FBC" w:rsidDel="00617216" w:rsidRDefault="00610D86" w:rsidP="00143D3A">
            <w:pPr>
              <w:pStyle w:val="MojNormalny2"/>
              <w:ind w:firstLine="0"/>
              <w:jc w:val="center"/>
              <w:rPr>
                <w:del w:id="2095" w:author="Kuba Fa" w:date="2023-03-20T11:11:00Z"/>
                <w:b/>
                <w:bCs/>
              </w:rPr>
            </w:pPr>
            <w:del w:id="2096" w:author="Kuba Fa" w:date="2023-03-20T11:11:00Z">
              <w:r w:rsidDel="00617216">
                <w:rPr>
                  <w:b/>
                  <w:bCs/>
                </w:rPr>
                <w:delText>System na podstawie ostatnich rezultatów</w:delText>
              </w:r>
            </w:del>
          </w:p>
        </w:tc>
        <w:tc>
          <w:tcPr>
            <w:tcW w:w="1835" w:type="dxa"/>
          </w:tcPr>
          <w:p w14:paraId="31211550" w14:textId="1347AF3E" w:rsidR="00C766F8" w:rsidRPr="00BC4FBC" w:rsidDel="00617216" w:rsidRDefault="00C766F8" w:rsidP="00143D3A">
            <w:pPr>
              <w:pStyle w:val="MojNormalny2"/>
              <w:ind w:firstLine="0"/>
              <w:jc w:val="center"/>
              <w:rPr>
                <w:del w:id="2097" w:author="Kuba Fa" w:date="2023-03-20T11:11:00Z"/>
                <w:b/>
                <w:bCs/>
              </w:rPr>
            </w:pPr>
            <w:del w:id="2098" w:author="Kuba Fa" w:date="2023-03-20T11:11:00Z">
              <w:r w:rsidRPr="00BC4FBC" w:rsidDel="00617216">
                <w:rPr>
                  <w:b/>
                  <w:bCs/>
                </w:rPr>
                <w:delText>Forebet</w:delText>
              </w:r>
            </w:del>
          </w:p>
        </w:tc>
      </w:tr>
      <w:tr w:rsidR="00C766F8" w:rsidDel="00617216" w14:paraId="55C270CE" w14:textId="1127EAA2" w:rsidTr="00143D3A">
        <w:trPr>
          <w:del w:id="2099" w:author="Kuba Fa" w:date="2023-03-20T11:11:00Z"/>
        </w:trPr>
        <w:tc>
          <w:tcPr>
            <w:tcW w:w="2211" w:type="dxa"/>
          </w:tcPr>
          <w:p w14:paraId="4E59A03E" w14:textId="019729CE" w:rsidR="00C766F8" w:rsidRPr="00BC4FBC" w:rsidDel="00617216" w:rsidRDefault="00C766F8" w:rsidP="00143D3A">
            <w:pPr>
              <w:pStyle w:val="MojNormalny2"/>
              <w:ind w:firstLine="0"/>
              <w:jc w:val="center"/>
              <w:rPr>
                <w:del w:id="2100" w:author="Kuba Fa" w:date="2023-03-20T11:11:00Z"/>
                <w:b/>
                <w:bCs/>
              </w:rPr>
            </w:pPr>
            <w:del w:id="2101" w:author="Kuba Fa" w:date="2023-03-20T11:11:00Z">
              <w:r w:rsidRPr="00BC4FBC" w:rsidDel="00617216">
                <w:rPr>
                  <w:b/>
                  <w:bCs/>
                </w:rPr>
                <w:delText>1-1</w:delText>
              </w:r>
              <w:r w:rsidDel="00617216">
                <w:rPr>
                  <w:b/>
                  <w:bCs/>
                </w:rPr>
                <w:delText xml:space="preserve"> / X</w:delText>
              </w:r>
            </w:del>
          </w:p>
        </w:tc>
        <w:tc>
          <w:tcPr>
            <w:tcW w:w="1612" w:type="dxa"/>
          </w:tcPr>
          <w:p w14:paraId="6CA58CF8" w14:textId="57C49E65" w:rsidR="00C766F8" w:rsidRPr="00C766F8" w:rsidDel="00617216" w:rsidRDefault="009F2F5C" w:rsidP="00143D3A">
            <w:pPr>
              <w:pStyle w:val="MojNormalny2"/>
              <w:ind w:firstLine="0"/>
              <w:jc w:val="center"/>
              <w:rPr>
                <w:del w:id="2102" w:author="Kuba Fa" w:date="2023-03-20T11:11:00Z"/>
              </w:rPr>
            </w:pPr>
            <w:del w:id="2103" w:author="Kuba Fa" w:date="2023-03-20T11:11:00Z">
              <w:r w:rsidDel="00617216">
                <w:delText xml:space="preserve">1-0 / </w:delText>
              </w:r>
              <w:r w:rsidR="00C766F8" w:rsidDel="00617216">
                <w:delText>1</w:delText>
              </w:r>
            </w:del>
          </w:p>
        </w:tc>
        <w:tc>
          <w:tcPr>
            <w:tcW w:w="2835" w:type="dxa"/>
          </w:tcPr>
          <w:p w14:paraId="5F65537F" w14:textId="12F2C7F7" w:rsidR="00C766F8" w:rsidRPr="008027F5" w:rsidDel="00617216" w:rsidRDefault="00C766F8" w:rsidP="00143D3A">
            <w:pPr>
              <w:pStyle w:val="MojNormalny2"/>
              <w:ind w:firstLine="0"/>
              <w:jc w:val="center"/>
              <w:rPr>
                <w:del w:id="2104" w:author="Kuba Fa" w:date="2023-03-20T11:11:00Z"/>
                <w:b/>
                <w:bCs/>
                <w:u w:val="single"/>
              </w:rPr>
            </w:pPr>
            <w:del w:id="2105" w:author="Kuba Fa" w:date="2023-03-20T11:11:00Z">
              <w:r w:rsidRPr="008027F5" w:rsidDel="00617216">
                <w:rPr>
                  <w:b/>
                  <w:bCs/>
                  <w:u w:val="single"/>
                </w:rPr>
                <w:delText>1-1 / X</w:delText>
              </w:r>
            </w:del>
          </w:p>
        </w:tc>
        <w:tc>
          <w:tcPr>
            <w:tcW w:w="1835" w:type="dxa"/>
          </w:tcPr>
          <w:p w14:paraId="4D411B55" w14:textId="74C05273" w:rsidR="00C766F8" w:rsidDel="00617216" w:rsidRDefault="00C766F8" w:rsidP="00143D3A">
            <w:pPr>
              <w:pStyle w:val="MojNormalny2"/>
              <w:keepNext/>
              <w:ind w:firstLine="0"/>
              <w:jc w:val="center"/>
              <w:rPr>
                <w:del w:id="2106" w:author="Kuba Fa" w:date="2023-03-20T11:11:00Z"/>
              </w:rPr>
            </w:pPr>
            <w:del w:id="2107" w:author="Kuba Fa" w:date="2023-03-20T11:11:00Z">
              <w:r w:rsidDel="00617216">
                <w:delText>0-2 / 2</w:delText>
              </w:r>
            </w:del>
          </w:p>
        </w:tc>
      </w:tr>
    </w:tbl>
    <w:p w14:paraId="6628F344" w14:textId="7D915398" w:rsidR="00290460" w:rsidRPr="00143D3A" w:rsidDel="00617216" w:rsidRDefault="000269A1" w:rsidP="00143D3A">
      <w:pPr>
        <w:pStyle w:val="Legenda"/>
        <w:jc w:val="center"/>
        <w:rPr>
          <w:del w:id="2108" w:author="Kuba Fa" w:date="2023-03-20T11:11:00Z"/>
          <w:b/>
          <w:bCs/>
          <w:sz w:val="22"/>
          <w:szCs w:val="22"/>
        </w:rPr>
      </w:pPr>
      <w:del w:id="2109" w:author="Kuba Fa" w:date="2023-03-20T11:11:00Z">
        <w:r w:rsidRPr="00143D3A" w:rsidDel="00617216">
          <w:rPr>
            <w:sz w:val="22"/>
            <w:szCs w:val="22"/>
          </w:rPr>
          <w:delText>Tabela 1</w:delText>
        </w:r>
      </w:del>
    </w:p>
    <w:p w14:paraId="247644CF" w14:textId="40AD6393" w:rsidR="00BC4FBC" w:rsidDel="00617216" w:rsidRDefault="00BC4FBC" w:rsidP="00143D3A">
      <w:pPr>
        <w:pStyle w:val="MojNormalny2"/>
        <w:numPr>
          <w:ilvl w:val="0"/>
          <w:numId w:val="71"/>
        </w:numPr>
        <w:rPr>
          <w:del w:id="2110" w:author="Kuba Fa" w:date="2023-03-20T11:11:00Z"/>
          <w:b/>
          <w:bCs/>
          <w:sz w:val="28"/>
          <w:szCs w:val="28"/>
        </w:rPr>
      </w:pPr>
      <w:del w:id="2111" w:author="Kuba Fa" w:date="2023-03-20T11:11:00Z">
        <w:r w:rsidRPr="00BC4FBC" w:rsidDel="00617216">
          <w:rPr>
            <w:b/>
            <w:bCs/>
            <w:sz w:val="28"/>
            <w:szCs w:val="28"/>
          </w:rPr>
          <w:delText>W</w:delText>
        </w:r>
        <w:r w:rsidDel="00617216">
          <w:rPr>
            <w:b/>
            <w:bCs/>
            <w:sz w:val="28"/>
            <w:szCs w:val="28"/>
          </w:rPr>
          <w:delText xml:space="preserve">isła Płock </w:delText>
        </w:r>
        <w:r w:rsidR="000269A1" w:rsidDel="00617216">
          <w:rPr>
            <w:b/>
            <w:bCs/>
            <w:sz w:val="28"/>
            <w:szCs w:val="28"/>
          </w:rPr>
          <w:delText>–</w:delText>
        </w:r>
        <w:r w:rsidDel="00617216">
          <w:rPr>
            <w:b/>
            <w:bCs/>
            <w:sz w:val="28"/>
            <w:szCs w:val="28"/>
          </w:rPr>
          <w:delText xml:space="preserve"> Cracovia</w:delText>
        </w:r>
      </w:del>
    </w:p>
    <w:p w14:paraId="2656E9FC" w14:textId="5502702A" w:rsidR="00290460" w:rsidRPr="003A60CE" w:rsidDel="00617216" w:rsidRDefault="000269A1" w:rsidP="003A60CE">
      <w:pPr>
        <w:pStyle w:val="MojNormalny2"/>
        <w:ind w:firstLine="0"/>
        <w:rPr>
          <w:del w:id="2112" w:author="Kuba Fa" w:date="2023-03-20T11:11:00Z"/>
          <w:b/>
          <w:bCs/>
          <w:sz w:val="28"/>
          <w:szCs w:val="28"/>
        </w:rPr>
      </w:pPr>
      <w:del w:id="2113" w:author="Kuba Fa" w:date="2023-03-20T11:11:00Z">
        <w:r w:rsidDel="00617216">
          <w:delText xml:space="preserve">Bukmacher </w:delText>
        </w:r>
        <w:r w:rsidR="00D42200" w:rsidDel="00617216">
          <w:delText>poprawnie szacował</w:delText>
        </w:r>
        <w:r w:rsidDel="00617216">
          <w:delText xml:space="preserve"> zwycięzcę meczu</w:delText>
        </w:r>
      </w:del>
    </w:p>
    <w:tbl>
      <w:tblPr>
        <w:tblStyle w:val="Tabela-Siatka"/>
        <w:tblW w:w="0" w:type="auto"/>
        <w:tblLook w:val="04A0" w:firstRow="1" w:lastRow="0" w:firstColumn="1" w:lastColumn="0" w:noHBand="0" w:noVBand="1"/>
      </w:tblPr>
      <w:tblGrid>
        <w:gridCol w:w="2211"/>
        <w:gridCol w:w="1612"/>
        <w:gridCol w:w="2835"/>
        <w:gridCol w:w="1835"/>
      </w:tblGrid>
      <w:tr w:rsidR="00C766F8" w:rsidDel="00617216" w14:paraId="3BE90304" w14:textId="49361633" w:rsidTr="00143D3A">
        <w:trPr>
          <w:del w:id="2114" w:author="Kuba Fa" w:date="2023-03-20T11:11:00Z"/>
        </w:trPr>
        <w:tc>
          <w:tcPr>
            <w:tcW w:w="2211" w:type="dxa"/>
          </w:tcPr>
          <w:p w14:paraId="683A7883" w14:textId="66F15129" w:rsidR="00C766F8" w:rsidRPr="00BC4FBC" w:rsidDel="00617216" w:rsidRDefault="00C766F8" w:rsidP="00143D3A">
            <w:pPr>
              <w:pStyle w:val="MojNormalny2"/>
              <w:ind w:firstLine="0"/>
              <w:jc w:val="center"/>
              <w:rPr>
                <w:del w:id="2115" w:author="Kuba Fa" w:date="2023-03-20T11:11:00Z"/>
                <w:b/>
                <w:bCs/>
              </w:rPr>
            </w:pPr>
            <w:del w:id="2116" w:author="Kuba Fa" w:date="2023-03-20T11:11:00Z">
              <w:r w:rsidRPr="00BC4FBC" w:rsidDel="00617216">
                <w:rPr>
                  <w:b/>
                  <w:bCs/>
                </w:rPr>
                <w:delText>Faktyczny rezultat</w:delText>
              </w:r>
            </w:del>
          </w:p>
        </w:tc>
        <w:tc>
          <w:tcPr>
            <w:tcW w:w="1612" w:type="dxa"/>
          </w:tcPr>
          <w:p w14:paraId="25FC1D3A" w14:textId="334FE030" w:rsidR="00C766F8" w:rsidRPr="00BC4FBC" w:rsidDel="00617216" w:rsidRDefault="00C766F8" w:rsidP="00143D3A">
            <w:pPr>
              <w:pStyle w:val="MojNormalny2"/>
              <w:ind w:firstLine="0"/>
              <w:jc w:val="center"/>
              <w:rPr>
                <w:del w:id="2117" w:author="Kuba Fa" w:date="2023-03-20T11:11:00Z"/>
                <w:b/>
                <w:bCs/>
              </w:rPr>
            </w:pPr>
            <w:del w:id="2118" w:author="Kuba Fa" w:date="2023-03-20T11:11:00Z">
              <w:r w:rsidDel="00617216">
                <w:rPr>
                  <w:b/>
                  <w:bCs/>
                </w:rPr>
                <w:delText>Bukmacher</w:delText>
              </w:r>
            </w:del>
          </w:p>
        </w:tc>
        <w:tc>
          <w:tcPr>
            <w:tcW w:w="2835" w:type="dxa"/>
          </w:tcPr>
          <w:p w14:paraId="262E2617" w14:textId="4A387592" w:rsidR="00C766F8" w:rsidRPr="00BC4FBC" w:rsidDel="00617216" w:rsidRDefault="00610D86" w:rsidP="00143D3A">
            <w:pPr>
              <w:pStyle w:val="MojNormalny2"/>
              <w:ind w:firstLine="0"/>
              <w:jc w:val="center"/>
              <w:rPr>
                <w:del w:id="2119" w:author="Kuba Fa" w:date="2023-03-20T11:11:00Z"/>
                <w:b/>
                <w:bCs/>
              </w:rPr>
            </w:pPr>
            <w:del w:id="2120" w:author="Kuba Fa" w:date="2023-03-20T11:11:00Z">
              <w:r w:rsidDel="00617216">
                <w:rPr>
                  <w:b/>
                  <w:bCs/>
                </w:rPr>
                <w:delText>System na podstawie ostatnich rezultatów</w:delText>
              </w:r>
            </w:del>
          </w:p>
        </w:tc>
        <w:tc>
          <w:tcPr>
            <w:tcW w:w="1835" w:type="dxa"/>
          </w:tcPr>
          <w:p w14:paraId="5377F46E" w14:textId="60EB9814" w:rsidR="00C766F8" w:rsidRPr="00BC4FBC" w:rsidDel="00617216" w:rsidRDefault="00C766F8" w:rsidP="00143D3A">
            <w:pPr>
              <w:pStyle w:val="MojNormalny2"/>
              <w:ind w:firstLine="0"/>
              <w:jc w:val="center"/>
              <w:rPr>
                <w:del w:id="2121" w:author="Kuba Fa" w:date="2023-03-20T11:11:00Z"/>
                <w:b/>
                <w:bCs/>
              </w:rPr>
            </w:pPr>
            <w:del w:id="2122" w:author="Kuba Fa" w:date="2023-03-20T11:11:00Z">
              <w:r w:rsidRPr="00BC4FBC" w:rsidDel="00617216">
                <w:rPr>
                  <w:b/>
                  <w:bCs/>
                </w:rPr>
                <w:delText>Forebet</w:delText>
              </w:r>
            </w:del>
          </w:p>
        </w:tc>
      </w:tr>
      <w:tr w:rsidR="00C766F8" w:rsidDel="00617216" w14:paraId="4D713472" w14:textId="3787B012" w:rsidTr="00143D3A">
        <w:trPr>
          <w:del w:id="2123" w:author="Kuba Fa" w:date="2023-03-20T11:11:00Z"/>
        </w:trPr>
        <w:tc>
          <w:tcPr>
            <w:tcW w:w="2211" w:type="dxa"/>
          </w:tcPr>
          <w:p w14:paraId="75258F3C" w14:textId="3F1EF6EA" w:rsidR="00C766F8" w:rsidRPr="00BC4FBC" w:rsidDel="00617216" w:rsidRDefault="00C766F8" w:rsidP="00143D3A">
            <w:pPr>
              <w:pStyle w:val="MojNormalny2"/>
              <w:ind w:firstLine="0"/>
              <w:jc w:val="center"/>
              <w:rPr>
                <w:del w:id="2124" w:author="Kuba Fa" w:date="2023-03-20T11:11:00Z"/>
                <w:b/>
                <w:bCs/>
              </w:rPr>
            </w:pPr>
            <w:del w:id="2125" w:author="Kuba Fa" w:date="2023-03-20T11:11:00Z">
              <w:r w:rsidRPr="00BC4FBC" w:rsidDel="00617216">
                <w:rPr>
                  <w:b/>
                  <w:bCs/>
                </w:rPr>
                <w:delText>1-</w:delText>
              </w:r>
              <w:r w:rsidDel="00617216">
                <w:rPr>
                  <w:b/>
                  <w:bCs/>
                </w:rPr>
                <w:delText>0 / 1</w:delText>
              </w:r>
            </w:del>
          </w:p>
        </w:tc>
        <w:tc>
          <w:tcPr>
            <w:tcW w:w="1612" w:type="dxa"/>
          </w:tcPr>
          <w:p w14:paraId="382BCDBC" w14:textId="5B50D864" w:rsidR="00C766F8" w:rsidRPr="00F5114F" w:rsidDel="00617216" w:rsidRDefault="00F5114F" w:rsidP="00143D3A">
            <w:pPr>
              <w:pStyle w:val="MojNormalny2"/>
              <w:tabs>
                <w:tab w:val="right" w:pos="1784"/>
              </w:tabs>
              <w:ind w:firstLine="0"/>
              <w:jc w:val="center"/>
              <w:rPr>
                <w:del w:id="2126" w:author="Kuba Fa" w:date="2023-03-20T11:11:00Z"/>
                <w:b/>
                <w:bCs/>
              </w:rPr>
            </w:pPr>
            <w:del w:id="2127" w:author="Kuba Fa" w:date="2023-03-20T11:11:00Z">
              <w:r w:rsidRPr="00F5114F" w:rsidDel="00617216">
                <w:delText>1-1</w:delText>
              </w:r>
              <w:r w:rsidRPr="00F5114F" w:rsidDel="00617216">
                <w:rPr>
                  <w:b/>
                  <w:bCs/>
                </w:rPr>
                <w:delText xml:space="preserve"> / </w:delText>
              </w:r>
              <w:r w:rsidRPr="00F5114F" w:rsidDel="00617216">
                <w:rPr>
                  <w:b/>
                  <w:bCs/>
                  <w:u w:val="single"/>
                </w:rPr>
                <w:delText>1</w:delText>
              </w:r>
            </w:del>
          </w:p>
        </w:tc>
        <w:tc>
          <w:tcPr>
            <w:tcW w:w="2835" w:type="dxa"/>
          </w:tcPr>
          <w:p w14:paraId="3CF4E862" w14:textId="081F36D5" w:rsidR="00C766F8" w:rsidRPr="008027F5" w:rsidDel="00617216" w:rsidRDefault="00C766F8" w:rsidP="00143D3A">
            <w:pPr>
              <w:pStyle w:val="MojNormalny2"/>
              <w:ind w:firstLine="0"/>
              <w:jc w:val="center"/>
              <w:rPr>
                <w:del w:id="2128" w:author="Kuba Fa" w:date="2023-03-20T11:11:00Z"/>
              </w:rPr>
            </w:pPr>
            <w:del w:id="2129" w:author="Kuba Fa" w:date="2023-03-20T11:11:00Z">
              <w:r w:rsidRPr="008027F5" w:rsidDel="00617216">
                <w:delText>1-2 /</w:delText>
              </w:r>
              <w:r w:rsidDel="00617216">
                <w:delText xml:space="preserve"> </w:delText>
              </w:r>
              <w:r w:rsidRPr="008027F5" w:rsidDel="00617216">
                <w:delText>2</w:delText>
              </w:r>
            </w:del>
          </w:p>
        </w:tc>
        <w:tc>
          <w:tcPr>
            <w:tcW w:w="1835" w:type="dxa"/>
          </w:tcPr>
          <w:p w14:paraId="1A83CD8C" w14:textId="4DF47DB7" w:rsidR="00C766F8" w:rsidDel="00617216" w:rsidRDefault="00C766F8" w:rsidP="00143D3A">
            <w:pPr>
              <w:pStyle w:val="MojNormalny2"/>
              <w:keepNext/>
              <w:ind w:firstLine="0"/>
              <w:jc w:val="center"/>
              <w:rPr>
                <w:del w:id="2130" w:author="Kuba Fa" w:date="2023-03-20T11:11:00Z"/>
              </w:rPr>
            </w:pPr>
            <w:del w:id="2131" w:author="Kuba Fa" w:date="2023-03-20T11:11:00Z">
              <w:r w:rsidDel="00617216">
                <w:delText>1-1 / X</w:delText>
              </w:r>
            </w:del>
          </w:p>
        </w:tc>
      </w:tr>
    </w:tbl>
    <w:p w14:paraId="702378E2" w14:textId="52BAE12A" w:rsidR="00290460" w:rsidRPr="00143D3A" w:rsidDel="00617216" w:rsidRDefault="000269A1" w:rsidP="00143D3A">
      <w:pPr>
        <w:pStyle w:val="Legenda"/>
        <w:jc w:val="center"/>
        <w:rPr>
          <w:del w:id="2132" w:author="Kuba Fa" w:date="2023-03-20T11:11:00Z"/>
          <w:b/>
          <w:bCs/>
          <w:sz w:val="22"/>
          <w:szCs w:val="22"/>
        </w:rPr>
      </w:pPr>
      <w:del w:id="2133" w:author="Kuba Fa" w:date="2023-03-20T11:11:00Z">
        <w:r w:rsidRPr="00143D3A" w:rsidDel="00617216">
          <w:rPr>
            <w:sz w:val="22"/>
            <w:szCs w:val="22"/>
          </w:rPr>
          <w:delText>Tabela 2</w:delText>
        </w:r>
      </w:del>
    </w:p>
    <w:p w14:paraId="0AF5E949" w14:textId="132FB835" w:rsidR="00BC4FBC" w:rsidDel="00617216" w:rsidRDefault="00BC4FBC" w:rsidP="00143D3A">
      <w:pPr>
        <w:pStyle w:val="MojNormalny2"/>
        <w:numPr>
          <w:ilvl w:val="0"/>
          <w:numId w:val="71"/>
        </w:numPr>
        <w:rPr>
          <w:del w:id="2134" w:author="Kuba Fa" w:date="2023-03-20T11:11:00Z"/>
          <w:b/>
          <w:bCs/>
          <w:sz w:val="28"/>
          <w:szCs w:val="28"/>
        </w:rPr>
      </w:pPr>
      <w:del w:id="2135" w:author="Kuba Fa" w:date="2023-03-20T11:11:00Z">
        <w:r w:rsidDel="00617216">
          <w:rPr>
            <w:b/>
            <w:bCs/>
            <w:sz w:val="28"/>
            <w:szCs w:val="28"/>
          </w:rPr>
          <w:delText>Korona Kielce – Widzew Łódź</w:delText>
        </w:r>
      </w:del>
    </w:p>
    <w:p w14:paraId="471EF232" w14:textId="6930930B" w:rsidR="000269A1" w:rsidRPr="00BC4FBC" w:rsidDel="00617216" w:rsidRDefault="000269A1" w:rsidP="00BC4FBC">
      <w:pPr>
        <w:pStyle w:val="MojNormalny2"/>
        <w:ind w:firstLine="0"/>
        <w:rPr>
          <w:del w:id="2136" w:author="Kuba Fa" w:date="2023-03-20T11:11:00Z"/>
          <w:b/>
          <w:bCs/>
          <w:sz w:val="28"/>
          <w:szCs w:val="28"/>
        </w:rPr>
      </w:pPr>
      <w:del w:id="2137" w:author="Kuba Fa" w:date="2023-03-20T11:11:00Z">
        <w:r w:rsidDel="00617216">
          <w:lastRenderedPageBreak/>
          <w:delText xml:space="preserve">Bukmacher, </w:delText>
        </w:r>
        <w:r w:rsidR="00335985" w:rsidDel="00617216">
          <w:delText>system na podstawie ostatnich rezultatów</w:delText>
        </w:r>
        <w:r w:rsidDel="00617216">
          <w:delText xml:space="preserve"> i forebet </w:delText>
        </w:r>
        <w:r w:rsidR="00D42200" w:rsidDel="00617216">
          <w:delText>poprawnie szacowali</w:delText>
        </w:r>
        <w:r w:rsidDel="00617216">
          <w:delText xml:space="preserve"> zwycięzcę meczu</w:delText>
        </w:r>
      </w:del>
    </w:p>
    <w:p w14:paraId="034CBCBE" w14:textId="0785EB56" w:rsidR="00290460" w:rsidDel="00617216" w:rsidRDefault="00290460" w:rsidP="00290460">
      <w:pPr>
        <w:pStyle w:val="Legenda"/>
        <w:keepNext/>
        <w:rPr>
          <w:del w:id="2138" w:author="Kuba Fa" w:date="2023-03-20T11:11:00Z"/>
        </w:rPr>
      </w:pPr>
    </w:p>
    <w:tbl>
      <w:tblPr>
        <w:tblStyle w:val="Tabela-Siatka"/>
        <w:tblW w:w="0" w:type="auto"/>
        <w:tblLook w:val="04A0" w:firstRow="1" w:lastRow="0" w:firstColumn="1" w:lastColumn="0" w:noHBand="0" w:noVBand="1"/>
      </w:tblPr>
      <w:tblGrid>
        <w:gridCol w:w="2174"/>
        <w:gridCol w:w="1649"/>
        <w:gridCol w:w="2835"/>
        <w:gridCol w:w="1835"/>
      </w:tblGrid>
      <w:tr w:rsidR="00C766F8" w:rsidDel="00617216" w14:paraId="385C4466" w14:textId="74C51331" w:rsidTr="00143D3A">
        <w:trPr>
          <w:del w:id="2139" w:author="Kuba Fa" w:date="2023-03-20T11:11:00Z"/>
        </w:trPr>
        <w:tc>
          <w:tcPr>
            <w:tcW w:w="2174" w:type="dxa"/>
          </w:tcPr>
          <w:p w14:paraId="17035044" w14:textId="598D9A56" w:rsidR="00C766F8" w:rsidRPr="00BC4FBC" w:rsidDel="00617216" w:rsidRDefault="00C766F8" w:rsidP="00143D3A">
            <w:pPr>
              <w:pStyle w:val="MojNormalny2"/>
              <w:ind w:firstLine="0"/>
              <w:jc w:val="center"/>
              <w:rPr>
                <w:del w:id="2140" w:author="Kuba Fa" w:date="2023-03-20T11:11:00Z"/>
                <w:b/>
                <w:bCs/>
              </w:rPr>
            </w:pPr>
            <w:del w:id="2141" w:author="Kuba Fa" w:date="2023-03-20T11:11:00Z">
              <w:r w:rsidRPr="00BC4FBC" w:rsidDel="00617216">
                <w:rPr>
                  <w:b/>
                  <w:bCs/>
                </w:rPr>
                <w:delText>Faktyczny rezultat</w:delText>
              </w:r>
            </w:del>
          </w:p>
        </w:tc>
        <w:tc>
          <w:tcPr>
            <w:tcW w:w="1649" w:type="dxa"/>
          </w:tcPr>
          <w:p w14:paraId="331EE873" w14:textId="07F8578D" w:rsidR="00C766F8" w:rsidRPr="00BC4FBC" w:rsidDel="00617216" w:rsidRDefault="00C766F8" w:rsidP="00143D3A">
            <w:pPr>
              <w:pStyle w:val="MojNormalny2"/>
              <w:ind w:firstLine="0"/>
              <w:jc w:val="center"/>
              <w:rPr>
                <w:del w:id="2142" w:author="Kuba Fa" w:date="2023-03-20T11:11:00Z"/>
                <w:b/>
                <w:bCs/>
              </w:rPr>
            </w:pPr>
            <w:del w:id="2143" w:author="Kuba Fa" w:date="2023-03-20T11:11:00Z">
              <w:r w:rsidDel="00617216">
                <w:rPr>
                  <w:b/>
                  <w:bCs/>
                </w:rPr>
                <w:delText>Bukmacher</w:delText>
              </w:r>
            </w:del>
          </w:p>
        </w:tc>
        <w:tc>
          <w:tcPr>
            <w:tcW w:w="2835" w:type="dxa"/>
          </w:tcPr>
          <w:p w14:paraId="752B03C3" w14:textId="017F7C6A" w:rsidR="00C766F8" w:rsidRPr="00BC4FBC" w:rsidDel="00617216" w:rsidRDefault="00610D86" w:rsidP="00143D3A">
            <w:pPr>
              <w:pStyle w:val="MojNormalny2"/>
              <w:ind w:firstLine="0"/>
              <w:jc w:val="center"/>
              <w:rPr>
                <w:del w:id="2144" w:author="Kuba Fa" w:date="2023-03-20T11:11:00Z"/>
                <w:b/>
                <w:bCs/>
              </w:rPr>
            </w:pPr>
            <w:del w:id="2145" w:author="Kuba Fa" w:date="2023-03-20T11:11:00Z">
              <w:r w:rsidDel="00617216">
                <w:rPr>
                  <w:b/>
                  <w:bCs/>
                </w:rPr>
                <w:delText>System na podstawie ostatnich rezultatów</w:delText>
              </w:r>
            </w:del>
          </w:p>
        </w:tc>
        <w:tc>
          <w:tcPr>
            <w:tcW w:w="1835" w:type="dxa"/>
          </w:tcPr>
          <w:p w14:paraId="0E3C3F7D" w14:textId="04315CE3" w:rsidR="00C766F8" w:rsidRPr="00BC4FBC" w:rsidDel="00617216" w:rsidRDefault="00C766F8" w:rsidP="00143D3A">
            <w:pPr>
              <w:pStyle w:val="MojNormalny2"/>
              <w:ind w:firstLine="0"/>
              <w:jc w:val="center"/>
              <w:rPr>
                <w:del w:id="2146" w:author="Kuba Fa" w:date="2023-03-20T11:11:00Z"/>
                <w:b/>
                <w:bCs/>
              </w:rPr>
            </w:pPr>
            <w:del w:id="2147" w:author="Kuba Fa" w:date="2023-03-20T11:11:00Z">
              <w:r w:rsidRPr="00BC4FBC" w:rsidDel="00617216">
                <w:rPr>
                  <w:b/>
                  <w:bCs/>
                </w:rPr>
                <w:delText>Forebet</w:delText>
              </w:r>
            </w:del>
          </w:p>
        </w:tc>
      </w:tr>
      <w:tr w:rsidR="00C766F8" w:rsidDel="00617216" w14:paraId="156E0F9B" w14:textId="5880945F" w:rsidTr="00143D3A">
        <w:trPr>
          <w:del w:id="2148" w:author="Kuba Fa" w:date="2023-03-20T11:11:00Z"/>
        </w:trPr>
        <w:tc>
          <w:tcPr>
            <w:tcW w:w="2174" w:type="dxa"/>
          </w:tcPr>
          <w:p w14:paraId="46B8DA6A" w14:textId="4F7C3FA5" w:rsidR="00C766F8" w:rsidRPr="00BC4FBC" w:rsidDel="00617216" w:rsidRDefault="00C766F8" w:rsidP="00143D3A">
            <w:pPr>
              <w:pStyle w:val="MojNormalny2"/>
              <w:ind w:firstLine="0"/>
              <w:jc w:val="center"/>
              <w:rPr>
                <w:del w:id="2149" w:author="Kuba Fa" w:date="2023-03-20T11:11:00Z"/>
                <w:b/>
                <w:bCs/>
              </w:rPr>
            </w:pPr>
            <w:del w:id="2150" w:author="Kuba Fa" w:date="2023-03-20T11:11:00Z">
              <w:r w:rsidDel="00617216">
                <w:rPr>
                  <w:b/>
                  <w:bCs/>
                </w:rPr>
                <w:delText>0-1 / 2</w:delText>
              </w:r>
            </w:del>
          </w:p>
        </w:tc>
        <w:tc>
          <w:tcPr>
            <w:tcW w:w="1649" w:type="dxa"/>
          </w:tcPr>
          <w:p w14:paraId="79ECFA5C" w14:textId="6CBC45E8" w:rsidR="00C766F8" w:rsidRPr="00C766F8" w:rsidDel="00617216" w:rsidRDefault="00F5114F" w:rsidP="00143D3A">
            <w:pPr>
              <w:pStyle w:val="MojNormalny2"/>
              <w:ind w:firstLine="0"/>
              <w:jc w:val="center"/>
              <w:rPr>
                <w:del w:id="2151" w:author="Kuba Fa" w:date="2023-03-20T11:11:00Z"/>
                <w:b/>
                <w:bCs/>
                <w:u w:val="single"/>
              </w:rPr>
            </w:pPr>
            <w:del w:id="2152" w:author="Kuba Fa" w:date="2023-03-20T11:11:00Z">
              <w:r w:rsidRPr="00F5114F" w:rsidDel="00617216">
                <w:delText>1-1 /</w:delText>
              </w:r>
              <w:r w:rsidDel="00617216">
                <w:rPr>
                  <w:b/>
                  <w:bCs/>
                  <w:u w:val="single"/>
                </w:rPr>
                <w:delText xml:space="preserve"> 2</w:delText>
              </w:r>
            </w:del>
          </w:p>
        </w:tc>
        <w:tc>
          <w:tcPr>
            <w:tcW w:w="2835" w:type="dxa"/>
          </w:tcPr>
          <w:p w14:paraId="3C9FFAC9" w14:textId="11A64FDB" w:rsidR="00C766F8" w:rsidRPr="00BC4FBC" w:rsidDel="00617216" w:rsidRDefault="00C766F8" w:rsidP="00143D3A">
            <w:pPr>
              <w:pStyle w:val="MojNormalny2"/>
              <w:ind w:firstLine="0"/>
              <w:jc w:val="center"/>
              <w:rPr>
                <w:del w:id="2153" w:author="Kuba Fa" w:date="2023-03-20T11:11:00Z"/>
                <w:b/>
                <w:bCs/>
              </w:rPr>
            </w:pPr>
            <w:del w:id="2154" w:author="Kuba Fa" w:date="2023-03-20T11:11:00Z">
              <w:r w:rsidRPr="008027F5" w:rsidDel="00617216">
                <w:delText>0-3</w:delText>
              </w:r>
              <w:r w:rsidDel="00617216">
                <w:rPr>
                  <w:b/>
                  <w:bCs/>
                </w:rPr>
                <w:delText xml:space="preserve"> / </w:delText>
              </w:r>
              <w:r w:rsidRPr="008027F5" w:rsidDel="00617216">
                <w:rPr>
                  <w:b/>
                  <w:bCs/>
                  <w:u w:val="single"/>
                </w:rPr>
                <w:delText>2</w:delText>
              </w:r>
            </w:del>
          </w:p>
        </w:tc>
        <w:tc>
          <w:tcPr>
            <w:tcW w:w="1835" w:type="dxa"/>
          </w:tcPr>
          <w:p w14:paraId="6064C889" w14:textId="3B9EDC92" w:rsidR="00C766F8" w:rsidDel="00617216" w:rsidRDefault="00C766F8" w:rsidP="00143D3A">
            <w:pPr>
              <w:pStyle w:val="MojNormalny2"/>
              <w:keepNext/>
              <w:ind w:firstLine="0"/>
              <w:jc w:val="center"/>
              <w:rPr>
                <w:del w:id="2155" w:author="Kuba Fa" w:date="2023-03-20T11:11:00Z"/>
              </w:rPr>
            </w:pPr>
            <w:del w:id="2156" w:author="Kuba Fa" w:date="2023-03-20T11:11:00Z">
              <w:r w:rsidDel="00617216">
                <w:delText>0-2 /</w:delText>
              </w:r>
              <w:r w:rsidRPr="008027F5" w:rsidDel="00617216">
                <w:rPr>
                  <w:b/>
                  <w:bCs/>
                </w:rPr>
                <w:delText xml:space="preserve"> </w:delText>
              </w:r>
              <w:r w:rsidRPr="008027F5" w:rsidDel="00617216">
                <w:rPr>
                  <w:b/>
                  <w:bCs/>
                  <w:u w:val="single"/>
                </w:rPr>
                <w:delText>2</w:delText>
              </w:r>
            </w:del>
          </w:p>
        </w:tc>
      </w:tr>
    </w:tbl>
    <w:p w14:paraId="772A2462" w14:textId="4EFA858A" w:rsidR="00290460" w:rsidRPr="00B8186E" w:rsidDel="00617216" w:rsidRDefault="000269A1" w:rsidP="00B8186E">
      <w:pPr>
        <w:pStyle w:val="Legenda"/>
        <w:jc w:val="center"/>
        <w:rPr>
          <w:del w:id="2157" w:author="Kuba Fa" w:date="2023-03-20T11:11:00Z"/>
          <w:b/>
          <w:bCs/>
          <w:sz w:val="22"/>
          <w:szCs w:val="22"/>
        </w:rPr>
      </w:pPr>
      <w:del w:id="2158" w:author="Kuba Fa" w:date="2023-03-20T11:11:00Z">
        <w:r w:rsidRPr="00143D3A" w:rsidDel="00617216">
          <w:rPr>
            <w:sz w:val="22"/>
            <w:szCs w:val="22"/>
          </w:rPr>
          <w:delText>Tabela 3</w:delText>
        </w:r>
      </w:del>
    </w:p>
    <w:p w14:paraId="3A596D00" w14:textId="23F14740" w:rsidR="00BC4FBC" w:rsidDel="00617216" w:rsidRDefault="00BC4FBC" w:rsidP="00143D3A">
      <w:pPr>
        <w:pStyle w:val="MojNormalny2"/>
        <w:numPr>
          <w:ilvl w:val="0"/>
          <w:numId w:val="71"/>
        </w:numPr>
        <w:rPr>
          <w:del w:id="2159" w:author="Kuba Fa" w:date="2023-03-20T11:11:00Z"/>
          <w:b/>
          <w:bCs/>
          <w:sz w:val="28"/>
          <w:szCs w:val="28"/>
        </w:rPr>
      </w:pPr>
      <w:del w:id="2160" w:author="Kuba Fa" w:date="2023-03-20T11:11:00Z">
        <w:r w:rsidDel="00617216">
          <w:rPr>
            <w:b/>
            <w:bCs/>
            <w:sz w:val="28"/>
            <w:szCs w:val="28"/>
          </w:rPr>
          <w:delText>Górnik Zabrze – Miedź Legnica</w:delText>
        </w:r>
      </w:del>
    </w:p>
    <w:p w14:paraId="46F4AE1D" w14:textId="15D9BE12" w:rsidR="00290460" w:rsidRPr="003A60CE" w:rsidDel="00617216" w:rsidRDefault="000269A1" w:rsidP="003A60CE">
      <w:pPr>
        <w:pStyle w:val="MojNormalny2"/>
        <w:ind w:firstLine="0"/>
        <w:rPr>
          <w:del w:id="2161" w:author="Kuba Fa" w:date="2023-03-20T11:11:00Z"/>
          <w:b/>
          <w:bCs/>
          <w:sz w:val="28"/>
          <w:szCs w:val="28"/>
        </w:rPr>
      </w:pPr>
      <w:del w:id="2162" w:author="Kuba Fa" w:date="2023-03-20T11:11:00Z">
        <w:r w:rsidDel="00617216">
          <w:delText>Brak prawidłowych typowań</w:delText>
        </w:r>
      </w:del>
    </w:p>
    <w:tbl>
      <w:tblPr>
        <w:tblStyle w:val="Tabela-Siatka"/>
        <w:tblW w:w="0" w:type="auto"/>
        <w:tblLook w:val="04A0" w:firstRow="1" w:lastRow="0" w:firstColumn="1" w:lastColumn="0" w:noHBand="0" w:noVBand="1"/>
      </w:tblPr>
      <w:tblGrid>
        <w:gridCol w:w="2211"/>
        <w:gridCol w:w="1612"/>
        <w:gridCol w:w="2835"/>
        <w:gridCol w:w="1835"/>
      </w:tblGrid>
      <w:tr w:rsidR="00C766F8" w:rsidDel="00617216" w14:paraId="47465304" w14:textId="4A6B9E76" w:rsidTr="00143D3A">
        <w:trPr>
          <w:del w:id="2163" w:author="Kuba Fa" w:date="2023-03-20T11:11:00Z"/>
        </w:trPr>
        <w:tc>
          <w:tcPr>
            <w:tcW w:w="2211" w:type="dxa"/>
          </w:tcPr>
          <w:p w14:paraId="13B75B9D" w14:textId="655E979B" w:rsidR="00C766F8" w:rsidRPr="00BC4FBC" w:rsidDel="00617216" w:rsidRDefault="00C766F8" w:rsidP="00143D3A">
            <w:pPr>
              <w:pStyle w:val="MojNormalny2"/>
              <w:ind w:firstLine="0"/>
              <w:jc w:val="center"/>
              <w:rPr>
                <w:del w:id="2164" w:author="Kuba Fa" w:date="2023-03-20T11:11:00Z"/>
                <w:b/>
                <w:bCs/>
              </w:rPr>
            </w:pPr>
            <w:del w:id="2165" w:author="Kuba Fa" w:date="2023-03-20T11:11:00Z">
              <w:r w:rsidRPr="00BC4FBC" w:rsidDel="00617216">
                <w:rPr>
                  <w:b/>
                  <w:bCs/>
                </w:rPr>
                <w:delText>Faktyczny rezultat</w:delText>
              </w:r>
            </w:del>
          </w:p>
        </w:tc>
        <w:tc>
          <w:tcPr>
            <w:tcW w:w="1612" w:type="dxa"/>
          </w:tcPr>
          <w:p w14:paraId="71E8451E" w14:textId="68751002" w:rsidR="00C766F8" w:rsidRPr="00BC4FBC" w:rsidDel="00617216" w:rsidRDefault="00C766F8" w:rsidP="00143D3A">
            <w:pPr>
              <w:pStyle w:val="MojNormalny2"/>
              <w:ind w:firstLine="0"/>
              <w:jc w:val="center"/>
              <w:rPr>
                <w:del w:id="2166" w:author="Kuba Fa" w:date="2023-03-20T11:11:00Z"/>
                <w:b/>
                <w:bCs/>
              </w:rPr>
            </w:pPr>
            <w:del w:id="2167" w:author="Kuba Fa" w:date="2023-03-20T11:11:00Z">
              <w:r w:rsidDel="00617216">
                <w:rPr>
                  <w:b/>
                  <w:bCs/>
                </w:rPr>
                <w:delText>Bukmacher</w:delText>
              </w:r>
            </w:del>
          </w:p>
        </w:tc>
        <w:tc>
          <w:tcPr>
            <w:tcW w:w="2835" w:type="dxa"/>
          </w:tcPr>
          <w:p w14:paraId="7C425BDD" w14:textId="46D3417B" w:rsidR="00C766F8" w:rsidRPr="00BC4FBC" w:rsidDel="00617216" w:rsidRDefault="00610D86" w:rsidP="00143D3A">
            <w:pPr>
              <w:pStyle w:val="MojNormalny2"/>
              <w:ind w:firstLine="0"/>
              <w:jc w:val="center"/>
              <w:rPr>
                <w:del w:id="2168" w:author="Kuba Fa" w:date="2023-03-20T11:11:00Z"/>
                <w:b/>
                <w:bCs/>
              </w:rPr>
            </w:pPr>
            <w:del w:id="2169" w:author="Kuba Fa" w:date="2023-03-20T11:11:00Z">
              <w:r w:rsidDel="00617216">
                <w:rPr>
                  <w:b/>
                  <w:bCs/>
                </w:rPr>
                <w:delText>System na podstawie ostatnich rezultatów</w:delText>
              </w:r>
            </w:del>
          </w:p>
        </w:tc>
        <w:tc>
          <w:tcPr>
            <w:tcW w:w="1835" w:type="dxa"/>
          </w:tcPr>
          <w:p w14:paraId="18CB3894" w14:textId="2C4E1440" w:rsidR="00C766F8" w:rsidRPr="00BC4FBC" w:rsidDel="00617216" w:rsidRDefault="00C766F8" w:rsidP="00143D3A">
            <w:pPr>
              <w:pStyle w:val="MojNormalny2"/>
              <w:ind w:firstLine="0"/>
              <w:jc w:val="center"/>
              <w:rPr>
                <w:del w:id="2170" w:author="Kuba Fa" w:date="2023-03-20T11:11:00Z"/>
                <w:b/>
                <w:bCs/>
              </w:rPr>
            </w:pPr>
            <w:del w:id="2171" w:author="Kuba Fa" w:date="2023-03-20T11:11:00Z">
              <w:r w:rsidRPr="00BC4FBC" w:rsidDel="00617216">
                <w:rPr>
                  <w:b/>
                  <w:bCs/>
                </w:rPr>
                <w:delText>Forebet</w:delText>
              </w:r>
            </w:del>
          </w:p>
        </w:tc>
      </w:tr>
      <w:tr w:rsidR="00C766F8" w:rsidDel="00617216" w14:paraId="10954320" w14:textId="632D3155" w:rsidTr="00143D3A">
        <w:trPr>
          <w:del w:id="2172" w:author="Kuba Fa" w:date="2023-03-20T11:11:00Z"/>
        </w:trPr>
        <w:tc>
          <w:tcPr>
            <w:tcW w:w="2211" w:type="dxa"/>
          </w:tcPr>
          <w:p w14:paraId="6FEBA4B4" w14:textId="412FCBF4" w:rsidR="00C766F8" w:rsidRPr="00BC4FBC" w:rsidDel="00617216" w:rsidRDefault="00C766F8" w:rsidP="00143D3A">
            <w:pPr>
              <w:pStyle w:val="MojNormalny2"/>
              <w:ind w:firstLine="0"/>
              <w:jc w:val="center"/>
              <w:rPr>
                <w:del w:id="2173" w:author="Kuba Fa" w:date="2023-03-20T11:11:00Z"/>
                <w:b/>
                <w:bCs/>
              </w:rPr>
            </w:pPr>
            <w:del w:id="2174" w:author="Kuba Fa" w:date="2023-03-20T11:11:00Z">
              <w:r w:rsidDel="00617216">
                <w:rPr>
                  <w:b/>
                  <w:bCs/>
                </w:rPr>
                <w:delText>0-3 / 2</w:delText>
              </w:r>
            </w:del>
          </w:p>
        </w:tc>
        <w:tc>
          <w:tcPr>
            <w:tcW w:w="1612" w:type="dxa"/>
          </w:tcPr>
          <w:p w14:paraId="6F611E15" w14:textId="3CC1560A" w:rsidR="00C766F8" w:rsidRPr="008027F5" w:rsidDel="00617216" w:rsidRDefault="00F5114F" w:rsidP="00143D3A">
            <w:pPr>
              <w:pStyle w:val="MojNormalny2"/>
              <w:ind w:firstLine="0"/>
              <w:jc w:val="center"/>
              <w:rPr>
                <w:del w:id="2175" w:author="Kuba Fa" w:date="2023-03-20T11:11:00Z"/>
              </w:rPr>
            </w:pPr>
            <w:del w:id="2176" w:author="Kuba Fa" w:date="2023-03-20T11:11:00Z">
              <w:r w:rsidDel="00617216">
                <w:delText>1-0 / 1</w:delText>
              </w:r>
            </w:del>
          </w:p>
        </w:tc>
        <w:tc>
          <w:tcPr>
            <w:tcW w:w="2835" w:type="dxa"/>
          </w:tcPr>
          <w:p w14:paraId="3E1A8EF1" w14:textId="29F2B8D9" w:rsidR="00C766F8" w:rsidRPr="008027F5" w:rsidDel="00617216" w:rsidRDefault="00C766F8" w:rsidP="00143D3A">
            <w:pPr>
              <w:pStyle w:val="MojNormalny2"/>
              <w:ind w:firstLine="0"/>
              <w:jc w:val="center"/>
              <w:rPr>
                <w:del w:id="2177" w:author="Kuba Fa" w:date="2023-03-20T11:11:00Z"/>
              </w:rPr>
            </w:pPr>
            <w:del w:id="2178" w:author="Kuba Fa" w:date="2023-03-20T11:11:00Z">
              <w:r w:rsidRPr="008027F5" w:rsidDel="00617216">
                <w:delText>4-2 / 1</w:delText>
              </w:r>
            </w:del>
          </w:p>
        </w:tc>
        <w:tc>
          <w:tcPr>
            <w:tcW w:w="1835" w:type="dxa"/>
          </w:tcPr>
          <w:p w14:paraId="1BEA8FA4" w14:textId="1CFAF8F3" w:rsidR="00C766F8" w:rsidDel="00617216" w:rsidRDefault="00C766F8" w:rsidP="00143D3A">
            <w:pPr>
              <w:pStyle w:val="MojNormalny2"/>
              <w:keepNext/>
              <w:ind w:firstLine="0"/>
              <w:jc w:val="center"/>
              <w:rPr>
                <w:del w:id="2179" w:author="Kuba Fa" w:date="2023-03-20T11:11:00Z"/>
              </w:rPr>
            </w:pPr>
            <w:del w:id="2180" w:author="Kuba Fa" w:date="2023-03-20T11:11:00Z">
              <w:r w:rsidDel="00617216">
                <w:delText>2-0 / 1</w:delText>
              </w:r>
            </w:del>
          </w:p>
        </w:tc>
      </w:tr>
    </w:tbl>
    <w:p w14:paraId="7D59FD01" w14:textId="0AC7D6DD" w:rsidR="00290460" w:rsidRPr="00143D3A" w:rsidDel="00617216" w:rsidRDefault="000269A1" w:rsidP="00143D3A">
      <w:pPr>
        <w:pStyle w:val="Legenda"/>
        <w:jc w:val="center"/>
        <w:rPr>
          <w:del w:id="2181" w:author="Kuba Fa" w:date="2023-03-20T11:11:00Z"/>
          <w:b/>
          <w:bCs/>
          <w:sz w:val="22"/>
          <w:szCs w:val="22"/>
        </w:rPr>
      </w:pPr>
      <w:del w:id="2182" w:author="Kuba Fa" w:date="2023-03-20T11:11:00Z">
        <w:r w:rsidRPr="00143D3A" w:rsidDel="00617216">
          <w:rPr>
            <w:sz w:val="22"/>
            <w:szCs w:val="22"/>
          </w:rPr>
          <w:delText>Tabela 4</w:delText>
        </w:r>
      </w:del>
    </w:p>
    <w:p w14:paraId="493CCD1C" w14:textId="726C357E" w:rsidR="00BC4FBC" w:rsidDel="00617216" w:rsidRDefault="00BC4FBC" w:rsidP="00143D3A">
      <w:pPr>
        <w:pStyle w:val="MojNormalny2"/>
        <w:numPr>
          <w:ilvl w:val="0"/>
          <w:numId w:val="71"/>
        </w:numPr>
        <w:rPr>
          <w:del w:id="2183" w:author="Kuba Fa" w:date="2023-03-20T11:11:00Z"/>
          <w:b/>
          <w:bCs/>
          <w:sz w:val="28"/>
          <w:szCs w:val="28"/>
        </w:rPr>
      </w:pPr>
      <w:del w:id="2184" w:author="Kuba Fa" w:date="2023-03-20T11:11:00Z">
        <w:r w:rsidDel="00617216">
          <w:rPr>
            <w:b/>
            <w:bCs/>
            <w:sz w:val="28"/>
            <w:szCs w:val="28"/>
          </w:rPr>
          <w:delText>Jagiellonia Białystok – Lech Poznań</w:delText>
        </w:r>
      </w:del>
    </w:p>
    <w:p w14:paraId="70815D76" w14:textId="6D222AA5" w:rsidR="00D42200" w:rsidRPr="00BC4FBC" w:rsidDel="00617216" w:rsidRDefault="00D42200" w:rsidP="00BC4FBC">
      <w:pPr>
        <w:pStyle w:val="MojNormalny2"/>
        <w:ind w:firstLine="0"/>
        <w:rPr>
          <w:del w:id="2185" w:author="Kuba Fa" w:date="2023-03-20T11:11:00Z"/>
          <w:b/>
          <w:bCs/>
          <w:sz w:val="28"/>
          <w:szCs w:val="28"/>
        </w:rPr>
      </w:pPr>
      <w:del w:id="2186" w:author="Kuba Fa" w:date="2023-03-20T11:11:00Z">
        <w:r w:rsidDel="00617216">
          <w:delText>Bukmacher poprawnie oszacował zwycięzcę, system na podstawie ostatnich rezultatów i forebet poprawnie oszacował zwycięzcę i dokładny wynik</w:delText>
        </w:r>
      </w:del>
    </w:p>
    <w:p w14:paraId="78A61F95" w14:textId="52CADEC5" w:rsidR="00290460" w:rsidDel="00617216" w:rsidRDefault="00290460" w:rsidP="00290460">
      <w:pPr>
        <w:pStyle w:val="Legenda"/>
        <w:keepNext/>
        <w:rPr>
          <w:del w:id="2187" w:author="Kuba Fa" w:date="2023-03-20T11:11:00Z"/>
        </w:rPr>
      </w:pPr>
    </w:p>
    <w:tbl>
      <w:tblPr>
        <w:tblStyle w:val="Tabela-Siatka"/>
        <w:tblW w:w="0" w:type="auto"/>
        <w:tblLook w:val="04A0" w:firstRow="1" w:lastRow="0" w:firstColumn="1" w:lastColumn="0" w:noHBand="0" w:noVBand="1"/>
      </w:tblPr>
      <w:tblGrid>
        <w:gridCol w:w="2211"/>
        <w:gridCol w:w="1612"/>
        <w:gridCol w:w="2835"/>
        <w:gridCol w:w="1835"/>
      </w:tblGrid>
      <w:tr w:rsidR="00C766F8" w:rsidDel="00617216" w14:paraId="09FE9BA6" w14:textId="7F17160C" w:rsidTr="00143D3A">
        <w:trPr>
          <w:del w:id="2188" w:author="Kuba Fa" w:date="2023-03-20T11:11:00Z"/>
        </w:trPr>
        <w:tc>
          <w:tcPr>
            <w:tcW w:w="2211" w:type="dxa"/>
          </w:tcPr>
          <w:p w14:paraId="3C9584A3" w14:textId="302791A8" w:rsidR="00C766F8" w:rsidRPr="00BC4FBC" w:rsidDel="00617216" w:rsidRDefault="00C766F8" w:rsidP="00143D3A">
            <w:pPr>
              <w:pStyle w:val="MojNormalny2"/>
              <w:ind w:firstLine="0"/>
              <w:jc w:val="center"/>
              <w:rPr>
                <w:del w:id="2189" w:author="Kuba Fa" w:date="2023-03-20T11:11:00Z"/>
                <w:b/>
                <w:bCs/>
              </w:rPr>
            </w:pPr>
            <w:del w:id="2190" w:author="Kuba Fa" w:date="2023-03-20T11:11:00Z">
              <w:r w:rsidRPr="00BC4FBC" w:rsidDel="00617216">
                <w:rPr>
                  <w:b/>
                  <w:bCs/>
                </w:rPr>
                <w:delText>Faktyczny rezultat</w:delText>
              </w:r>
            </w:del>
          </w:p>
        </w:tc>
        <w:tc>
          <w:tcPr>
            <w:tcW w:w="1612" w:type="dxa"/>
          </w:tcPr>
          <w:p w14:paraId="63B9E5DD" w14:textId="4FA19376" w:rsidR="00C766F8" w:rsidRPr="00BC4FBC" w:rsidDel="00617216" w:rsidRDefault="00C766F8" w:rsidP="00143D3A">
            <w:pPr>
              <w:pStyle w:val="MojNormalny2"/>
              <w:ind w:firstLine="0"/>
              <w:jc w:val="center"/>
              <w:rPr>
                <w:del w:id="2191" w:author="Kuba Fa" w:date="2023-03-20T11:11:00Z"/>
                <w:b/>
                <w:bCs/>
              </w:rPr>
            </w:pPr>
            <w:del w:id="2192" w:author="Kuba Fa" w:date="2023-03-20T11:11:00Z">
              <w:r w:rsidDel="00617216">
                <w:rPr>
                  <w:b/>
                  <w:bCs/>
                </w:rPr>
                <w:delText>Bukmacher</w:delText>
              </w:r>
            </w:del>
          </w:p>
        </w:tc>
        <w:tc>
          <w:tcPr>
            <w:tcW w:w="2835" w:type="dxa"/>
          </w:tcPr>
          <w:p w14:paraId="4F0E3668" w14:textId="7A5CBE37" w:rsidR="00C766F8" w:rsidRPr="00BC4FBC" w:rsidDel="00617216" w:rsidRDefault="00610D86" w:rsidP="00143D3A">
            <w:pPr>
              <w:pStyle w:val="MojNormalny2"/>
              <w:ind w:firstLine="0"/>
              <w:jc w:val="center"/>
              <w:rPr>
                <w:del w:id="2193" w:author="Kuba Fa" w:date="2023-03-20T11:11:00Z"/>
                <w:b/>
                <w:bCs/>
              </w:rPr>
            </w:pPr>
            <w:del w:id="2194" w:author="Kuba Fa" w:date="2023-03-20T11:11:00Z">
              <w:r w:rsidDel="00617216">
                <w:rPr>
                  <w:b/>
                  <w:bCs/>
                </w:rPr>
                <w:delText>System na podstawie ostatnich rezultatów</w:delText>
              </w:r>
            </w:del>
          </w:p>
        </w:tc>
        <w:tc>
          <w:tcPr>
            <w:tcW w:w="1835" w:type="dxa"/>
          </w:tcPr>
          <w:p w14:paraId="6F4A21C6" w14:textId="651F5BF1" w:rsidR="00C766F8" w:rsidRPr="00BC4FBC" w:rsidDel="00617216" w:rsidRDefault="00C766F8" w:rsidP="00143D3A">
            <w:pPr>
              <w:pStyle w:val="MojNormalny2"/>
              <w:ind w:firstLine="0"/>
              <w:jc w:val="center"/>
              <w:rPr>
                <w:del w:id="2195" w:author="Kuba Fa" w:date="2023-03-20T11:11:00Z"/>
                <w:b/>
                <w:bCs/>
              </w:rPr>
            </w:pPr>
            <w:del w:id="2196" w:author="Kuba Fa" w:date="2023-03-20T11:11:00Z">
              <w:r w:rsidRPr="00BC4FBC" w:rsidDel="00617216">
                <w:rPr>
                  <w:b/>
                  <w:bCs/>
                </w:rPr>
                <w:delText>Forebet</w:delText>
              </w:r>
            </w:del>
          </w:p>
        </w:tc>
      </w:tr>
      <w:tr w:rsidR="00C766F8" w:rsidDel="00617216" w14:paraId="7EBDF33D" w14:textId="5C40FB9D" w:rsidTr="00143D3A">
        <w:trPr>
          <w:del w:id="2197" w:author="Kuba Fa" w:date="2023-03-20T11:11:00Z"/>
        </w:trPr>
        <w:tc>
          <w:tcPr>
            <w:tcW w:w="2211" w:type="dxa"/>
          </w:tcPr>
          <w:p w14:paraId="07A5E661" w14:textId="745AD5CD" w:rsidR="00C766F8" w:rsidRPr="00BC4FBC" w:rsidDel="00617216" w:rsidRDefault="00C766F8" w:rsidP="00143D3A">
            <w:pPr>
              <w:pStyle w:val="MojNormalny2"/>
              <w:ind w:firstLine="0"/>
              <w:jc w:val="center"/>
              <w:rPr>
                <w:del w:id="2198" w:author="Kuba Fa" w:date="2023-03-20T11:11:00Z"/>
                <w:b/>
                <w:bCs/>
              </w:rPr>
            </w:pPr>
            <w:del w:id="2199" w:author="Kuba Fa" w:date="2023-03-20T11:11:00Z">
              <w:r w:rsidRPr="00BC4FBC" w:rsidDel="00617216">
                <w:rPr>
                  <w:b/>
                  <w:bCs/>
                </w:rPr>
                <w:delText>1-</w:delText>
              </w:r>
              <w:r w:rsidDel="00617216">
                <w:rPr>
                  <w:b/>
                  <w:bCs/>
                </w:rPr>
                <w:delText>2 / 2</w:delText>
              </w:r>
            </w:del>
          </w:p>
        </w:tc>
        <w:tc>
          <w:tcPr>
            <w:tcW w:w="1612" w:type="dxa"/>
          </w:tcPr>
          <w:p w14:paraId="37BC52B5" w14:textId="4ECC7F88" w:rsidR="00C766F8" w:rsidRPr="00172EAA" w:rsidDel="00617216" w:rsidRDefault="00172EAA" w:rsidP="00143D3A">
            <w:pPr>
              <w:pStyle w:val="MojNormalny2"/>
              <w:ind w:firstLine="0"/>
              <w:jc w:val="center"/>
              <w:rPr>
                <w:del w:id="2200" w:author="Kuba Fa" w:date="2023-03-20T11:11:00Z"/>
              </w:rPr>
            </w:pPr>
            <w:del w:id="2201" w:author="Kuba Fa" w:date="2023-03-20T11:11:00Z">
              <w:r w:rsidDel="00617216">
                <w:delText xml:space="preserve">1-1 / </w:delText>
              </w:r>
              <w:r w:rsidRPr="00172EAA" w:rsidDel="00617216">
                <w:rPr>
                  <w:b/>
                  <w:bCs/>
                  <w:u w:val="single"/>
                </w:rPr>
                <w:delText>2</w:delText>
              </w:r>
            </w:del>
          </w:p>
        </w:tc>
        <w:tc>
          <w:tcPr>
            <w:tcW w:w="2835" w:type="dxa"/>
          </w:tcPr>
          <w:p w14:paraId="0283DE20" w14:textId="7FE6D56A" w:rsidR="00C766F8" w:rsidRPr="008027F5" w:rsidDel="00617216" w:rsidRDefault="00C766F8" w:rsidP="00143D3A">
            <w:pPr>
              <w:pStyle w:val="MojNormalny2"/>
              <w:ind w:firstLine="0"/>
              <w:jc w:val="center"/>
              <w:rPr>
                <w:del w:id="2202" w:author="Kuba Fa" w:date="2023-03-20T11:11:00Z"/>
                <w:b/>
                <w:bCs/>
                <w:u w:val="single"/>
              </w:rPr>
            </w:pPr>
            <w:del w:id="2203" w:author="Kuba Fa" w:date="2023-03-20T11:11:00Z">
              <w:r w:rsidRPr="008027F5" w:rsidDel="00617216">
                <w:rPr>
                  <w:b/>
                  <w:bCs/>
                  <w:u w:val="single"/>
                </w:rPr>
                <w:delText>1-2 / 2</w:delText>
              </w:r>
            </w:del>
          </w:p>
        </w:tc>
        <w:tc>
          <w:tcPr>
            <w:tcW w:w="1835" w:type="dxa"/>
          </w:tcPr>
          <w:p w14:paraId="17ED1EA9" w14:textId="0134A8EB" w:rsidR="00C766F8" w:rsidRPr="008027F5" w:rsidDel="00617216" w:rsidRDefault="00C766F8" w:rsidP="00143D3A">
            <w:pPr>
              <w:pStyle w:val="MojNormalny2"/>
              <w:keepNext/>
              <w:ind w:firstLine="0"/>
              <w:jc w:val="center"/>
              <w:rPr>
                <w:del w:id="2204" w:author="Kuba Fa" w:date="2023-03-20T11:11:00Z"/>
                <w:b/>
                <w:bCs/>
                <w:u w:val="single"/>
              </w:rPr>
            </w:pPr>
            <w:del w:id="2205" w:author="Kuba Fa" w:date="2023-03-20T11:11:00Z">
              <w:r w:rsidRPr="008027F5" w:rsidDel="00617216">
                <w:rPr>
                  <w:b/>
                  <w:bCs/>
                  <w:u w:val="single"/>
                </w:rPr>
                <w:delText>1-2 / 2</w:delText>
              </w:r>
            </w:del>
          </w:p>
        </w:tc>
      </w:tr>
    </w:tbl>
    <w:p w14:paraId="0B0B7CBE" w14:textId="0B32DEEE" w:rsidR="00290460" w:rsidRPr="00143D3A" w:rsidDel="00617216" w:rsidRDefault="00D42200" w:rsidP="00143D3A">
      <w:pPr>
        <w:pStyle w:val="Legenda"/>
        <w:jc w:val="center"/>
        <w:rPr>
          <w:del w:id="2206" w:author="Kuba Fa" w:date="2023-03-20T11:11:00Z"/>
          <w:b/>
          <w:bCs/>
          <w:sz w:val="22"/>
          <w:szCs w:val="22"/>
        </w:rPr>
      </w:pPr>
      <w:del w:id="2207" w:author="Kuba Fa" w:date="2023-03-20T11:11:00Z">
        <w:r w:rsidRPr="00143D3A" w:rsidDel="00617216">
          <w:rPr>
            <w:sz w:val="22"/>
            <w:szCs w:val="22"/>
          </w:rPr>
          <w:delText>Tabela 5</w:delText>
        </w:r>
      </w:del>
    </w:p>
    <w:p w14:paraId="582964B1" w14:textId="2247984E" w:rsidR="00BC4FBC" w:rsidDel="00617216" w:rsidRDefault="00BC4FBC" w:rsidP="00143D3A">
      <w:pPr>
        <w:pStyle w:val="MojNormalny2"/>
        <w:numPr>
          <w:ilvl w:val="0"/>
          <w:numId w:val="71"/>
        </w:numPr>
        <w:rPr>
          <w:del w:id="2208" w:author="Kuba Fa" w:date="2023-03-20T11:11:00Z"/>
          <w:b/>
          <w:bCs/>
          <w:sz w:val="28"/>
          <w:szCs w:val="28"/>
        </w:rPr>
      </w:pPr>
      <w:del w:id="2209" w:author="Kuba Fa" w:date="2023-03-20T11:11:00Z">
        <w:r w:rsidDel="00617216">
          <w:rPr>
            <w:b/>
            <w:bCs/>
            <w:sz w:val="28"/>
            <w:szCs w:val="28"/>
          </w:rPr>
          <w:delText>Zagłębie Lubin – Raków Częstochowa</w:delText>
        </w:r>
      </w:del>
    </w:p>
    <w:p w14:paraId="2A37377E" w14:textId="40D498F7" w:rsidR="00D42200" w:rsidDel="00617216" w:rsidRDefault="00D42200" w:rsidP="00BC4FBC">
      <w:pPr>
        <w:pStyle w:val="MojNormalny2"/>
        <w:ind w:firstLine="0"/>
        <w:rPr>
          <w:del w:id="2210" w:author="Kuba Fa" w:date="2023-03-20T11:11:00Z"/>
        </w:rPr>
      </w:pPr>
      <w:del w:id="2211" w:author="Kuba Fa" w:date="2023-03-20T11:11:00Z">
        <w:r w:rsidDel="00617216">
          <w:delText>Wszystkie źródła poprawnie oszacowały zwycięzcę, forebet poprawnie wytypował rezultat</w:delText>
        </w:r>
      </w:del>
    </w:p>
    <w:p w14:paraId="7CCF09F4" w14:textId="36FD14E5" w:rsidR="00550E9D" w:rsidRPr="00BC4FBC" w:rsidDel="00617216" w:rsidRDefault="00550E9D" w:rsidP="00BC4FBC">
      <w:pPr>
        <w:pStyle w:val="MojNormalny2"/>
        <w:ind w:firstLine="0"/>
        <w:rPr>
          <w:del w:id="2212" w:author="Kuba Fa" w:date="2023-03-20T11:11:00Z"/>
          <w:b/>
          <w:bCs/>
          <w:sz w:val="28"/>
          <w:szCs w:val="28"/>
        </w:rPr>
      </w:pPr>
    </w:p>
    <w:p w14:paraId="2BA3B171" w14:textId="261774E0" w:rsidR="00290460" w:rsidDel="00617216" w:rsidRDefault="00290460" w:rsidP="00290460">
      <w:pPr>
        <w:pStyle w:val="Legenda"/>
        <w:keepNext/>
        <w:rPr>
          <w:del w:id="2213" w:author="Kuba Fa" w:date="2023-03-20T11:11:00Z"/>
        </w:rPr>
      </w:pPr>
    </w:p>
    <w:tbl>
      <w:tblPr>
        <w:tblStyle w:val="Tabela-Siatka"/>
        <w:tblW w:w="0" w:type="auto"/>
        <w:tblLook w:val="04A0" w:firstRow="1" w:lastRow="0" w:firstColumn="1" w:lastColumn="0" w:noHBand="0" w:noVBand="1"/>
      </w:tblPr>
      <w:tblGrid>
        <w:gridCol w:w="2211"/>
        <w:gridCol w:w="1612"/>
        <w:gridCol w:w="2835"/>
        <w:gridCol w:w="1835"/>
      </w:tblGrid>
      <w:tr w:rsidR="00C766F8" w:rsidDel="00617216" w14:paraId="4F252130" w14:textId="6CE16448" w:rsidTr="00143D3A">
        <w:trPr>
          <w:del w:id="2214" w:author="Kuba Fa" w:date="2023-03-20T11:11:00Z"/>
        </w:trPr>
        <w:tc>
          <w:tcPr>
            <w:tcW w:w="2211" w:type="dxa"/>
          </w:tcPr>
          <w:p w14:paraId="4708CC1E" w14:textId="239FE5A1" w:rsidR="00C766F8" w:rsidRPr="00BC4FBC" w:rsidDel="00617216" w:rsidRDefault="00C766F8" w:rsidP="00143D3A">
            <w:pPr>
              <w:pStyle w:val="MojNormalny2"/>
              <w:ind w:firstLine="0"/>
              <w:jc w:val="center"/>
              <w:rPr>
                <w:del w:id="2215" w:author="Kuba Fa" w:date="2023-03-20T11:11:00Z"/>
                <w:b/>
                <w:bCs/>
              </w:rPr>
            </w:pPr>
            <w:del w:id="2216" w:author="Kuba Fa" w:date="2023-03-20T11:11:00Z">
              <w:r w:rsidRPr="00BC4FBC" w:rsidDel="00617216">
                <w:rPr>
                  <w:b/>
                  <w:bCs/>
                </w:rPr>
                <w:delText>Faktyczny rezultat</w:delText>
              </w:r>
            </w:del>
          </w:p>
        </w:tc>
        <w:tc>
          <w:tcPr>
            <w:tcW w:w="1612" w:type="dxa"/>
          </w:tcPr>
          <w:p w14:paraId="0B085E83" w14:textId="5126AAE1" w:rsidR="00C766F8" w:rsidRPr="00BC4FBC" w:rsidDel="00617216" w:rsidRDefault="00C766F8" w:rsidP="00143D3A">
            <w:pPr>
              <w:pStyle w:val="MojNormalny2"/>
              <w:ind w:firstLine="0"/>
              <w:jc w:val="center"/>
              <w:rPr>
                <w:del w:id="2217" w:author="Kuba Fa" w:date="2023-03-20T11:11:00Z"/>
                <w:b/>
                <w:bCs/>
              </w:rPr>
            </w:pPr>
            <w:del w:id="2218" w:author="Kuba Fa" w:date="2023-03-20T11:11:00Z">
              <w:r w:rsidDel="00617216">
                <w:rPr>
                  <w:b/>
                  <w:bCs/>
                </w:rPr>
                <w:delText>Bukmacher</w:delText>
              </w:r>
            </w:del>
          </w:p>
        </w:tc>
        <w:tc>
          <w:tcPr>
            <w:tcW w:w="2835" w:type="dxa"/>
          </w:tcPr>
          <w:p w14:paraId="378B715E" w14:textId="011A3C48" w:rsidR="00C766F8" w:rsidRPr="00BC4FBC" w:rsidDel="00617216" w:rsidRDefault="00610D86" w:rsidP="00143D3A">
            <w:pPr>
              <w:pStyle w:val="MojNormalny2"/>
              <w:ind w:firstLine="0"/>
              <w:jc w:val="center"/>
              <w:rPr>
                <w:del w:id="2219" w:author="Kuba Fa" w:date="2023-03-20T11:11:00Z"/>
                <w:b/>
                <w:bCs/>
              </w:rPr>
            </w:pPr>
            <w:del w:id="2220" w:author="Kuba Fa" w:date="2023-03-20T11:11:00Z">
              <w:r w:rsidDel="00617216">
                <w:rPr>
                  <w:b/>
                  <w:bCs/>
                </w:rPr>
                <w:delText>System na podstawie ostatnich rezultatów</w:delText>
              </w:r>
            </w:del>
          </w:p>
        </w:tc>
        <w:tc>
          <w:tcPr>
            <w:tcW w:w="1835" w:type="dxa"/>
          </w:tcPr>
          <w:p w14:paraId="7B88EE26" w14:textId="6EF29F97" w:rsidR="00C766F8" w:rsidRPr="00BC4FBC" w:rsidDel="00617216" w:rsidRDefault="00C766F8" w:rsidP="00143D3A">
            <w:pPr>
              <w:pStyle w:val="MojNormalny2"/>
              <w:ind w:firstLine="0"/>
              <w:jc w:val="center"/>
              <w:rPr>
                <w:del w:id="2221" w:author="Kuba Fa" w:date="2023-03-20T11:11:00Z"/>
                <w:b/>
                <w:bCs/>
              </w:rPr>
            </w:pPr>
            <w:del w:id="2222" w:author="Kuba Fa" w:date="2023-03-20T11:11:00Z">
              <w:r w:rsidRPr="00BC4FBC" w:rsidDel="00617216">
                <w:rPr>
                  <w:b/>
                  <w:bCs/>
                </w:rPr>
                <w:delText>Forebet</w:delText>
              </w:r>
            </w:del>
          </w:p>
        </w:tc>
      </w:tr>
      <w:tr w:rsidR="00C766F8" w:rsidDel="00617216" w14:paraId="06D637C1" w14:textId="76F18593" w:rsidTr="00143D3A">
        <w:trPr>
          <w:del w:id="2223" w:author="Kuba Fa" w:date="2023-03-20T11:11:00Z"/>
        </w:trPr>
        <w:tc>
          <w:tcPr>
            <w:tcW w:w="2211" w:type="dxa"/>
          </w:tcPr>
          <w:p w14:paraId="5E77122A" w14:textId="1F918C28" w:rsidR="00C766F8" w:rsidRPr="00BC4FBC" w:rsidDel="00617216" w:rsidRDefault="00C766F8" w:rsidP="00143D3A">
            <w:pPr>
              <w:pStyle w:val="MojNormalny2"/>
              <w:ind w:firstLine="0"/>
              <w:jc w:val="center"/>
              <w:rPr>
                <w:del w:id="2224" w:author="Kuba Fa" w:date="2023-03-20T11:11:00Z"/>
                <w:b/>
                <w:bCs/>
              </w:rPr>
            </w:pPr>
            <w:del w:id="2225" w:author="Kuba Fa" w:date="2023-03-20T11:11:00Z">
              <w:r w:rsidRPr="00BC4FBC" w:rsidDel="00617216">
                <w:rPr>
                  <w:b/>
                  <w:bCs/>
                </w:rPr>
                <w:delText>1-</w:delText>
              </w:r>
              <w:r w:rsidDel="00617216">
                <w:rPr>
                  <w:b/>
                  <w:bCs/>
                </w:rPr>
                <w:delText>2 / 2</w:delText>
              </w:r>
            </w:del>
          </w:p>
        </w:tc>
        <w:tc>
          <w:tcPr>
            <w:tcW w:w="1612" w:type="dxa"/>
          </w:tcPr>
          <w:p w14:paraId="3B8C4B0A" w14:textId="44256F23" w:rsidR="00C766F8" w:rsidRPr="00172EAA" w:rsidDel="00617216" w:rsidRDefault="00172EAA" w:rsidP="00143D3A">
            <w:pPr>
              <w:pStyle w:val="MojNormalny2"/>
              <w:ind w:firstLine="0"/>
              <w:jc w:val="center"/>
              <w:rPr>
                <w:del w:id="2226" w:author="Kuba Fa" w:date="2023-03-20T11:11:00Z"/>
              </w:rPr>
            </w:pPr>
            <w:del w:id="2227" w:author="Kuba Fa" w:date="2023-03-20T11:11:00Z">
              <w:r w:rsidDel="00617216">
                <w:delText xml:space="preserve">0-1 / </w:delText>
              </w:r>
              <w:r w:rsidRPr="00172EAA" w:rsidDel="00617216">
                <w:rPr>
                  <w:b/>
                  <w:bCs/>
                  <w:u w:val="single"/>
                </w:rPr>
                <w:delText>2</w:delText>
              </w:r>
            </w:del>
          </w:p>
        </w:tc>
        <w:tc>
          <w:tcPr>
            <w:tcW w:w="2835" w:type="dxa"/>
          </w:tcPr>
          <w:p w14:paraId="1900CC66" w14:textId="64D27BEF" w:rsidR="00C766F8" w:rsidRPr="00BC4FBC" w:rsidDel="00617216" w:rsidRDefault="00C766F8" w:rsidP="00143D3A">
            <w:pPr>
              <w:pStyle w:val="MojNormalny2"/>
              <w:ind w:firstLine="0"/>
              <w:jc w:val="center"/>
              <w:rPr>
                <w:del w:id="2228" w:author="Kuba Fa" w:date="2023-03-20T11:11:00Z"/>
                <w:b/>
                <w:bCs/>
              </w:rPr>
            </w:pPr>
            <w:del w:id="2229" w:author="Kuba Fa" w:date="2023-03-20T11:11:00Z">
              <w:r w:rsidRPr="008027F5" w:rsidDel="00617216">
                <w:delText>0-2</w:delText>
              </w:r>
              <w:r w:rsidDel="00617216">
                <w:rPr>
                  <w:b/>
                  <w:bCs/>
                </w:rPr>
                <w:delText xml:space="preserve"> / </w:delText>
              </w:r>
              <w:r w:rsidRPr="008027F5" w:rsidDel="00617216">
                <w:rPr>
                  <w:b/>
                  <w:bCs/>
                  <w:u w:val="single"/>
                </w:rPr>
                <w:delText>2</w:delText>
              </w:r>
            </w:del>
          </w:p>
        </w:tc>
        <w:tc>
          <w:tcPr>
            <w:tcW w:w="1835" w:type="dxa"/>
          </w:tcPr>
          <w:p w14:paraId="4EAE1130" w14:textId="0AFBBF96" w:rsidR="00C766F8" w:rsidRPr="008027F5" w:rsidDel="00617216" w:rsidRDefault="00C766F8" w:rsidP="00143D3A">
            <w:pPr>
              <w:pStyle w:val="MojNormalny2"/>
              <w:keepNext/>
              <w:ind w:firstLine="0"/>
              <w:jc w:val="center"/>
              <w:rPr>
                <w:del w:id="2230" w:author="Kuba Fa" w:date="2023-03-20T11:11:00Z"/>
                <w:b/>
                <w:bCs/>
                <w:u w:val="single"/>
              </w:rPr>
            </w:pPr>
            <w:del w:id="2231" w:author="Kuba Fa" w:date="2023-03-20T11:11:00Z">
              <w:r w:rsidRPr="008027F5" w:rsidDel="00617216">
                <w:rPr>
                  <w:b/>
                  <w:bCs/>
                  <w:u w:val="single"/>
                </w:rPr>
                <w:delText>1-2 /2</w:delText>
              </w:r>
            </w:del>
          </w:p>
        </w:tc>
      </w:tr>
    </w:tbl>
    <w:p w14:paraId="576986D3" w14:textId="18BF985D" w:rsidR="00290460" w:rsidRPr="00143D3A" w:rsidDel="00617216" w:rsidRDefault="00D42200" w:rsidP="00143D3A">
      <w:pPr>
        <w:pStyle w:val="Legenda"/>
        <w:jc w:val="center"/>
        <w:rPr>
          <w:del w:id="2232" w:author="Kuba Fa" w:date="2023-03-20T11:11:00Z"/>
          <w:b/>
          <w:bCs/>
          <w:sz w:val="22"/>
          <w:szCs w:val="22"/>
        </w:rPr>
      </w:pPr>
      <w:del w:id="2233" w:author="Kuba Fa" w:date="2023-03-20T11:11:00Z">
        <w:r w:rsidRPr="00143D3A" w:rsidDel="00617216">
          <w:rPr>
            <w:sz w:val="22"/>
            <w:szCs w:val="22"/>
          </w:rPr>
          <w:delText>Tabela 6</w:delText>
        </w:r>
      </w:del>
    </w:p>
    <w:p w14:paraId="6325AE5E" w14:textId="34EC64DD" w:rsidR="00BC4FBC" w:rsidDel="00617216" w:rsidRDefault="00BC4FBC" w:rsidP="00143D3A">
      <w:pPr>
        <w:pStyle w:val="MojNormalny2"/>
        <w:numPr>
          <w:ilvl w:val="0"/>
          <w:numId w:val="71"/>
        </w:numPr>
        <w:rPr>
          <w:del w:id="2234" w:author="Kuba Fa" w:date="2023-03-20T11:11:00Z"/>
          <w:b/>
          <w:bCs/>
          <w:sz w:val="28"/>
          <w:szCs w:val="28"/>
        </w:rPr>
      </w:pPr>
      <w:del w:id="2235" w:author="Kuba Fa" w:date="2023-03-20T11:11:00Z">
        <w:r w:rsidDel="00617216">
          <w:rPr>
            <w:b/>
            <w:bCs/>
            <w:sz w:val="28"/>
            <w:szCs w:val="28"/>
          </w:rPr>
          <w:delText>Radomiak Radom – Pogoń Szczecin</w:delText>
        </w:r>
      </w:del>
    </w:p>
    <w:p w14:paraId="6D22C55F" w14:textId="78FB47B9" w:rsidR="00290460" w:rsidRPr="003A60CE" w:rsidDel="00617216" w:rsidRDefault="00D42200" w:rsidP="003A60CE">
      <w:pPr>
        <w:pStyle w:val="MojNormalny2"/>
        <w:ind w:firstLine="0"/>
        <w:rPr>
          <w:del w:id="2236" w:author="Kuba Fa" w:date="2023-03-20T11:11:00Z"/>
          <w:b/>
          <w:bCs/>
          <w:sz w:val="28"/>
          <w:szCs w:val="28"/>
        </w:rPr>
      </w:pPr>
      <w:del w:id="2237" w:author="Kuba Fa" w:date="2023-03-20T11:11:00Z">
        <w:r w:rsidDel="00617216">
          <w:delText>Bukmacher poprawnie oszacował zwycięzcę spotkania</w:delText>
        </w:r>
      </w:del>
    </w:p>
    <w:tbl>
      <w:tblPr>
        <w:tblStyle w:val="Tabela-Siatka"/>
        <w:tblW w:w="0" w:type="auto"/>
        <w:tblLook w:val="04A0" w:firstRow="1" w:lastRow="0" w:firstColumn="1" w:lastColumn="0" w:noHBand="0" w:noVBand="1"/>
      </w:tblPr>
      <w:tblGrid>
        <w:gridCol w:w="2211"/>
        <w:gridCol w:w="1612"/>
        <w:gridCol w:w="2835"/>
        <w:gridCol w:w="1835"/>
      </w:tblGrid>
      <w:tr w:rsidR="00C766F8" w:rsidDel="00617216" w14:paraId="4F785E64" w14:textId="46922B4A" w:rsidTr="00143D3A">
        <w:trPr>
          <w:del w:id="2238" w:author="Kuba Fa" w:date="2023-03-20T11:11:00Z"/>
        </w:trPr>
        <w:tc>
          <w:tcPr>
            <w:tcW w:w="2211" w:type="dxa"/>
          </w:tcPr>
          <w:p w14:paraId="379F4263" w14:textId="7B841F60" w:rsidR="00C766F8" w:rsidRPr="00BC4FBC" w:rsidDel="00617216" w:rsidRDefault="00C766F8" w:rsidP="00143D3A">
            <w:pPr>
              <w:pStyle w:val="MojNormalny2"/>
              <w:ind w:firstLine="0"/>
              <w:jc w:val="center"/>
              <w:rPr>
                <w:del w:id="2239" w:author="Kuba Fa" w:date="2023-03-20T11:11:00Z"/>
                <w:b/>
                <w:bCs/>
              </w:rPr>
            </w:pPr>
            <w:del w:id="2240" w:author="Kuba Fa" w:date="2023-03-20T11:11:00Z">
              <w:r w:rsidRPr="00BC4FBC" w:rsidDel="00617216">
                <w:rPr>
                  <w:b/>
                  <w:bCs/>
                </w:rPr>
                <w:delText>Faktyczny rezultat</w:delText>
              </w:r>
            </w:del>
          </w:p>
        </w:tc>
        <w:tc>
          <w:tcPr>
            <w:tcW w:w="1612" w:type="dxa"/>
          </w:tcPr>
          <w:p w14:paraId="17C5F9BA" w14:textId="2962D576" w:rsidR="00C766F8" w:rsidRPr="00BC4FBC" w:rsidDel="00617216" w:rsidRDefault="00C766F8" w:rsidP="00143D3A">
            <w:pPr>
              <w:pStyle w:val="MojNormalny2"/>
              <w:ind w:firstLine="0"/>
              <w:jc w:val="center"/>
              <w:rPr>
                <w:del w:id="2241" w:author="Kuba Fa" w:date="2023-03-20T11:11:00Z"/>
                <w:b/>
                <w:bCs/>
              </w:rPr>
            </w:pPr>
            <w:del w:id="2242" w:author="Kuba Fa" w:date="2023-03-20T11:11:00Z">
              <w:r w:rsidDel="00617216">
                <w:rPr>
                  <w:b/>
                  <w:bCs/>
                </w:rPr>
                <w:delText>Bukmacher</w:delText>
              </w:r>
            </w:del>
          </w:p>
        </w:tc>
        <w:tc>
          <w:tcPr>
            <w:tcW w:w="2835" w:type="dxa"/>
          </w:tcPr>
          <w:p w14:paraId="73C29B91" w14:textId="5DEABAB1" w:rsidR="00C766F8" w:rsidRPr="00BC4FBC" w:rsidDel="00617216" w:rsidRDefault="00610D86" w:rsidP="00143D3A">
            <w:pPr>
              <w:pStyle w:val="MojNormalny2"/>
              <w:ind w:firstLine="0"/>
              <w:jc w:val="center"/>
              <w:rPr>
                <w:del w:id="2243" w:author="Kuba Fa" w:date="2023-03-20T11:11:00Z"/>
                <w:b/>
                <w:bCs/>
              </w:rPr>
            </w:pPr>
            <w:del w:id="2244" w:author="Kuba Fa" w:date="2023-03-20T11:11:00Z">
              <w:r w:rsidDel="00617216">
                <w:rPr>
                  <w:b/>
                  <w:bCs/>
                </w:rPr>
                <w:delText>System na podstawie ostatnich rezultatów</w:delText>
              </w:r>
            </w:del>
          </w:p>
        </w:tc>
        <w:tc>
          <w:tcPr>
            <w:tcW w:w="1835" w:type="dxa"/>
          </w:tcPr>
          <w:p w14:paraId="0BD6EE15" w14:textId="224EDD72" w:rsidR="00C766F8" w:rsidRPr="00BC4FBC" w:rsidDel="00617216" w:rsidRDefault="00C766F8" w:rsidP="00143D3A">
            <w:pPr>
              <w:pStyle w:val="MojNormalny2"/>
              <w:ind w:firstLine="0"/>
              <w:jc w:val="center"/>
              <w:rPr>
                <w:del w:id="2245" w:author="Kuba Fa" w:date="2023-03-20T11:11:00Z"/>
                <w:b/>
                <w:bCs/>
              </w:rPr>
            </w:pPr>
            <w:del w:id="2246" w:author="Kuba Fa" w:date="2023-03-20T11:11:00Z">
              <w:r w:rsidRPr="00BC4FBC" w:rsidDel="00617216">
                <w:rPr>
                  <w:b/>
                  <w:bCs/>
                </w:rPr>
                <w:delText>Forebet</w:delText>
              </w:r>
            </w:del>
          </w:p>
        </w:tc>
      </w:tr>
      <w:tr w:rsidR="00C766F8" w:rsidDel="00617216" w14:paraId="2A6C6004" w14:textId="4BF8BBB9" w:rsidTr="00143D3A">
        <w:trPr>
          <w:del w:id="2247" w:author="Kuba Fa" w:date="2023-03-20T11:11:00Z"/>
        </w:trPr>
        <w:tc>
          <w:tcPr>
            <w:tcW w:w="2211" w:type="dxa"/>
          </w:tcPr>
          <w:p w14:paraId="57C9F619" w14:textId="21FBE9CB" w:rsidR="00C766F8" w:rsidRPr="00BC4FBC" w:rsidDel="00617216" w:rsidRDefault="00C766F8" w:rsidP="00143D3A">
            <w:pPr>
              <w:pStyle w:val="MojNormalny2"/>
              <w:ind w:firstLine="0"/>
              <w:jc w:val="center"/>
              <w:rPr>
                <w:del w:id="2248" w:author="Kuba Fa" w:date="2023-03-20T11:11:00Z"/>
                <w:b/>
                <w:bCs/>
              </w:rPr>
            </w:pPr>
            <w:del w:id="2249" w:author="Kuba Fa" w:date="2023-03-20T11:11:00Z">
              <w:r w:rsidRPr="00BC4FBC" w:rsidDel="00617216">
                <w:rPr>
                  <w:b/>
                  <w:bCs/>
                </w:rPr>
                <w:delText>1-</w:delText>
              </w:r>
              <w:r w:rsidDel="00617216">
                <w:rPr>
                  <w:b/>
                  <w:bCs/>
                </w:rPr>
                <w:delText>2 / 2</w:delText>
              </w:r>
            </w:del>
          </w:p>
        </w:tc>
        <w:tc>
          <w:tcPr>
            <w:tcW w:w="1612" w:type="dxa"/>
          </w:tcPr>
          <w:p w14:paraId="1A92B2A3" w14:textId="368E7BDF" w:rsidR="00C766F8" w:rsidRPr="00172EAA" w:rsidDel="00617216" w:rsidRDefault="00172EAA" w:rsidP="00143D3A">
            <w:pPr>
              <w:pStyle w:val="MojNormalny2"/>
              <w:ind w:firstLine="0"/>
              <w:jc w:val="center"/>
              <w:rPr>
                <w:del w:id="2250" w:author="Kuba Fa" w:date="2023-03-20T11:11:00Z"/>
              </w:rPr>
            </w:pPr>
            <w:del w:id="2251" w:author="Kuba Fa" w:date="2023-03-20T11:11:00Z">
              <w:r w:rsidDel="00617216">
                <w:delText xml:space="preserve">1-1 / </w:delText>
              </w:r>
              <w:r w:rsidRPr="00172EAA" w:rsidDel="00617216">
                <w:rPr>
                  <w:b/>
                  <w:bCs/>
                  <w:u w:val="single"/>
                </w:rPr>
                <w:delText>2</w:delText>
              </w:r>
            </w:del>
          </w:p>
        </w:tc>
        <w:tc>
          <w:tcPr>
            <w:tcW w:w="2835" w:type="dxa"/>
          </w:tcPr>
          <w:p w14:paraId="79F2F9C4" w14:textId="79E6EA6E" w:rsidR="00C766F8" w:rsidRPr="00BC4FBC" w:rsidDel="00617216" w:rsidRDefault="00C766F8" w:rsidP="00143D3A">
            <w:pPr>
              <w:pStyle w:val="MojNormalny2"/>
              <w:ind w:firstLine="0"/>
              <w:jc w:val="center"/>
              <w:rPr>
                <w:del w:id="2252" w:author="Kuba Fa" w:date="2023-03-20T11:11:00Z"/>
                <w:b/>
                <w:bCs/>
              </w:rPr>
            </w:pPr>
            <w:del w:id="2253" w:author="Kuba Fa" w:date="2023-03-20T11:11:00Z">
              <w:r w:rsidRPr="008027F5" w:rsidDel="00617216">
                <w:delText>2-2</w:delText>
              </w:r>
              <w:r w:rsidDel="00617216">
                <w:rPr>
                  <w:b/>
                  <w:bCs/>
                </w:rPr>
                <w:delText xml:space="preserve"> / </w:delText>
              </w:r>
              <w:r w:rsidRPr="00C766F8" w:rsidDel="00617216">
                <w:delText>X</w:delText>
              </w:r>
            </w:del>
          </w:p>
        </w:tc>
        <w:tc>
          <w:tcPr>
            <w:tcW w:w="1835" w:type="dxa"/>
          </w:tcPr>
          <w:p w14:paraId="7964C87D" w14:textId="3D38ED69" w:rsidR="00C766F8" w:rsidRPr="00C766F8" w:rsidDel="00617216" w:rsidRDefault="00C766F8" w:rsidP="00143D3A">
            <w:pPr>
              <w:pStyle w:val="MojNormalny2"/>
              <w:keepNext/>
              <w:ind w:firstLine="0"/>
              <w:jc w:val="center"/>
              <w:rPr>
                <w:del w:id="2254" w:author="Kuba Fa" w:date="2023-03-20T11:11:00Z"/>
              </w:rPr>
            </w:pPr>
            <w:del w:id="2255" w:author="Kuba Fa" w:date="2023-03-20T11:11:00Z">
              <w:r w:rsidDel="00617216">
                <w:delText xml:space="preserve">2-2 </w:delText>
              </w:r>
              <w:r w:rsidRPr="00C766F8" w:rsidDel="00617216">
                <w:delText>/ X</w:delText>
              </w:r>
            </w:del>
          </w:p>
        </w:tc>
      </w:tr>
    </w:tbl>
    <w:p w14:paraId="665265FD" w14:textId="4A0C4E25" w:rsidR="00290460" w:rsidRPr="003A60CE" w:rsidDel="00617216" w:rsidRDefault="00D42200" w:rsidP="003A60CE">
      <w:pPr>
        <w:pStyle w:val="Legenda"/>
        <w:jc w:val="center"/>
        <w:rPr>
          <w:del w:id="2256" w:author="Kuba Fa" w:date="2023-03-20T11:11:00Z"/>
          <w:b/>
          <w:bCs/>
          <w:sz w:val="22"/>
          <w:szCs w:val="22"/>
        </w:rPr>
      </w:pPr>
      <w:del w:id="2257" w:author="Kuba Fa" w:date="2023-03-20T11:11:00Z">
        <w:r w:rsidRPr="00143D3A" w:rsidDel="00617216">
          <w:rPr>
            <w:sz w:val="22"/>
            <w:szCs w:val="22"/>
          </w:rPr>
          <w:delText>Tabela 7</w:delText>
        </w:r>
      </w:del>
    </w:p>
    <w:p w14:paraId="1AAC55FE" w14:textId="1911932A" w:rsidR="00BC4FBC" w:rsidDel="00617216" w:rsidRDefault="00BC4FBC" w:rsidP="00143D3A">
      <w:pPr>
        <w:pStyle w:val="MojNormalny2"/>
        <w:numPr>
          <w:ilvl w:val="0"/>
          <w:numId w:val="71"/>
        </w:numPr>
        <w:rPr>
          <w:del w:id="2258" w:author="Kuba Fa" w:date="2023-03-20T11:11:00Z"/>
          <w:b/>
          <w:bCs/>
          <w:sz w:val="28"/>
          <w:szCs w:val="28"/>
        </w:rPr>
      </w:pPr>
      <w:del w:id="2259" w:author="Kuba Fa" w:date="2023-03-20T11:11:00Z">
        <w:r w:rsidDel="00617216">
          <w:rPr>
            <w:b/>
            <w:bCs/>
            <w:sz w:val="28"/>
            <w:szCs w:val="28"/>
          </w:rPr>
          <w:delText>Lechia Gdańsk – Piast Gliwice</w:delText>
        </w:r>
      </w:del>
    </w:p>
    <w:p w14:paraId="3B02E4AE" w14:textId="19FC791E" w:rsidR="00290460" w:rsidRPr="003A60CE" w:rsidDel="00617216" w:rsidRDefault="00D42200" w:rsidP="003A60CE">
      <w:pPr>
        <w:pStyle w:val="MojNormalny2"/>
        <w:ind w:firstLine="0"/>
        <w:rPr>
          <w:del w:id="2260" w:author="Kuba Fa" w:date="2023-03-20T11:11:00Z"/>
          <w:b/>
          <w:bCs/>
          <w:sz w:val="28"/>
          <w:szCs w:val="28"/>
        </w:rPr>
      </w:pPr>
      <w:del w:id="2261" w:author="Kuba Fa" w:date="2023-03-20T11:11:00Z">
        <w:r w:rsidDel="00617216">
          <w:delText>Brak prawidłowych typowań</w:delText>
        </w:r>
      </w:del>
    </w:p>
    <w:tbl>
      <w:tblPr>
        <w:tblStyle w:val="Tabela-Siatka"/>
        <w:tblW w:w="0" w:type="auto"/>
        <w:tblLook w:val="04A0" w:firstRow="1" w:lastRow="0" w:firstColumn="1" w:lastColumn="0" w:noHBand="0" w:noVBand="1"/>
      </w:tblPr>
      <w:tblGrid>
        <w:gridCol w:w="2210"/>
        <w:gridCol w:w="1613"/>
        <w:gridCol w:w="2835"/>
        <w:gridCol w:w="1835"/>
      </w:tblGrid>
      <w:tr w:rsidR="00C766F8" w:rsidDel="00617216" w14:paraId="4205C536" w14:textId="0E033AFD" w:rsidTr="00143D3A">
        <w:trPr>
          <w:del w:id="2262" w:author="Kuba Fa" w:date="2023-03-20T11:11:00Z"/>
        </w:trPr>
        <w:tc>
          <w:tcPr>
            <w:tcW w:w="2210" w:type="dxa"/>
          </w:tcPr>
          <w:p w14:paraId="606BB143" w14:textId="10620A8B" w:rsidR="00C766F8" w:rsidRPr="00BC4FBC" w:rsidDel="00617216" w:rsidRDefault="00C766F8" w:rsidP="00143D3A">
            <w:pPr>
              <w:pStyle w:val="MojNormalny2"/>
              <w:ind w:firstLine="0"/>
              <w:jc w:val="center"/>
              <w:rPr>
                <w:del w:id="2263" w:author="Kuba Fa" w:date="2023-03-20T11:11:00Z"/>
                <w:b/>
                <w:bCs/>
              </w:rPr>
            </w:pPr>
            <w:del w:id="2264" w:author="Kuba Fa" w:date="2023-03-20T11:11:00Z">
              <w:r w:rsidRPr="00BC4FBC" w:rsidDel="00617216">
                <w:rPr>
                  <w:b/>
                  <w:bCs/>
                </w:rPr>
                <w:delText>Faktyczny rezultat</w:delText>
              </w:r>
            </w:del>
          </w:p>
        </w:tc>
        <w:tc>
          <w:tcPr>
            <w:tcW w:w="1613" w:type="dxa"/>
          </w:tcPr>
          <w:p w14:paraId="14640400" w14:textId="25755F3E" w:rsidR="00C766F8" w:rsidRPr="00BC4FBC" w:rsidDel="00617216" w:rsidRDefault="00C766F8" w:rsidP="00143D3A">
            <w:pPr>
              <w:pStyle w:val="MojNormalny2"/>
              <w:ind w:firstLine="0"/>
              <w:jc w:val="center"/>
              <w:rPr>
                <w:del w:id="2265" w:author="Kuba Fa" w:date="2023-03-20T11:11:00Z"/>
                <w:b/>
                <w:bCs/>
              </w:rPr>
            </w:pPr>
            <w:del w:id="2266" w:author="Kuba Fa" w:date="2023-03-20T11:11:00Z">
              <w:r w:rsidDel="00617216">
                <w:rPr>
                  <w:b/>
                  <w:bCs/>
                </w:rPr>
                <w:delText>Bukmacher</w:delText>
              </w:r>
            </w:del>
          </w:p>
        </w:tc>
        <w:tc>
          <w:tcPr>
            <w:tcW w:w="2835" w:type="dxa"/>
          </w:tcPr>
          <w:p w14:paraId="1E7C35D4" w14:textId="2989B1D5" w:rsidR="00C766F8" w:rsidRPr="00BC4FBC" w:rsidDel="00617216" w:rsidRDefault="00610D86" w:rsidP="00143D3A">
            <w:pPr>
              <w:pStyle w:val="MojNormalny2"/>
              <w:ind w:firstLine="0"/>
              <w:jc w:val="center"/>
              <w:rPr>
                <w:del w:id="2267" w:author="Kuba Fa" w:date="2023-03-20T11:11:00Z"/>
                <w:b/>
                <w:bCs/>
              </w:rPr>
            </w:pPr>
            <w:del w:id="2268" w:author="Kuba Fa" w:date="2023-03-20T11:11:00Z">
              <w:r w:rsidDel="00617216">
                <w:rPr>
                  <w:b/>
                  <w:bCs/>
                </w:rPr>
                <w:delText>System na podstawie ostatnich rezultatów</w:delText>
              </w:r>
            </w:del>
          </w:p>
        </w:tc>
        <w:tc>
          <w:tcPr>
            <w:tcW w:w="1835" w:type="dxa"/>
          </w:tcPr>
          <w:p w14:paraId="1E29BB5E" w14:textId="73909DD0" w:rsidR="00C766F8" w:rsidRPr="00BC4FBC" w:rsidDel="00617216" w:rsidRDefault="00C766F8" w:rsidP="00143D3A">
            <w:pPr>
              <w:pStyle w:val="MojNormalny2"/>
              <w:ind w:firstLine="0"/>
              <w:jc w:val="center"/>
              <w:rPr>
                <w:del w:id="2269" w:author="Kuba Fa" w:date="2023-03-20T11:11:00Z"/>
                <w:b/>
                <w:bCs/>
              </w:rPr>
            </w:pPr>
            <w:del w:id="2270" w:author="Kuba Fa" w:date="2023-03-20T11:11:00Z">
              <w:r w:rsidRPr="00BC4FBC" w:rsidDel="00617216">
                <w:rPr>
                  <w:b/>
                  <w:bCs/>
                </w:rPr>
                <w:delText>Forebet</w:delText>
              </w:r>
            </w:del>
          </w:p>
        </w:tc>
      </w:tr>
      <w:tr w:rsidR="00C766F8" w:rsidDel="00617216" w14:paraId="11D89F30" w14:textId="4214A607" w:rsidTr="00143D3A">
        <w:trPr>
          <w:del w:id="2271" w:author="Kuba Fa" w:date="2023-03-20T11:11:00Z"/>
        </w:trPr>
        <w:tc>
          <w:tcPr>
            <w:tcW w:w="2210" w:type="dxa"/>
          </w:tcPr>
          <w:p w14:paraId="726B8E11" w14:textId="394D380A" w:rsidR="00C766F8" w:rsidRPr="00BC4FBC" w:rsidDel="00617216" w:rsidRDefault="00C766F8" w:rsidP="00143D3A">
            <w:pPr>
              <w:pStyle w:val="MojNormalny2"/>
              <w:ind w:firstLine="0"/>
              <w:jc w:val="center"/>
              <w:rPr>
                <w:del w:id="2272" w:author="Kuba Fa" w:date="2023-03-20T11:11:00Z"/>
                <w:b/>
                <w:bCs/>
              </w:rPr>
            </w:pPr>
            <w:del w:id="2273" w:author="Kuba Fa" w:date="2023-03-20T11:11:00Z">
              <w:r w:rsidRPr="00BC4FBC" w:rsidDel="00617216">
                <w:rPr>
                  <w:b/>
                  <w:bCs/>
                </w:rPr>
                <w:delText>1-</w:delText>
              </w:r>
              <w:r w:rsidDel="00617216">
                <w:rPr>
                  <w:b/>
                  <w:bCs/>
                </w:rPr>
                <w:delText>3 / 2</w:delText>
              </w:r>
            </w:del>
          </w:p>
        </w:tc>
        <w:tc>
          <w:tcPr>
            <w:tcW w:w="1613" w:type="dxa"/>
          </w:tcPr>
          <w:p w14:paraId="279DFB6D" w14:textId="375D4205" w:rsidR="00C766F8" w:rsidDel="00617216" w:rsidRDefault="00C766F8" w:rsidP="00143D3A">
            <w:pPr>
              <w:pStyle w:val="MojNormalny2"/>
              <w:ind w:firstLine="0"/>
              <w:jc w:val="center"/>
              <w:rPr>
                <w:del w:id="2274" w:author="Kuba Fa" w:date="2023-03-20T11:11:00Z"/>
              </w:rPr>
            </w:pPr>
            <w:del w:id="2275" w:author="Kuba Fa" w:date="2023-03-20T11:11:00Z">
              <w:r w:rsidDel="00617216">
                <w:delText>1</w:delText>
              </w:r>
              <w:r w:rsidR="00172EAA" w:rsidDel="00617216">
                <w:delText>-1 / 1</w:delText>
              </w:r>
            </w:del>
          </w:p>
        </w:tc>
        <w:tc>
          <w:tcPr>
            <w:tcW w:w="2835" w:type="dxa"/>
          </w:tcPr>
          <w:p w14:paraId="23362022" w14:textId="02F62EC3" w:rsidR="00C766F8" w:rsidRPr="008027F5" w:rsidDel="00617216" w:rsidRDefault="00C766F8" w:rsidP="00143D3A">
            <w:pPr>
              <w:pStyle w:val="MojNormalny2"/>
              <w:numPr>
                <w:ilvl w:val="0"/>
                <w:numId w:val="15"/>
              </w:numPr>
              <w:jc w:val="center"/>
              <w:rPr>
                <w:del w:id="2276" w:author="Kuba Fa" w:date="2023-03-20T11:11:00Z"/>
              </w:rPr>
            </w:pPr>
            <w:del w:id="2277" w:author="Kuba Fa" w:date="2023-03-20T11:11:00Z">
              <w:r w:rsidDel="00617216">
                <w:delText>/ 1</w:delText>
              </w:r>
            </w:del>
          </w:p>
        </w:tc>
        <w:tc>
          <w:tcPr>
            <w:tcW w:w="1835" w:type="dxa"/>
          </w:tcPr>
          <w:p w14:paraId="6E7B78DD" w14:textId="14C76FB1" w:rsidR="00C766F8" w:rsidDel="00617216" w:rsidRDefault="00C766F8" w:rsidP="00143D3A">
            <w:pPr>
              <w:pStyle w:val="MojNormalny2"/>
              <w:keepNext/>
              <w:ind w:firstLine="0"/>
              <w:jc w:val="center"/>
              <w:rPr>
                <w:del w:id="2278" w:author="Kuba Fa" w:date="2023-03-20T11:11:00Z"/>
              </w:rPr>
            </w:pPr>
            <w:del w:id="2279" w:author="Kuba Fa" w:date="2023-03-20T11:11:00Z">
              <w:r w:rsidDel="00617216">
                <w:delText>0-0 / X</w:delText>
              </w:r>
            </w:del>
          </w:p>
        </w:tc>
      </w:tr>
    </w:tbl>
    <w:p w14:paraId="4C82B2FB" w14:textId="7A106545" w:rsidR="00290460" w:rsidRPr="00143D3A" w:rsidDel="00617216" w:rsidRDefault="00D42200" w:rsidP="00143D3A">
      <w:pPr>
        <w:pStyle w:val="Legenda"/>
        <w:jc w:val="center"/>
        <w:rPr>
          <w:del w:id="2280" w:author="Kuba Fa" w:date="2023-03-20T11:11:00Z"/>
          <w:b/>
          <w:bCs/>
          <w:sz w:val="22"/>
          <w:szCs w:val="22"/>
        </w:rPr>
      </w:pPr>
      <w:del w:id="2281" w:author="Kuba Fa" w:date="2023-03-20T11:11:00Z">
        <w:r w:rsidRPr="00143D3A" w:rsidDel="00617216">
          <w:rPr>
            <w:sz w:val="22"/>
            <w:szCs w:val="22"/>
          </w:rPr>
          <w:delText>Tabela 8</w:delText>
        </w:r>
      </w:del>
    </w:p>
    <w:p w14:paraId="3E5FB34E" w14:textId="35DAD197" w:rsidR="00BC4FBC" w:rsidDel="00617216" w:rsidRDefault="00BC4FBC" w:rsidP="00143D3A">
      <w:pPr>
        <w:pStyle w:val="MojNormalny2"/>
        <w:numPr>
          <w:ilvl w:val="0"/>
          <w:numId w:val="71"/>
        </w:numPr>
        <w:rPr>
          <w:del w:id="2282" w:author="Kuba Fa" w:date="2023-03-20T11:11:00Z"/>
          <w:b/>
          <w:bCs/>
          <w:sz w:val="28"/>
          <w:szCs w:val="28"/>
        </w:rPr>
      </w:pPr>
      <w:del w:id="2283" w:author="Kuba Fa" w:date="2023-03-20T11:11:00Z">
        <w:r w:rsidDel="00617216">
          <w:rPr>
            <w:b/>
            <w:bCs/>
            <w:sz w:val="28"/>
            <w:szCs w:val="28"/>
          </w:rPr>
          <w:delText>Śląsk Wrocław – Legia Warszawa</w:delText>
        </w:r>
      </w:del>
    </w:p>
    <w:p w14:paraId="02CC669B" w14:textId="7E30D59E" w:rsidR="00290460" w:rsidRPr="003A60CE" w:rsidDel="00617216" w:rsidRDefault="00D42200" w:rsidP="003A60CE">
      <w:pPr>
        <w:pStyle w:val="MojNormalny2"/>
        <w:ind w:firstLine="0"/>
        <w:rPr>
          <w:del w:id="2284" w:author="Kuba Fa" w:date="2023-03-20T11:11:00Z"/>
          <w:b/>
          <w:bCs/>
          <w:sz w:val="28"/>
          <w:szCs w:val="28"/>
        </w:rPr>
      </w:pPr>
      <w:del w:id="2285" w:author="Kuba Fa" w:date="2023-03-20T11:11:00Z">
        <w:r w:rsidDel="00617216">
          <w:delText>Brak prawidłowych typowań</w:delText>
        </w:r>
      </w:del>
    </w:p>
    <w:tbl>
      <w:tblPr>
        <w:tblStyle w:val="Tabela-Siatka"/>
        <w:tblW w:w="0" w:type="auto"/>
        <w:tblLook w:val="04A0" w:firstRow="1" w:lastRow="0" w:firstColumn="1" w:lastColumn="0" w:noHBand="0" w:noVBand="1"/>
      </w:tblPr>
      <w:tblGrid>
        <w:gridCol w:w="2211"/>
        <w:gridCol w:w="1612"/>
        <w:gridCol w:w="2835"/>
        <w:gridCol w:w="1835"/>
      </w:tblGrid>
      <w:tr w:rsidR="00C766F8" w:rsidDel="00617216" w14:paraId="5ABE4AB2" w14:textId="0948A0EC" w:rsidTr="00143D3A">
        <w:trPr>
          <w:del w:id="2286" w:author="Kuba Fa" w:date="2023-03-20T11:11:00Z"/>
        </w:trPr>
        <w:tc>
          <w:tcPr>
            <w:tcW w:w="2211" w:type="dxa"/>
          </w:tcPr>
          <w:p w14:paraId="786E7A05" w14:textId="76D98EF6" w:rsidR="00C766F8" w:rsidRPr="00BC4FBC" w:rsidDel="00617216" w:rsidRDefault="00C766F8" w:rsidP="00143D3A">
            <w:pPr>
              <w:pStyle w:val="MojNormalny2"/>
              <w:ind w:firstLine="0"/>
              <w:jc w:val="center"/>
              <w:rPr>
                <w:del w:id="2287" w:author="Kuba Fa" w:date="2023-03-20T11:11:00Z"/>
                <w:b/>
                <w:bCs/>
              </w:rPr>
            </w:pPr>
            <w:del w:id="2288" w:author="Kuba Fa" w:date="2023-03-20T11:11:00Z">
              <w:r w:rsidRPr="00BC4FBC" w:rsidDel="00617216">
                <w:rPr>
                  <w:b/>
                  <w:bCs/>
                </w:rPr>
                <w:delText>Faktyczny rezultat</w:delText>
              </w:r>
            </w:del>
          </w:p>
        </w:tc>
        <w:tc>
          <w:tcPr>
            <w:tcW w:w="1612" w:type="dxa"/>
          </w:tcPr>
          <w:p w14:paraId="17C4AD35" w14:textId="4213AC9D" w:rsidR="00C766F8" w:rsidRPr="00BC4FBC" w:rsidDel="00617216" w:rsidRDefault="00C766F8" w:rsidP="00143D3A">
            <w:pPr>
              <w:pStyle w:val="MojNormalny2"/>
              <w:ind w:firstLine="0"/>
              <w:jc w:val="center"/>
              <w:rPr>
                <w:del w:id="2289" w:author="Kuba Fa" w:date="2023-03-20T11:11:00Z"/>
                <w:b/>
                <w:bCs/>
              </w:rPr>
            </w:pPr>
            <w:del w:id="2290" w:author="Kuba Fa" w:date="2023-03-20T11:11:00Z">
              <w:r w:rsidDel="00617216">
                <w:rPr>
                  <w:b/>
                  <w:bCs/>
                </w:rPr>
                <w:delText>Bukmacher</w:delText>
              </w:r>
            </w:del>
          </w:p>
        </w:tc>
        <w:tc>
          <w:tcPr>
            <w:tcW w:w="2835" w:type="dxa"/>
          </w:tcPr>
          <w:p w14:paraId="414C04FB" w14:textId="18A8F3D6" w:rsidR="00C766F8" w:rsidRPr="00BC4FBC" w:rsidDel="00617216" w:rsidRDefault="00610D86" w:rsidP="00143D3A">
            <w:pPr>
              <w:pStyle w:val="MojNormalny2"/>
              <w:ind w:firstLine="0"/>
              <w:jc w:val="center"/>
              <w:rPr>
                <w:del w:id="2291" w:author="Kuba Fa" w:date="2023-03-20T11:11:00Z"/>
                <w:b/>
                <w:bCs/>
              </w:rPr>
            </w:pPr>
            <w:del w:id="2292" w:author="Kuba Fa" w:date="2023-03-20T11:11:00Z">
              <w:r w:rsidDel="00617216">
                <w:rPr>
                  <w:b/>
                  <w:bCs/>
                </w:rPr>
                <w:delText>System na podstawie ostatnich rezultatów</w:delText>
              </w:r>
            </w:del>
          </w:p>
        </w:tc>
        <w:tc>
          <w:tcPr>
            <w:tcW w:w="1835" w:type="dxa"/>
          </w:tcPr>
          <w:p w14:paraId="1C67F212" w14:textId="046DF47A" w:rsidR="00C766F8" w:rsidRPr="00BC4FBC" w:rsidDel="00617216" w:rsidRDefault="00C766F8" w:rsidP="00143D3A">
            <w:pPr>
              <w:pStyle w:val="MojNormalny2"/>
              <w:ind w:firstLine="0"/>
              <w:jc w:val="center"/>
              <w:rPr>
                <w:del w:id="2293" w:author="Kuba Fa" w:date="2023-03-20T11:11:00Z"/>
                <w:b/>
                <w:bCs/>
              </w:rPr>
            </w:pPr>
            <w:del w:id="2294" w:author="Kuba Fa" w:date="2023-03-20T11:11:00Z">
              <w:r w:rsidRPr="00BC4FBC" w:rsidDel="00617216">
                <w:rPr>
                  <w:b/>
                  <w:bCs/>
                </w:rPr>
                <w:delText>Forebet</w:delText>
              </w:r>
            </w:del>
          </w:p>
        </w:tc>
      </w:tr>
      <w:tr w:rsidR="00C766F8" w:rsidDel="00617216" w14:paraId="53C982C4" w14:textId="6239A760" w:rsidTr="00143D3A">
        <w:trPr>
          <w:del w:id="2295" w:author="Kuba Fa" w:date="2023-03-20T11:11:00Z"/>
        </w:trPr>
        <w:tc>
          <w:tcPr>
            <w:tcW w:w="2211" w:type="dxa"/>
          </w:tcPr>
          <w:p w14:paraId="5144644E" w14:textId="380C6DA0" w:rsidR="00C766F8" w:rsidRPr="00BC4FBC" w:rsidDel="00617216" w:rsidRDefault="00C766F8" w:rsidP="00143D3A">
            <w:pPr>
              <w:pStyle w:val="MojNormalny2"/>
              <w:ind w:firstLine="0"/>
              <w:jc w:val="center"/>
              <w:rPr>
                <w:del w:id="2296" w:author="Kuba Fa" w:date="2023-03-20T11:11:00Z"/>
                <w:b/>
                <w:bCs/>
              </w:rPr>
            </w:pPr>
            <w:del w:id="2297" w:author="Kuba Fa" w:date="2023-03-20T11:11:00Z">
              <w:r w:rsidDel="00617216">
                <w:rPr>
                  <w:b/>
                  <w:bCs/>
                </w:rPr>
                <w:delText>0-0</w:delText>
              </w:r>
              <w:r w:rsidR="000E45F6" w:rsidDel="00617216">
                <w:rPr>
                  <w:b/>
                  <w:bCs/>
                </w:rPr>
                <w:delText xml:space="preserve"> / X</w:delText>
              </w:r>
            </w:del>
          </w:p>
        </w:tc>
        <w:tc>
          <w:tcPr>
            <w:tcW w:w="1612" w:type="dxa"/>
          </w:tcPr>
          <w:p w14:paraId="730E1621" w14:textId="7197A075" w:rsidR="00C766F8" w:rsidRPr="008027F5" w:rsidDel="00617216" w:rsidRDefault="00172EAA" w:rsidP="00143D3A">
            <w:pPr>
              <w:pStyle w:val="MojNormalny2"/>
              <w:ind w:firstLine="0"/>
              <w:jc w:val="center"/>
              <w:rPr>
                <w:del w:id="2298" w:author="Kuba Fa" w:date="2023-03-20T11:11:00Z"/>
              </w:rPr>
            </w:pPr>
            <w:del w:id="2299" w:author="Kuba Fa" w:date="2023-03-20T11:11:00Z">
              <w:r w:rsidDel="00617216">
                <w:delText>1-1 / 2</w:delText>
              </w:r>
            </w:del>
          </w:p>
        </w:tc>
        <w:tc>
          <w:tcPr>
            <w:tcW w:w="2835" w:type="dxa"/>
          </w:tcPr>
          <w:p w14:paraId="47C8F5C7" w14:textId="3AE8DAB0" w:rsidR="00C766F8" w:rsidRPr="008027F5" w:rsidDel="00617216" w:rsidRDefault="00C766F8" w:rsidP="00143D3A">
            <w:pPr>
              <w:pStyle w:val="MojNormalny2"/>
              <w:ind w:firstLine="0"/>
              <w:jc w:val="center"/>
              <w:rPr>
                <w:del w:id="2300" w:author="Kuba Fa" w:date="2023-03-20T11:11:00Z"/>
              </w:rPr>
            </w:pPr>
            <w:del w:id="2301" w:author="Kuba Fa" w:date="2023-03-20T11:11:00Z">
              <w:r w:rsidRPr="008027F5" w:rsidDel="00617216">
                <w:delText>1-2 / 2</w:delText>
              </w:r>
            </w:del>
          </w:p>
        </w:tc>
        <w:tc>
          <w:tcPr>
            <w:tcW w:w="1835" w:type="dxa"/>
          </w:tcPr>
          <w:p w14:paraId="0389AD49" w14:textId="1C437058" w:rsidR="00C766F8" w:rsidDel="00617216" w:rsidRDefault="00C766F8" w:rsidP="00143D3A">
            <w:pPr>
              <w:pStyle w:val="MojNormalny2"/>
              <w:keepNext/>
              <w:ind w:firstLine="0"/>
              <w:jc w:val="center"/>
              <w:rPr>
                <w:del w:id="2302" w:author="Kuba Fa" w:date="2023-03-20T11:11:00Z"/>
              </w:rPr>
            </w:pPr>
            <w:del w:id="2303" w:author="Kuba Fa" w:date="2023-03-20T11:11:00Z">
              <w:r w:rsidDel="00617216">
                <w:delText>1-3 / 2</w:delText>
              </w:r>
            </w:del>
          </w:p>
        </w:tc>
      </w:tr>
    </w:tbl>
    <w:p w14:paraId="2083CDE9" w14:textId="481C824C" w:rsidR="00BC4FBC" w:rsidRPr="00143D3A" w:rsidDel="00617216" w:rsidRDefault="00D42200" w:rsidP="00D42200">
      <w:pPr>
        <w:pStyle w:val="Legenda"/>
        <w:jc w:val="center"/>
        <w:rPr>
          <w:del w:id="2304" w:author="Kuba Fa" w:date="2023-03-20T11:11:00Z"/>
          <w:sz w:val="22"/>
          <w:szCs w:val="22"/>
        </w:rPr>
      </w:pPr>
      <w:del w:id="2305" w:author="Kuba Fa" w:date="2023-03-20T11:11:00Z">
        <w:r w:rsidRPr="00143D3A" w:rsidDel="00617216">
          <w:rPr>
            <w:sz w:val="22"/>
            <w:szCs w:val="22"/>
          </w:rPr>
          <w:delText>Tabela 9</w:delText>
        </w:r>
      </w:del>
    </w:p>
    <w:p w14:paraId="3D41A6A1" w14:textId="35B81006" w:rsidR="00335985" w:rsidRPr="00143D3A" w:rsidRDefault="00335985" w:rsidP="00335985">
      <w:pPr>
        <w:pStyle w:val="MojNormalny2"/>
        <w:numPr>
          <w:ilvl w:val="0"/>
          <w:numId w:val="71"/>
        </w:numPr>
      </w:pPr>
      <w:del w:id="2306" w:author="Kuba Fa" w:date="2023-03-20T11:10:00Z">
        <w:r w:rsidDel="00617216">
          <w:rPr>
            <w:b/>
            <w:bCs/>
            <w:sz w:val="28"/>
            <w:szCs w:val="28"/>
          </w:rPr>
          <w:lastRenderedPageBreak/>
          <w:delText>Inne p</w:delText>
        </w:r>
      </w:del>
      <w:ins w:id="2307" w:author="Kuba Fa" w:date="2023-03-20T11:10:00Z">
        <w:r w:rsidR="00617216">
          <w:rPr>
            <w:b/>
            <w:bCs/>
            <w:sz w:val="28"/>
            <w:szCs w:val="28"/>
          </w:rPr>
          <w:t>P</w:t>
        </w:r>
      </w:ins>
      <w:r>
        <w:rPr>
          <w:b/>
          <w:bCs/>
          <w:sz w:val="28"/>
          <w:szCs w:val="28"/>
        </w:rPr>
        <w:t>rzykłady poprawnych szacowań systemu na podstawie ostatnich rezultatów</w:t>
      </w:r>
    </w:p>
    <w:p w14:paraId="796C7EA1" w14:textId="6C42579E" w:rsidR="00335985" w:rsidRDefault="00335985" w:rsidP="00335985">
      <w:pPr>
        <w:pStyle w:val="MojNormalny2"/>
        <w:numPr>
          <w:ilvl w:val="0"/>
          <w:numId w:val="72"/>
        </w:numPr>
      </w:pPr>
      <w:r>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drawing>
          <wp:inline distT="0" distB="0" distL="0" distR="0" wp14:anchorId="4B880F4F" wp14:editId="4AC96D20">
            <wp:extent cx="4016582" cy="4581525"/>
            <wp:effectExtent l="0" t="0" r="3175"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7"/>
                    <a:stretch>
                      <a:fillRect/>
                    </a:stretch>
                  </pic:blipFill>
                  <pic:spPr>
                    <a:xfrm>
                      <a:off x="0" y="0"/>
                      <a:ext cx="4023938" cy="4589916"/>
                    </a:xfrm>
                    <a:prstGeom prst="rect">
                      <a:avLst/>
                    </a:prstGeom>
                  </pic:spPr>
                </pic:pic>
              </a:graphicData>
            </a:graphic>
          </wp:inline>
        </w:drawing>
      </w:r>
    </w:p>
    <w:p w14:paraId="48D58640" w14:textId="55583B63" w:rsidR="0020420B" w:rsidRDefault="005C4115" w:rsidP="00143D3A">
      <w:pPr>
        <w:pStyle w:val="Legenda"/>
        <w:jc w:val="center"/>
        <w:rPr>
          <w:sz w:val="22"/>
          <w:szCs w:val="22"/>
        </w:rPr>
      </w:pPr>
      <w:r w:rsidRPr="00143D3A">
        <w:rPr>
          <w:sz w:val="22"/>
          <w:szCs w:val="22"/>
        </w:rPr>
        <w:t>Rysunek 31</w:t>
      </w:r>
      <w:r w:rsidR="003A60CE">
        <w:rPr>
          <w:sz w:val="22"/>
          <w:szCs w:val="22"/>
        </w:rPr>
        <w:t xml:space="preserve"> [17]</w:t>
      </w:r>
    </w:p>
    <w:p w14:paraId="44F51A50" w14:textId="09FF551E" w:rsidR="003A60CE" w:rsidRDefault="003A60CE" w:rsidP="003A60CE">
      <w:pPr>
        <w:pStyle w:val="MojNormalny2"/>
      </w:pPr>
    </w:p>
    <w:p w14:paraId="23712283" w14:textId="4645C16C" w:rsidR="003A60CE" w:rsidRDefault="003A60CE" w:rsidP="003A60CE">
      <w:pPr>
        <w:pStyle w:val="MojNormalny2"/>
      </w:pPr>
    </w:p>
    <w:p w14:paraId="7D1A3129" w14:textId="70DCE56E" w:rsidR="003A60CE" w:rsidRDefault="003A60CE" w:rsidP="003A60CE">
      <w:pPr>
        <w:pStyle w:val="MojNormalny2"/>
      </w:pPr>
    </w:p>
    <w:p w14:paraId="655AB0C2" w14:textId="633BEFCC" w:rsidR="003A60CE" w:rsidRDefault="003A60CE" w:rsidP="003A60CE">
      <w:pPr>
        <w:pStyle w:val="MojNormalny2"/>
      </w:pPr>
    </w:p>
    <w:p w14:paraId="0D6B3F7A" w14:textId="666EE10B" w:rsidR="003A60CE" w:rsidRDefault="003A60CE" w:rsidP="003A60CE">
      <w:pPr>
        <w:pStyle w:val="MojNormalny2"/>
      </w:pPr>
    </w:p>
    <w:p w14:paraId="46BC45E7" w14:textId="3FD27FC4" w:rsidR="003A60CE" w:rsidRDefault="003A60CE" w:rsidP="003A60CE">
      <w:pPr>
        <w:pStyle w:val="MojNormalny2"/>
      </w:pPr>
    </w:p>
    <w:p w14:paraId="097C5BAC" w14:textId="02D58452" w:rsidR="003A60CE" w:rsidRDefault="003A60CE" w:rsidP="003A60CE">
      <w:pPr>
        <w:pStyle w:val="MojNormalny2"/>
      </w:pPr>
    </w:p>
    <w:p w14:paraId="479BABB6" w14:textId="77777777" w:rsidR="00B8186E" w:rsidRPr="003A60CE" w:rsidRDefault="00B8186E" w:rsidP="003A60CE">
      <w:pPr>
        <w:pStyle w:val="MojNormalny2"/>
      </w:pPr>
    </w:p>
    <w:p w14:paraId="48687595" w14:textId="0C8435DB" w:rsidR="00335985" w:rsidRDefault="00335985" w:rsidP="00335985">
      <w:pPr>
        <w:pStyle w:val="MojNormalny2"/>
        <w:numPr>
          <w:ilvl w:val="0"/>
          <w:numId w:val="72"/>
        </w:numPr>
      </w:pPr>
      <w:r>
        <w:lastRenderedPageBreak/>
        <w:t>Miedź Legnica 2-1 Wisła Płock</w:t>
      </w:r>
      <w:r w:rsidR="0020420B">
        <w:t xml:space="preserve"> - 19.02.2023</w:t>
      </w:r>
    </w:p>
    <w:p w14:paraId="46AA7B20" w14:textId="77777777" w:rsidR="005C4115" w:rsidRDefault="0020420B" w:rsidP="00143D3A">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8"/>
                    <a:stretch>
                      <a:fillRect/>
                    </a:stretch>
                  </pic:blipFill>
                  <pic:spPr>
                    <a:xfrm>
                      <a:off x="0" y="0"/>
                      <a:ext cx="3967932" cy="5284452"/>
                    </a:xfrm>
                    <a:prstGeom prst="rect">
                      <a:avLst/>
                    </a:prstGeom>
                  </pic:spPr>
                </pic:pic>
              </a:graphicData>
            </a:graphic>
          </wp:inline>
        </w:drawing>
      </w:r>
    </w:p>
    <w:p w14:paraId="5DF3813C" w14:textId="3CBB8E14" w:rsidR="0020420B" w:rsidRDefault="005C4115" w:rsidP="00143D3A">
      <w:pPr>
        <w:pStyle w:val="Legenda"/>
        <w:jc w:val="center"/>
        <w:rPr>
          <w:sz w:val="22"/>
          <w:szCs w:val="22"/>
        </w:rPr>
      </w:pPr>
      <w:r w:rsidRPr="00143D3A">
        <w:rPr>
          <w:sz w:val="22"/>
          <w:szCs w:val="22"/>
        </w:rPr>
        <w:t>Rysunek 32</w:t>
      </w:r>
      <w:r w:rsidR="003A60CE">
        <w:rPr>
          <w:sz w:val="22"/>
          <w:szCs w:val="22"/>
        </w:rPr>
        <w:t xml:space="preserve"> [17]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86B5195"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lastRenderedPageBreak/>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9"/>
                    <a:stretch>
                      <a:fillRect/>
                    </a:stretch>
                  </pic:blipFill>
                  <pic:spPr>
                    <a:xfrm>
                      <a:off x="0" y="0"/>
                      <a:ext cx="3863648" cy="5263112"/>
                    </a:xfrm>
                    <a:prstGeom prst="rect">
                      <a:avLst/>
                    </a:prstGeom>
                  </pic:spPr>
                </pic:pic>
              </a:graphicData>
            </a:graphic>
          </wp:inline>
        </w:drawing>
      </w:r>
    </w:p>
    <w:p w14:paraId="3A392258" w14:textId="73B23F5B" w:rsidR="0020420B" w:rsidRDefault="005C4115" w:rsidP="00143D3A">
      <w:pPr>
        <w:pStyle w:val="Legenda"/>
        <w:jc w:val="center"/>
        <w:rPr>
          <w:sz w:val="22"/>
          <w:szCs w:val="22"/>
        </w:rPr>
      </w:pPr>
      <w:r w:rsidRPr="00143D3A">
        <w:rPr>
          <w:sz w:val="22"/>
          <w:szCs w:val="22"/>
        </w:rPr>
        <w:t>Rysunek 33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42308BF0" w:rsidR="003A60CE" w:rsidRDefault="003A60CE" w:rsidP="003A60CE">
      <w:pPr>
        <w:pStyle w:val="MojNormalny2"/>
      </w:pPr>
    </w:p>
    <w:p w14:paraId="5B75551F" w14:textId="77777777" w:rsidR="003A60CE" w:rsidRPr="003A60CE" w:rsidRDefault="003A60CE" w:rsidP="003A60CE">
      <w:pPr>
        <w:pStyle w:val="MojNormalny2"/>
      </w:pPr>
    </w:p>
    <w:p w14:paraId="4B23E844" w14:textId="72615B68" w:rsidR="00335985" w:rsidRDefault="00335985" w:rsidP="00335985">
      <w:pPr>
        <w:pStyle w:val="MojNormalny2"/>
        <w:numPr>
          <w:ilvl w:val="0"/>
          <w:numId w:val="72"/>
        </w:numPr>
      </w:pPr>
      <w:r>
        <w:lastRenderedPageBreak/>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0"/>
                    <a:stretch>
                      <a:fillRect/>
                    </a:stretch>
                  </pic:blipFill>
                  <pic:spPr>
                    <a:xfrm>
                      <a:off x="0" y="0"/>
                      <a:ext cx="3849787" cy="4472748"/>
                    </a:xfrm>
                    <a:prstGeom prst="rect">
                      <a:avLst/>
                    </a:prstGeom>
                  </pic:spPr>
                </pic:pic>
              </a:graphicData>
            </a:graphic>
          </wp:inline>
        </w:drawing>
      </w:r>
    </w:p>
    <w:p w14:paraId="6CD2F6E1" w14:textId="26D4923F" w:rsidR="0020420B" w:rsidRPr="00143D3A" w:rsidRDefault="005C4115" w:rsidP="00143D3A">
      <w:pPr>
        <w:pStyle w:val="Legenda"/>
        <w:jc w:val="center"/>
        <w:rPr>
          <w:sz w:val="22"/>
          <w:szCs w:val="22"/>
        </w:rPr>
      </w:pPr>
      <w:r w:rsidRPr="00143D3A">
        <w:rPr>
          <w:sz w:val="22"/>
          <w:szCs w:val="22"/>
        </w:rPr>
        <w:t>Rysunek 34</w:t>
      </w:r>
      <w:r w:rsidR="003A60CE">
        <w:rPr>
          <w:sz w:val="22"/>
          <w:szCs w:val="22"/>
        </w:rPr>
        <w:t xml:space="preserve"> [17]</w:t>
      </w:r>
    </w:p>
    <w:p w14:paraId="2C0B2620" w14:textId="6EF6A5FC"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 gdy jedna z drużyn wyraźnie jest lepsza od drugiej. Remisowy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w:t>
      </w:r>
      <w:ins w:id="2308" w:author="Kuba Fa" w:date="2023-03-20T15:35:00Z">
        <w:r w:rsidR="000732E0">
          <w:t>1</w:t>
        </w:r>
      </w:ins>
      <w:del w:id="2309" w:author="Kuba Fa" w:date="2023-03-20T15:35:00Z">
        <w:r w:rsidR="00445DB1" w:rsidDel="000732E0">
          <w:delText>8</w:delText>
        </w:r>
      </w:del>
      <w:r w:rsidR="00445DB1">
        <w:t>]</w:t>
      </w:r>
      <w:r w:rsidR="00CA5793">
        <w:t xml:space="preserve">, gdzie </w:t>
      </w:r>
      <w:r w:rsidR="00445DB1">
        <w:t xml:space="preserve">typowanym </w:t>
      </w:r>
      <w:r w:rsidR="00CA5793">
        <w:t xml:space="preserve"> wynikiem według </w:t>
      </w:r>
      <w:r w:rsidR="00445DB1">
        <w:t>bukmachera</w:t>
      </w:r>
      <w:r w:rsidR="00CA5793">
        <w:t>,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tylko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xml:space="preserve">. W momencie, gdy padnie dużo bramek wynik jest trudniejszy do </w:t>
      </w:r>
      <w:r w:rsidR="00445DB1">
        <w:t>typowania</w:t>
      </w:r>
      <w:r w:rsidR="00CA5793">
        <w:t>, gdyż możliwych wyników z dużą ilością bramek jest sporo więcej</w:t>
      </w:r>
      <w:r>
        <w:t>.</w:t>
      </w:r>
      <w:r w:rsidR="00CA5793">
        <w:t xml:space="preserve"> Widać to dobrze w </w:t>
      </w:r>
      <w:r w:rsidR="000E45F6">
        <w:t>wyżej podsumowani</w:t>
      </w:r>
      <w:r w:rsidR="00445DB1">
        <w:t>u</w:t>
      </w:r>
      <w:r w:rsidR="000E45F6">
        <w:t xml:space="preserve"> sezonu 2021/2022 prowadzonego przez portal 90 minut. Wyniki te są najczęściej występującymi rezultatami</w:t>
      </w:r>
      <w:r w:rsidR="00445DB1">
        <w:t>.</w:t>
      </w:r>
      <w:r w:rsidR="000E45F6">
        <w:t xml:space="preserve"> </w:t>
      </w:r>
      <w:r w:rsidR="00445DB1">
        <w:t>S</w:t>
      </w:r>
      <w:r w:rsidR="000E45F6">
        <w:t xml:space="preserve">pośród 306 meczy aż 105 kończyło się wynikiem 1-0 bądź </w:t>
      </w:r>
      <w:r w:rsidR="000E45F6">
        <w:lastRenderedPageBreak/>
        <w:t>1-1</w:t>
      </w:r>
      <w:r w:rsidR="00445DB1">
        <w:t xml:space="preserve"> [15]</w:t>
      </w:r>
      <w:r w:rsidR="000E45F6">
        <w:t>.</w:t>
      </w:r>
      <w:r w:rsidR="00B8186E">
        <w:t xml:space="preserve"> </w:t>
      </w:r>
      <w:r w:rsidR="00445DB1">
        <w:t>Na podstawie przytoczonych przykładów można</w:t>
      </w:r>
      <w:r w:rsidR="00144978">
        <w:t xml:space="preserve"> zauważyć, że korzystanie z narzędzi do matematycznych obliczeń dotyczących piłki nożnej może pomóc w analizie i </w:t>
      </w:r>
      <w:r w:rsidR="00445DB1">
        <w:t xml:space="preserve">próbach </w:t>
      </w:r>
      <w:r w:rsidR="00144978">
        <w:t>wyznaczeni</w:t>
      </w:r>
      <w:r w:rsidR="00445DB1">
        <w:t>a</w:t>
      </w:r>
      <w:r w:rsidR="00144978">
        <w:t xml:space="preserve"> prawidłowego wyniku. </w:t>
      </w:r>
      <w:r w:rsidR="00335985">
        <w:t xml:space="preserve">Pomocna okazuje się, nie tylko analiza zwycięzcy, ale również dokładnego wyniku, na podstawie ilości strzelonych wcześniej bramek. </w:t>
      </w:r>
      <w:r w:rsidR="002C78B1">
        <w:t xml:space="preserve"> </w:t>
      </w:r>
      <w:r w:rsidR="00144978">
        <w:t xml:space="preserve"> </w:t>
      </w:r>
      <w:r w:rsidR="00553669">
        <w:t xml:space="preserve"> </w:t>
      </w:r>
    </w:p>
    <w:p w14:paraId="12608F2F" w14:textId="70079186"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 xml:space="preserve">Zależność pomiędzy ocenami z </w:t>
      </w:r>
      <w:proofErr w:type="spellStart"/>
      <w:r w:rsidR="003B0E53" w:rsidRPr="00B94741">
        <w:rPr>
          <w:b/>
          <w:bCs/>
          <w:sz w:val="32"/>
          <w:szCs w:val="32"/>
        </w:rPr>
        <w:t>Sofa</w:t>
      </w:r>
      <w:r w:rsidR="003A60CE">
        <w:rPr>
          <w:b/>
          <w:bCs/>
          <w:sz w:val="32"/>
          <w:szCs w:val="32"/>
        </w:rPr>
        <w:t>s</w:t>
      </w:r>
      <w:r w:rsidR="003B0E53" w:rsidRPr="00B94741">
        <w:rPr>
          <w:b/>
          <w:bCs/>
          <w:sz w:val="32"/>
          <w:szCs w:val="32"/>
        </w:rPr>
        <w:t>core</w:t>
      </w:r>
      <w:proofErr w:type="spellEnd"/>
      <w:r w:rsidR="003B0E53" w:rsidRPr="00B94741">
        <w:rPr>
          <w:b/>
          <w:bCs/>
          <w:sz w:val="32"/>
          <w:szCs w:val="32"/>
        </w:rPr>
        <w:t>, a F</w:t>
      </w:r>
      <w:r w:rsidR="00AC533F">
        <w:rPr>
          <w:b/>
          <w:bCs/>
          <w:sz w:val="32"/>
          <w:szCs w:val="32"/>
        </w:rPr>
        <w:t>IFĄ</w:t>
      </w:r>
      <w:r w:rsidR="003B0E53" w:rsidRPr="00B94741">
        <w:rPr>
          <w:b/>
          <w:bCs/>
          <w:sz w:val="32"/>
          <w:szCs w:val="32"/>
        </w:rPr>
        <w:t xml:space="preserve"> </w:t>
      </w:r>
      <w:r w:rsidR="00AC533F">
        <w:rPr>
          <w:b/>
          <w:bCs/>
          <w:sz w:val="32"/>
          <w:szCs w:val="32"/>
        </w:rPr>
        <w:t>i</w:t>
      </w:r>
      <w:r w:rsidR="003B0E53" w:rsidRPr="00B94741">
        <w:rPr>
          <w:b/>
          <w:bCs/>
          <w:sz w:val="32"/>
          <w:szCs w:val="32"/>
        </w:rPr>
        <w:t xml:space="preserve"> Football Managerem</w:t>
      </w:r>
    </w:p>
    <w:p w14:paraId="64503CE9" w14:textId="5706B5DE" w:rsidR="00B851E2" w:rsidRDefault="00FA102F" w:rsidP="00B8186E">
      <w:pPr>
        <w:pStyle w:val="MojNormalny2"/>
        <w:ind w:firstLine="708"/>
        <w:jc w:val="left"/>
      </w:pPr>
      <w:r>
        <w:t>Sprawdzane są</w:t>
      </w:r>
      <w:r w:rsidR="00074B75">
        <w:t xml:space="preserve"> oceny ogólne z gier najlepszych zawodników z Premier </w:t>
      </w:r>
      <w:proofErr w:type="spellStart"/>
      <w:r w:rsidR="00074B75">
        <w:t>League</w:t>
      </w:r>
      <w:proofErr w:type="spellEnd"/>
      <w:r w:rsidR="00074B75">
        <w:t xml:space="preserv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w:t>
      </w:r>
      <w:proofErr w:type="spellStart"/>
      <w:r w:rsidR="00074B75">
        <w:t>Sofascore</w:t>
      </w:r>
      <w:proofErr w:type="spellEnd"/>
      <w:r w:rsidR="00074B75">
        <w:t xml:space="preserve">. Ta witryna wystawia oceny za każdy mecz na podstawie szczegółów, takich jak ilość odbiorów, celne podania itp. Można te dane analizować w szczegółowy sposób i każdy atrybut </w:t>
      </w:r>
      <w:r>
        <w:t xml:space="preserve">przyrównywać do pozostałych źródeł. </w:t>
      </w:r>
      <w:r w:rsidR="00074B75">
        <w:t xml:space="preserve">Pozwoli to </w:t>
      </w:r>
      <w:r>
        <w:t>zanalizować ocenianie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 od których jest lepszy bądź tak samo dobry.</w:t>
      </w:r>
      <w:r w:rsidR="00352DB7">
        <w:t xml:space="preserve"> </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proofErr w:type="spellStart"/>
            <w:r w:rsidRPr="00143D3A">
              <w:rPr>
                <w:b/>
                <w:bCs/>
              </w:rPr>
              <w:t>Sofascore</w:t>
            </w:r>
            <w:proofErr w:type="spellEnd"/>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 xml:space="preserve">Kevin De </w:t>
            </w:r>
            <w:proofErr w:type="spellStart"/>
            <w:r>
              <w:t>Bruyne</w:t>
            </w:r>
            <w:proofErr w:type="spellEnd"/>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proofErr w:type="spellStart"/>
            <w:r>
              <w:t>Sadio</w:t>
            </w:r>
            <w:proofErr w:type="spellEnd"/>
            <w:r>
              <w:t xml:space="preserve">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proofErr w:type="spellStart"/>
            <w:r>
              <w:t>Mohamed</w:t>
            </w:r>
            <w:proofErr w:type="spellEnd"/>
            <w:r>
              <w:t xml:space="preserve"> </w:t>
            </w:r>
            <w:proofErr w:type="spellStart"/>
            <w:r>
              <w:t>Salah</w:t>
            </w:r>
            <w:proofErr w:type="spellEnd"/>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 xml:space="preserve">Harry </w:t>
            </w:r>
            <w:proofErr w:type="spellStart"/>
            <w:r>
              <w:t>Kane</w:t>
            </w:r>
            <w:proofErr w:type="spellEnd"/>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 xml:space="preserve">Bruno </w:t>
            </w:r>
            <w:proofErr w:type="spellStart"/>
            <w:r>
              <w:t>Fernandes</w:t>
            </w:r>
            <w:proofErr w:type="spellEnd"/>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 xml:space="preserve">Sergio </w:t>
            </w:r>
            <w:proofErr w:type="spellStart"/>
            <w:r>
              <w:t>Aguero</w:t>
            </w:r>
            <w:proofErr w:type="spellEnd"/>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proofErr w:type="spellStart"/>
            <w:r>
              <w:t>Ngolo</w:t>
            </w:r>
            <w:proofErr w:type="spellEnd"/>
            <w:r>
              <w:t xml:space="preserve">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proofErr w:type="spellStart"/>
            <w:r>
              <w:lastRenderedPageBreak/>
              <w:t>Fabinho</w:t>
            </w:r>
            <w:proofErr w:type="spellEnd"/>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proofErr w:type="spellStart"/>
            <w:r>
              <w:t>Raheem</w:t>
            </w:r>
            <w:proofErr w:type="spellEnd"/>
            <w:r>
              <w:t xml:space="preserve">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143D3A">
            <w:pPr>
              <w:pStyle w:val="MojNormalny2"/>
              <w:keepNext/>
              <w:ind w:firstLine="0"/>
            </w:pPr>
            <w:r>
              <w:t>FM</w:t>
            </w:r>
          </w:p>
        </w:tc>
      </w:tr>
    </w:tbl>
    <w:p w14:paraId="46DCCBCB" w14:textId="0E650ABA"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ins w:id="2310" w:author="Kuba Fa" w:date="2023-03-20T15:30:00Z">
        <w:r w:rsidR="00147AEF">
          <w:rPr>
            <w:noProof/>
            <w:sz w:val="22"/>
            <w:szCs w:val="22"/>
          </w:rPr>
          <w:t>2</w:t>
        </w:r>
      </w:ins>
      <w:del w:id="2311" w:author="Kuba Fa" w:date="2023-03-20T15:30:00Z">
        <w:r w:rsidRPr="00143D3A" w:rsidDel="00147AEF">
          <w:rPr>
            <w:noProof/>
            <w:sz w:val="22"/>
            <w:szCs w:val="22"/>
          </w:rPr>
          <w:delText>1</w:delText>
        </w:r>
      </w:del>
      <w:r w:rsidRPr="00143D3A">
        <w:rPr>
          <w:noProof/>
          <w:sz w:val="22"/>
          <w:szCs w:val="22"/>
        </w:rPr>
        <w:fldChar w:fldCharType="end"/>
      </w:r>
      <w:del w:id="2312" w:author="Kuba Fa" w:date="2023-03-20T15:34:00Z">
        <w:r w:rsidRPr="00143D3A" w:rsidDel="00147AEF">
          <w:rPr>
            <w:noProof/>
            <w:sz w:val="22"/>
            <w:szCs w:val="22"/>
          </w:rPr>
          <w:delText>0</w:delText>
        </w:r>
      </w:del>
      <w:r w:rsidRPr="00143D3A">
        <w:rPr>
          <w:sz w:val="22"/>
          <w:szCs w:val="22"/>
        </w:rPr>
        <w:t xml:space="preserve"> - Porównanie najlepszych 10 zawodników z obu gier, którzy rozegrali minimum 450 minut w sezonie</w:t>
      </w:r>
      <w:r w:rsidR="00AC533F" w:rsidRPr="00143D3A">
        <w:rPr>
          <w:sz w:val="22"/>
          <w:szCs w:val="22"/>
        </w:rPr>
        <w:t xml:space="preserve">, </w:t>
      </w:r>
      <w:r w:rsidR="00AC533F">
        <w:rPr>
          <w:sz w:val="22"/>
          <w:szCs w:val="22"/>
        </w:rPr>
        <w:t xml:space="preserve"> </w:t>
      </w:r>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3F3A4BAC" w:rsidR="00B851E2" w:rsidRDefault="00021EB0" w:rsidP="00B8186E">
      <w:pPr>
        <w:pStyle w:val="MojNormalny2"/>
        <w:ind w:firstLine="708"/>
        <w:jc w:val="left"/>
      </w:pPr>
      <w:del w:id="2313" w:author="Kuba Fa" w:date="2023-03-19T23:32:00Z">
        <w:r w:rsidDel="00F3792A">
          <w:delText xml:space="preserve">W powyższym porównaniu Football Manager trafniej przewidział </w:delText>
        </w:r>
        <w:r w:rsidR="00FC2C70" w:rsidDel="00F3792A">
          <w:delText>większą liczbę</w:delText>
        </w:r>
        <w:r w:rsidR="005C7CFB" w:rsidDel="00F3792A">
          <w:delText xml:space="preserve"> (pięciu)</w:delText>
        </w:r>
        <w:r w:rsidDel="00F3792A">
          <w:delText xml:space="preserve"> zawodników. </w:delText>
        </w:r>
        <w:r w:rsidR="00FA102F" w:rsidDel="00F3792A">
          <w:delText xml:space="preserve">Oceny z FIFY były bliższe </w:delText>
        </w:r>
        <w:r w:rsidDel="00F3792A">
          <w:delText>trzykrotnie</w:delText>
        </w:r>
        <w:r w:rsidR="00FA102F" w:rsidDel="00F3792A">
          <w:delText>. T Również trzy razy</w:delText>
        </w:r>
        <w:r w:rsidDel="00F3792A">
          <w:delText xml:space="preserve"> pozycja w rankingu zawodników była identyczna.</w:delText>
        </w:r>
        <w:r w:rsidR="00935325" w:rsidDel="00F3792A">
          <w:delText xml:space="preserve"> </w:delText>
        </w:r>
      </w:del>
      <w:r w:rsidR="00935325">
        <w:t xml:space="preserve">Po liczbach </w:t>
      </w:r>
      <w:r w:rsidR="00FA102F">
        <w:t>można zauważyć</w:t>
      </w:r>
      <w:r w:rsidR="00935325">
        <w:t xml:space="preserve">, że niektórzy zawodnicy, którzy mieli być tymi najlepszymi, spisywali się co najwyżej dobrze i </w:t>
      </w:r>
      <w:r w:rsidR="00FA102F">
        <w:t xml:space="preserve">analitycy </w:t>
      </w:r>
      <w:r w:rsidR="00935325">
        <w:t>gier nie trafili dobrze z niektórymi ocenami. Na podstawie tak dużych różnic</w:t>
      </w:r>
      <w:r w:rsidR="00FA102F">
        <w:t>,</w:t>
      </w:r>
      <w:r w:rsidR="00935325">
        <w:t xml:space="preserve"> tak wielu zawodników </w:t>
      </w:r>
      <w:r w:rsidR="00FA102F">
        <w:t xml:space="preserve">nie można zaprzeczyć </w:t>
      </w:r>
      <w:del w:id="2314" w:author="Kuba Fa" w:date="2023-03-19T23:33:00Z">
        <w:r w:rsidR="00FA102F" w:rsidDel="00F3792A">
          <w:delText>e się wydawać</w:delText>
        </w:r>
      </w:del>
      <w:r w:rsidR="00935325">
        <w:t xml:space="preserve">, że </w:t>
      </w:r>
      <w:r w:rsidR="00FA102F">
        <w:t xml:space="preserve">niektórzy </w:t>
      </w:r>
      <w:r w:rsidR="00935325">
        <w:t xml:space="preserve"> zawodni</w:t>
      </w:r>
      <w:r w:rsidR="00FA102F">
        <w:t>cy</w:t>
      </w:r>
      <w:r w:rsidR="00935325">
        <w:t xml:space="preserve"> dosta</w:t>
      </w:r>
      <w:r w:rsidR="00FA102F">
        <w:t>li</w:t>
      </w:r>
      <w:r w:rsidR="00935325">
        <w:t xml:space="preserve"> wysoką ocenę w oparciu o dobrą reputacje.  </w:t>
      </w:r>
      <w:r w:rsidR="00FA102F">
        <w:t>Reputacja</w:t>
      </w:r>
      <w:r w:rsidR="00935325">
        <w:t xml:space="preserve"> też </w:t>
      </w:r>
      <w:ins w:id="2315" w:author="Kuba Fa" w:date="2023-03-19T23:33:00Z">
        <w:r w:rsidR="00F3792A">
          <w:t>nie jest przypadkowa</w:t>
        </w:r>
      </w:ins>
      <w:del w:id="2316" w:author="Kuba Fa" w:date="2023-03-19T23:33:00Z">
        <w:r w:rsidR="00935325" w:rsidDel="00F3792A">
          <w:delText>się nie bierze znikąd</w:delText>
        </w:r>
      </w:del>
      <w:r w:rsidR="00935325">
        <w:t xml:space="preserve">, </w:t>
      </w:r>
      <w:ins w:id="2317" w:author="Kuba Fa" w:date="2023-03-19T23:33:00Z">
        <w:r w:rsidR="00F3792A">
          <w:t>ponieważ</w:t>
        </w:r>
      </w:ins>
      <w:del w:id="2318" w:author="Kuba Fa" w:date="2023-03-19T23:33:00Z">
        <w:r w:rsidR="00935325" w:rsidDel="00F3792A">
          <w:delText>bo</w:delText>
        </w:r>
      </w:del>
      <w:r w:rsidR="00935325">
        <w:t xml:space="preserve"> żeby zawodnik był znany w pozytywny sposób, musi grać w dobrym klubie i na dobrym poziomie</w:t>
      </w:r>
      <w:r w:rsidR="00FA102F">
        <w:t xml:space="preserve"> przez</w:t>
      </w:r>
      <w:r w:rsidR="00935325">
        <w:t xml:space="preserve"> jakiś okres czasu</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Pr="00143D3A" w:rsidRDefault="00846074" w:rsidP="00846074">
            <w:pPr>
              <w:pStyle w:val="MojNormalny2"/>
              <w:ind w:firstLine="0"/>
              <w:rPr>
                <w:b/>
                <w:bCs/>
              </w:rPr>
            </w:pPr>
            <w:proofErr w:type="spellStart"/>
            <w:r w:rsidRPr="00143D3A">
              <w:rPr>
                <w:b/>
                <w:bCs/>
              </w:rPr>
              <w:t>Imie</w:t>
            </w:r>
            <w:proofErr w:type="spellEnd"/>
            <w:r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proofErr w:type="spellStart"/>
            <w:r w:rsidRPr="00143D3A">
              <w:rPr>
                <w:b/>
                <w:bCs/>
              </w:rPr>
              <w:t>Sofascore</w:t>
            </w:r>
            <w:proofErr w:type="spellEnd"/>
          </w:p>
        </w:tc>
        <w:tc>
          <w:tcPr>
            <w:tcW w:w="2261" w:type="dxa"/>
          </w:tcPr>
          <w:p w14:paraId="2C4C5B1B" w14:textId="1073C90E" w:rsidR="00846074" w:rsidRPr="00143D3A" w:rsidRDefault="00846074" w:rsidP="00846074">
            <w:pPr>
              <w:pStyle w:val="MojNormalny2"/>
              <w:ind w:firstLine="0"/>
              <w:rPr>
                <w:b/>
                <w:bCs/>
              </w:rPr>
            </w:pPr>
            <w:del w:id="2319" w:author="Kuba Fa" w:date="2023-03-19T23:29:00Z">
              <w:r w:rsidRPr="00143D3A" w:rsidDel="00D8403B">
                <w:rPr>
                  <w:b/>
                  <w:bCs/>
                </w:rPr>
                <w:delText>Bardziej miarodajne źródło</w:delText>
              </w:r>
            </w:del>
            <w:ins w:id="2320" w:author="Kuba Fa" w:date="2023-03-19T23:29:00Z">
              <w:r w:rsidR="00D8403B">
                <w:rPr>
                  <w:b/>
                  <w:bCs/>
                </w:rPr>
                <w:t>Źródło z bliższą liczbą</w:t>
              </w:r>
            </w:ins>
          </w:p>
        </w:tc>
      </w:tr>
      <w:tr w:rsidR="005F18F9" w14:paraId="742C6B8A" w14:textId="77777777" w:rsidTr="005F18F9">
        <w:tc>
          <w:tcPr>
            <w:tcW w:w="2603" w:type="dxa"/>
          </w:tcPr>
          <w:p w14:paraId="7AD73F19" w14:textId="08A7DDE4" w:rsidR="00846074" w:rsidRDefault="00846074" w:rsidP="00846074">
            <w:pPr>
              <w:pStyle w:val="MojNormalny2"/>
              <w:ind w:firstLine="0"/>
            </w:pPr>
            <w:r>
              <w:t xml:space="preserve">Jack </w:t>
            </w:r>
            <w:proofErr w:type="spellStart"/>
            <w:r>
              <w:t>Grealish</w:t>
            </w:r>
            <w:proofErr w:type="spellEnd"/>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proofErr w:type="spellStart"/>
            <w:r>
              <w:t>Gareth</w:t>
            </w:r>
            <w:proofErr w:type="spellEnd"/>
            <w:r>
              <w:t xml:space="preserve">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proofErr w:type="spellStart"/>
            <w:r>
              <w:t>Riyad</w:t>
            </w:r>
            <w:proofErr w:type="spellEnd"/>
            <w:r>
              <w:t xml:space="preserve"> </w:t>
            </w:r>
            <w:proofErr w:type="spellStart"/>
            <w:r>
              <w:t>Mahrez</w:t>
            </w:r>
            <w:proofErr w:type="spellEnd"/>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proofErr w:type="spellStart"/>
            <w:r>
              <w:t>Rodri</w:t>
            </w:r>
            <w:proofErr w:type="spellEnd"/>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 xml:space="preserve">James </w:t>
            </w:r>
            <w:proofErr w:type="spellStart"/>
            <w:r>
              <w:t>Ward</w:t>
            </w:r>
            <w:proofErr w:type="spellEnd"/>
            <w:r>
              <w:t>-Promise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lastRenderedPageBreak/>
              <w:t xml:space="preserve">James </w:t>
            </w:r>
            <w:proofErr w:type="spellStart"/>
            <w:r>
              <w:t>Maddison</w:t>
            </w:r>
            <w:proofErr w:type="spellEnd"/>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rPr>
          <w:ins w:id="2321" w:author="Kuba Fa" w:date="2023-03-19T23:59:00Z"/>
        </w:trPr>
        <w:tc>
          <w:tcPr>
            <w:tcW w:w="2603" w:type="dxa"/>
          </w:tcPr>
          <w:p w14:paraId="05977FFA" w14:textId="65DF78D4" w:rsidR="006814A4" w:rsidRDefault="006814A4" w:rsidP="00846074">
            <w:pPr>
              <w:pStyle w:val="MojNormalny2"/>
              <w:ind w:firstLine="0"/>
              <w:rPr>
                <w:ins w:id="2322" w:author="Kuba Fa" w:date="2023-03-19T23:59:00Z"/>
              </w:rPr>
            </w:pPr>
            <w:ins w:id="2323" w:author="Kuba Fa" w:date="2023-03-19T23:59:00Z">
              <w:r>
                <w:t>John Stones</w:t>
              </w:r>
            </w:ins>
          </w:p>
        </w:tc>
        <w:tc>
          <w:tcPr>
            <w:tcW w:w="1230" w:type="dxa"/>
          </w:tcPr>
          <w:p w14:paraId="2015540B" w14:textId="6E4F8A26" w:rsidR="006814A4" w:rsidRDefault="00A0509C" w:rsidP="00846074">
            <w:pPr>
              <w:pStyle w:val="MojNormalny2"/>
              <w:ind w:firstLine="0"/>
              <w:rPr>
                <w:ins w:id="2324" w:author="Kuba Fa" w:date="2023-03-19T23:59:00Z"/>
              </w:rPr>
            </w:pPr>
            <w:ins w:id="2325" w:author="Kuba Fa" w:date="2023-03-20T00:03:00Z">
              <w:r>
                <w:t>8</w:t>
              </w:r>
            </w:ins>
            <w:ins w:id="2326" w:author="Kuba Fa" w:date="2023-03-20T00:04:00Z">
              <w:r>
                <w:t>3.33</w:t>
              </w:r>
            </w:ins>
          </w:p>
        </w:tc>
        <w:tc>
          <w:tcPr>
            <w:tcW w:w="982" w:type="dxa"/>
          </w:tcPr>
          <w:p w14:paraId="6D45E2A4" w14:textId="3D9434B7" w:rsidR="006814A4" w:rsidRDefault="00A0509C" w:rsidP="00846074">
            <w:pPr>
              <w:pStyle w:val="MojNormalny2"/>
              <w:ind w:firstLine="0"/>
              <w:rPr>
                <w:ins w:id="2327" w:author="Kuba Fa" w:date="2023-03-19T23:59:00Z"/>
              </w:rPr>
            </w:pPr>
            <w:ins w:id="2328" w:author="Kuba Fa" w:date="2023-03-20T00:04:00Z">
              <w:r>
                <w:t>98.17</w:t>
              </w:r>
            </w:ins>
          </w:p>
        </w:tc>
        <w:tc>
          <w:tcPr>
            <w:tcW w:w="1417" w:type="dxa"/>
          </w:tcPr>
          <w:p w14:paraId="2D1493B5" w14:textId="60589011" w:rsidR="006814A4" w:rsidRDefault="006814A4" w:rsidP="00846074">
            <w:pPr>
              <w:pStyle w:val="MojNormalny2"/>
              <w:ind w:firstLine="0"/>
              <w:rPr>
                <w:ins w:id="2329" w:author="Kuba Fa" w:date="2023-03-19T23:59:00Z"/>
              </w:rPr>
            </w:pPr>
            <w:ins w:id="2330" w:author="Kuba Fa" w:date="2023-03-19T23:59:00Z">
              <w:r>
                <w:t>96.57</w:t>
              </w:r>
            </w:ins>
          </w:p>
        </w:tc>
        <w:tc>
          <w:tcPr>
            <w:tcW w:w="2261" w:type="dxa"/>
          </w:tcPr>
          <w:p w14:paraId="09735069" w14:textId="224F92A4" w:rsidR="006814A4" w:rsidRDefault="00A0509C" w:rsidP="00143D3A">
            <w:pPr>
              <w:pStyle w:val="MojNormalny2"/>
              <w:keepNext/>
              <w:ind w:firstLine="0"/>
              <w:rPr>
                <w:ins w:id="2331" w:author="Kuba Fa" w:date="2023-03-19T23:59:00Z"/>
              </w:rPr>
            </w:pPr>
            <w:ins w:id="2332" w:author="Kuba Fa" w:date="2023-03-20T00:04:00Z">
              <w:r>
                <w:t>FM</w:t>
              </w:r>
            </w:ins>
          </w:p>
        </w:tc>
      </w:tr>
      <w:tr w:rsidR="006814A4" w14:paraId="5B6D064D" w14:textId="77777777" w:rsidTr="005F18F9">
        <w:trPr>
          <w:ins w:id="2333" w:author="Kuba Fa" w:date="2023-03-19T23:59:00Z"/>
        </w:trPr>
        <w:tc>
          <w:tcPr>
            <w:tcW w:w="2603" w:type="dxa"/>
          </w:tcPr>
          <w:p w14:paraId="2B3FC710" w14:textId="58C421DD" w:rsidR="006814A4" w:rsidRDefault="006814A4" w:rsidP="00846074">
            <w:pPr>
              <w:pStyle w:val="MojNormalny2"/>
              <w:ind w:firstLine="0"/>
              <w:rPr>
                <w:ins w:id="2334" w:author="Kuba Fa" w:date="2023-03-19T23:59:00Z"/>
              </w:rPr>
            </w:pPr>
            <w:proofErr w:type="spellStart"/>
            <w:ins w:id="2335" w:author="Kuba Fa" w:date="2023-03-19T23:59:00Z">
              <w:r>
                <w:t>Kalvin</w:t>
              </w:r>
              <w:proofErr w:type="spellEnd"/>
              <w:r>
                <w:t xml:space="preserve"> Phillips</w:t>
              </w:r>
            </w:ins>
          </w:p>
        </w:tc>
        <w:tc>
          <w:tcPr>
            <w:tcW w:w="1230" w:type="dxa"/>
          </w:tcPr>
          <w:p w14:paraId="48C47632" w14:textId="71666B34" w:rsidR="006814A4" w:rsidRDefault="00A0509C" w:rsidP="00846074">
            <w:pPr>
              <w:pStyle w:val="MojNormalny2"/>
              <w:ind w:firstLine="0"/>
              <w:rPr>
                <w:ins w:id="2336" w:author="Kuba Fa" w:date="2023-03-19T23:59:00Z"/>
              </w:rPr>
            </w:pPr>
            <w:ins w:id="2337" w:author="Kuba Fa" w:date="2023-03-20T00:07:00Z">
              <w:r>
                <w:t>56.85</w:t>
              </w:r>
            </w:ins>
          </w:p>
        </w:tc>
        <w:tc>
          <w:tcPr>
            <w:tcW w:w="982" w:type="dxa"/>
          </w:tcPr>
          <w:p w14:paraId="33F73DA6" w14:textId="47FCA53A" w:rsidR="006814A4" w:rsidRDefault="00A0509C" w:rsidP="00846074">
            <w:pPr>
              <w:pStyle w:val="MojNormalny2"/>
              <w:ind w:firstLine="0"/>
              <w:rPr>
                <w:ins w:id="2338" w:author="Kuba Fa" w:date="2023-03-19T23:59:00Z"/>
              </w:rPr>
            </w:pPr>
            <w:ins w:id="2339" w:author="Kuba Fa" w:date="2023-03-20T00:07:00Z">
              <w:r>
                <w:t>87.21</w:t>
              </w:r>
            </w:ins>
          </w:p>
        </w:tc>
        <w:tc>
          <w:tcPr>
            <w:tcW w:w="1417" w:type="dxa"/>
          </w:tcPr>
          <w:p w14:paraId="2F04C8D8" w14:textId="54C8AD3B" w:rsidR="006814A4" w:rsidRDefault="006814A4" w:rsidP="00846074">
            <w:pPr>
              <w:pStyle w:val="MojNormalny2"/>
              <w:ind w:firstLine="0"/>
              <w:rPr>
                <w:ins w:id="2340" w:author="Kuba Fa" w:date="2023-03-19T23:59:00Z"/>
              </w:rPr>
            </w:pPr>
            <w:ins w:id="2341" w:author="Kuba Fa" w:date="2023-03-20T00:00:00Z">
              <w:r>
                <w:t>96.09</w:t>
              </w:r>
            </w:ins>
          </w:p>
        </w:tc>
        <w:tc>
          <w:tcPr>
            <w:tcW w:w="2261" w:type="dxa"/>
          </w:tcPr>
          <w:p w14:paraId="6599E181" w14:textId="533A400F" w:rsidR="006814A4" w:rsidRDefault="00A0509C" w:rsidP="00143D3A">
            <w:pPr>
              <w:pStyle w:val="MojNormalny2"/>
              <w:keepNext/>
              <w:ind w:firstLine="0"/>
              <w:rPr>
                <w:ins w:id="2342" w:author="Kuba Fa" w:date="2023-03-19T23:59:00Z"/>
              </w:rPr>
            </w:pPr>
            <w:ins w:id="2343" w:author="Kuba Fa" w:date="2023-03-20T00:05:00Z">
              <w:r>
                <w:t>FM</w:t>
              </w:r>
            </w:ins>
          </w:p>
        </w:tc>
      </w:tr>
      <w:tr w:rsidR="006814A4" w14:paraId="047A5D9E" w14:textId="77777777" w:rsidTr="005F18F9">
        <w:trPr>
          <w:ins w:id="2344" w:author="Kuba Fa" w:date="2023-03-20T00:00:00Z"/>
        </w:trPr>
        <w:tc>
          <w:tcPr>
            <w:tcW w:w="2603" w:type="dxa"/>
          </w:tcPr>
          <w:p w14:paraId="4EE3D8B7" w14:textId="149F4213" w:rsidR="006814A4" w:rsidRDefault="006814A4" w:rsidP="00846074">
            <w:pPr>
              <w:pStyle w:val="MojNormalny2"/>
              <w:ind w:firstLine="0"/>
              <w:rPr>
                <w:ins w:id="2345" w:author="Kuba Fa" w:date="2023-03-20T00:00:00Z"/>
              </w:rPr>
            </w:pPr>
            <w:ins w:id="2346" w:author="Kuba Fa" w:date="2023-03-20T00:00:00Z">
              <w:r>
                <w:t xml:space="preserve">Phil </w:t>
              </w:r>
              <w:proofErr w:type="spellStart"/>
              <w:r>
                <w:t>Foden</w:t>
              </w:r>
              <w:proofErr w:type="spellEnd"/>
            </w:ins>
          </w:p>
        </w:tc>
        <w:tc>
          <w:tcPr>
            <w:tcW w:w="1230" w:type="dxa"/>
          </w:tcPr>
          <w:p w14:paraId="15FDD613" w14:textId="7D7A61FB" w:rsidR="006814A4" w:rsidRDefault="00A0509C" w:rsidP="00846074">
            <w:pPr>
              <w:pStyle w:val="MojNormalny2"/>
              <w:ind w:firstLine="0"/>
              <w:rPr>
                <w:ins w:id="2347" w:author="Kuba Fa" w:date="2023-03-20T00:00:00Z"/>
              </w:rPr>
            </w:pPr>
            <w:ins w:id="2348" w:author="Kuba Fa" w:date="2023-03-20T00:08:00Z">
              <w:r>
                <w:t>78.54</w:t>
              </w:r>
            </w:ins>
          </w:p>
        </w:tc>
        <w:tc>
          <w:tcPr>
            <w:tcW w:w="982" w:type="dxa"/>
          </w:tcPr>
          <w:p w14:paraId="460A5877" w14:textId="1FFABAC8" w:rsidR="006814A4" w:rsidRDefault="00A0509C" w:rsidP="00846074">
            <w:pPr>
              <w:pStyle w:val="MojNormalny2"/>
              <w:ind w:firstLine="0"/>
              <w:rPr>
                <w:ins w:id="2349" w:author="Kuba Fa" w:date="2023-03-20T00:00:00Z"/>
              </w:rPr>
            </w:pPr>
            <w:ins w:id="2350" w:author="Kuba Fa" w:date="2023-03-20T00:05:00Z">
              <w:r>
                <w:t>98.17</w:t>
              </w:r>
            </w:ins>
          </w:p>
        </w:tc>
        <w:tc>
          <w:tcPr>
            <w:tcW w:w="1417" w:type="dxa"/>
          </w:tcPr>
          <w:p w14:paraId="15F0A49A" w14:textId="18E4AFD3" w:rsidR="006814A4" w:rsidRDefault="006814A4" w:rsidP="00846074">
            <w:pPr>
              <w:pStyle w:val="MojNormalny2"/>
              <w:ind w:firstLine="0"/>
              <w:rPr>
                <w:ins w:id="2351" w:author="Kuba Fa" w:date="2023-03-20T00:00:00Z"/>
              </w:rPr>
            </w:pPr>
            <w:ins w:id="2352" w:author="Kuba Fa" w:date="2023-03-20T00:00:00Z">
              <w:r>
                <w:t>95.86</w:t>
              </w:r>
            </w:ins>
          </w:p>
        </w:tc>
        <w:tc>
          <w:tcPr>
            <w:tcW w:w="2261" w:type="dxa"/>
          </w:tcPr>
          <w:p w14:paraId="4BE7537A" w14:textId="398527FB" w:rsidR="006814A4" w:rsidRDefault="00A0509C" w:rsidP="00143D3A">
            <w:pPr>
              <w:pStyle w:val="MojNormalny2"/>
              <w:keepNext/>
              <w:ind w:firstLine="0"/>
              <w:rPr>
                <w:ins w:id="2353" w:author="Kuba Fa" w:date="2023-03-20T00:00:00Z"/>
              </w:rPr>
            </w:pPr>
            <w:ins w:id="2354" w:author="Kuba Fa" w:date="2023-03-20T00:05:00Z">
              <w:r>
                <w:t>FM</w:t>
              </w:r>
            </w:ins>
          </w:p>
        </w:tc>
      </w:tr>
      <w:tr w:rsidR="006814A4" w14:paraId="2B126018" w14:textId="77777777" w:rsidTr="005F18F9">
        <w:trPr>
          <w:ins w:id="2355" w:author="Kuba Fa" w:date="2023-03-20T00:00:00Z"/>
        </w:trPr>
        <w:tc>
          <w:tcPr>
            <w:tcW w:w="2603" w:type="dxa"/>
          </w:tcPr>
          <w:p w14:paraId="377DFEA2" w14:textId="60920AB6" w:rsidR="006814A4" w:rsidRDefault="006814A4" w:rsidP="00846074">
            <w:pPr>
              <w:pStyle w:val="MojNormalny2"/>
              <w:ind w:firstLine="0"/>
              <w:rPr>
                <w:ins w:id="2356" w:author="Kuba Fa" w:date="2023-03-20T00:00:00Z"/>
              </w:rPr>
            </w:pPr>
            <w:proofErr w:type="spellStart"/>
            <w:ins w:id="2357" w:author="Kuba Fa" w:date="2023-03-20T00:00:00Z">
              <w:r>
                <w:t>Matheus</w:t>
              </w:r>
              <w:proofErr w:type="spellEnd"/>
              <w:r>
                <w:t xml:space="preserve"> Pereira</w:t>
              </w:r>
            </w:ins>
          </w:p>
        </w:tc>
        <w:tc>
          <w:tcPr>
            <w:tcW w:w="1230" w:type="dxa"/>
          </w:tcPr>
          <w:p w14:paraId="779E608B" w14:textId="6A4B4DEB" w:rsidR="006814A4" w:rsidRDefault="00A0509C" w:rsidP="00846074">
            <w:pPr>
              <w:pStyle w:val="MojNormalny2"/>
              <w:ind w:firstLine="0"/>
              <w:rPr>
                <w:ins w:id="2358" w:author="Kuba Fa" w:date="2023-03-20T00:00:00Z"/>
              </w:rPr>
            </w:pPr>
            <w:ins w:id="2359" w:author="Kuba Fa" w:date="2023-03-20T00:06:00Z">
              <w:r>
                <w:t>56.85</w:t>
              </w:r>
            </w:ins>
          </w:p>
        </w:tc>
        <w:tc>
          <w:tcPr>
            <w:tcW w:w="982" w:type="dxa"/>
          </w:tcPr>
          <w:p w14:paraId="11EAB095" w14:textId="55293546" w:rsidR="006814A4" w:rsidRDefault="00A0509C" w:rsidP="00846074">
            <w:pPr>
              <w:pStyle w:val="MojNormalny2"/>
              <w:ind w:firstLine="0"/>
              <w:rPr>
                <w:ins w:id="2360" w:author="Kuba Fa" w:date="2023-03-20T00:00:00Z"/>
              </w:rPr>
            </w:pPr>
            <w:ins w:id="2361" w:author="Kuba Fa" w:date="2023-03-20T00:06:00Z">
              <w:r>
                <w:t>52.28</w:t>
              </w:r>
            </w:ins>
          </w:p>
        </w:tc>
        <w:tc>
          <w:tcPr>
            <w:tcW w:w="1417" w:type="dxa"/>
          </w:tcPr>
          <w:p w14:paraId="7384EFCF" w14:textId="776402A1" w:rsidR="006814A4" w:rsidRDefault="006814A4" w:rsidP="00846074">
            <w:pPr>
              <w:pStyle w:val="MojNormalny2"/>
              <w:ind w:firstLine="0"/>
              <w:rPr>
                <w:ins w:id="2362" w:author="Kuba Fa" w:date="2023-03-20T00:00:00Z"/>
              </w:rPr>
            </w:pPr>
            <w:ins w:id="2363" w:author="Kuba Fa" w:date="2023-03-20T00:00:00Z">
              <w:r>
                <w:t>95.63</w:t>
              </w:r>
            </w:ins>
          </w:p>
        </w:tc>
        <w:tc>
          <w:tcPr>
            <w:tcW w:w="2261" w:type="dxa"/>
          </w:tcPr>
          <w:p w14:paraId="4DF0D46E" w14:textId="148437B1" w:rsidR="006814A4" w:rsidRDefault="00A0509C" w:rsidP="00143D3A">
            <w:pPr>
              <w:pStyle w:val="MojNormalny2"/>
              <w:keepNext/>
              <w:ind w:firstLine="0"/>
              <w:rPr>
                <w:ins w:id="2364" w:author="Kuba Fa" w:date="2023-03-20T00:00:00Z"/>
              </w:rPr>
            </w:pPr>
            <w:ins w:id="2365" w:author="Kuba Fa" w:date="2023-03-20T00:06:00Z">
              <w:r>
                <w:t>FIFA</w:t>
              </w:r>
            </w:ins>
          </w:p>
        </w:tc>
      </w:tr>
      <w:tr w:rsidR="006814A4" w14:paraId="02DC5D3F" w14:textId="77777777" w:rsidTr="005F18F9">
        <w:trPr>
          <w:ins w:id="2366" w:author="Kuba Fa" w:date="2023-03-20T00:00:00Z"/>
        </w:trPr>
        <w:tc>
          <w:tcPr>
            <w:tcW w:w="2603" w:type="dxa"/>
          </w:tcPr>
          <w:p w14:paraId="2A34700B" w14:textId="11495DD4" w:rsidR="006814A4" w:rsidRDefault="006814A4" w:rsidP="00846074">
            <w:pPr>
              <w:pStyle w:val="MojNormalny2"/>
              <w:ind w:firstLine="0"/>
              <w:rPr>
                <w:ins w:id="2367" w:author="Kuba Fa" w:date="2023-03-20T00:00:00Z"/>
              </w:rPr>
            </w:pPr>
            <w:ins w:id="2368" w:author="Kuba Fa" w:date="2023-03-20T00:01:00Z">
              <w:r>
                <w:t>Luke Shaw</w:t>
              </w:r>
            </w:ins>
          </w:p>
        </w:tc>
        <w:tc>
          <w:tcPr>
            <w:tcW w:w="1230" w:type="dxa"/>
          </w:tcPr>
          <w:p w14:paraId="38BB20C6" w14:textId="7836E66E" w:rsidR="006814A4" w:rsidRDefault="00A0509C" w:rsidP="00846074">
            <w:pPr>
              <w:pStyle w:val="MojNormalny2"/>
              <w:ind w:firstLine="0"/>
              <w:rPr>
                <w:ins w:id="2369" w:author="Kuba Fa" w:date="2023-03-20T00:00:00Z"/>
              </w:rPr>
            </w:pPr>
            <w:ins w:id="2370" w:author="Kuba Fa" w:date="2023-03-20T00:08:00Z">
              <w:r>
                <w:t>86.53</w:t>
              </w:r>
            </w:ins>
          </w:p>
        </w:tc>
        <w:tc>
          <w:tcPr>
            <w:tcW w:w="982" w:type="dxa"/>
          </w:tcPr>
          <w:p w14:paraId="7DE53068" w14:textId="465672F4" w:rsidR="006814A4" w:rsidRDefault="00A0509C" w:rsidP="00846074">
            <w:pPr>
              <w:pStyle w:val="MojNormalny2"/>
              <w:ind w:firstLine="0"/>
              <w:rPr>
                <w:ins w:id="2371" w:author="Kuba Fa" w:date="2023-03-20T00:00:00Z"/>
              </w:rPr>
            </w:pPr>
            <w:ins w:id="2372" w:author="Kuba Fa" w:date="2023-03-20T00:08:00Z">
              <w:r>
                <w:t>87.21</w:t>
              </w:r>
            </w:ins>
          </w:p>
        </w:tc>
        <w:tc>
          <w:tcPr>
            <w:tcW w:w="1417" w:type="dxa"/>
          </w:tcPr>
          <w:p w14:paraId="5C7EF5DF" w14:textId="77F794FE" w:rsidR="006814A4" w:rsidRDefault="006814A4" w:rsidP="00846074">
            <w:pPr>
              <w:pStyle w:val="MojNormalny2"/>
              <w:ind w:firstLine="0"/>
              <w:rPr>
                <w:ins w:id="2373" w:author="Kuba Fa" w:date="2023-03-20T00:00:00Z"/>
              </w:rPr>
            </w:pPr>
            <w:ins w:id="2374" w:author="Kuba Fa" w:date="2023-03-20T00:01:00Z">
              <w:r>
                <w:t>95.30</w:t>
              </w:r>
            </w:ins>
          </w:p>
        </w:tc>
        <w:tc>
          <w:tcPr>
            <w:tcW w:w="2261" w:type="dxa"/>
          </w:tcPr>
          <w:p w14:paraId="0DAB6207" w14:textId="59A961D7" w:rsidR="006814A4" w:rsidRDefault="00A0509C" w:rsidP="00143D3A">
            <w:pPr>
              <w:pStyle w:val="MojNormalny2"/>
              <w:keepNext/>
              <w:ind w:firstLine="0"/>
              <w:rPr>
                <w:ins w:id="2375" w:author="Kuba Fa" w:date="2023-03-20T00:00:00Z"/>
              </w:rPr>
            </w:pPr>
            <w:ins w:id="2376" w:author="Kuba Fa" w:date="2023-03-20T00:08:00Z">
              <w:r>
                <w:t>FM</w:t>
              </w:r>
            </w:ins>
          </w:p>
        </w:tc>
      </w:tr>
      <w:tr w:rsidR="006814A4" w14:paraId="38ED6DB9" w14:textId="77777777" w:rsidTr="005F18F9">
        <w:trPr>
          <w:ins w:id="2377" w:author="Kuba Fa" w:date="2023-03-20T00:01:00Z"/>
        </w:trPr>
        <w:tc>
          <w:tcPr>
            <w:tcW w:w="2603" w:type="dxa"/>
          </w:tcPr>
          <w:p w14:paraId="498C99A8" w14:textId="66899FB1" w:rsidR="006814A4" w:rsidRDefault="006814A4" w:rsidP="00846074">
            <w:pPr>
              <w:pStyle w:val="MojNormalny2"/>
              <w:ind w:firstLine="0"/>
              <w:rPr>
                <w:ins w:id="2378" w:author="Kuba Fa" w:date="2023-03-20T00:01:00Z"/>
              </w:rPr>
            </w:pPr>
            <w:proofErr w:type="spellStart"/>
            <w:ins w:id="2379" w:author="Kuba Fa" w:date="2023-03-20T00:01:00Z">
              <w:r>
                <w:t>Wilfred</w:t>
              </w:r>
              <w:proofErr w:type="spellEnd"/>
              <w:r>
                <w:t xml:space="preserve"> </w:t>
              </w:r>
              <w:proofErr w:type="spellStart"/>
              <w:r>
                <w:t>Ndidi</w:t>
              </w:r>
              <w:proofErr w:type="spellEnd"/>
            </w:ins>
          </w:p>
        </w:tc>
        <w:tc>
          <w:tcPr>
            <w:tcW w:w="1230" w:type="dxa"/>
          </w:tcPr>
          <w:p w14:paraId="31EFA1F1" w14:textId="74114673" w:rsidR="006814A4" w:rsidRDefault="00A0509C" w:rsidP="00846074">
            <w:pPr>
              <w:pStyle w:val="MojNormalny2"/>
              <w:ind w:firstLine="0"/>
              <w:rPr>
                <w:ins w:id="2380" w:author="Kuba Fa" w:date="2023-03-20T00:01:00Z"/>
              </w:rPr>
            </w:pPr>
            <w:ins w:id="2381" w:author="Kuba Fa" w:date="2023-03-20T00:09:00Z">
              <w:r>
                <w:t>92.92</w:t>
              </w:r>
            </w:ins>
          </w:p>
        </w:tc>
        <w:tc>
          <w:tcPr>
            <w:tcW w:w="982" w:type="dxa"/>
          </w:tcPr>
          <w:p w14:paraId="51246135" w14:textId="3B1667F8" w:rsidR="006814A4" w:rsidRDefault="00A0509C" w:rsidP="00846074">
            <w:pPr>
              <w:pStyle w:val="MojNormalny2"/>
              <w:ind w:firstLine="0"/>
              <w:rPr>
                <w:ins w:id="2382" w:author="Kuba Fa" w:date="2023-03-20T00:01:00Z"/>
              </w:rPr>
            </w:pPr>
            <w:ins w:id="2383" w:author="Kuba Fa" w:date="2023-03-20T00:09:00Z">
              <w:r>
                <w:t>87.21</w:t>
              </w:r>
            </w:ins>
          </w:p>
        </w:tc>
        <w:tc>
          <w:tcPr>
            <w:tcW w:w="1417" w:type="dxa"/>
          </w:tcPr>
          <w:p w14:paraId="7BB2131B" w14:textId="5B6C499C" w:rsidR="006814A4" w:rsidRDefault="006814A4" w:rsidP="00846074">
            <w:pPr>
              <w:pStyle w:val="MojNormalny2"/>
              <w:ind w:firstLine="0"/>
              <w:rPr>
                <w:ins w:id="2384" w:author="Kuba Fa" w:date="2023-03-20T00:01:00Z"/>
              </w:rPr>
            </w:pPr>
            <w:ins w:id="2385" w:author="Kuba Fa" w:date="2023-03-20T00:02:00Z">
              <w:r>
                <w:t>94.84</w:t>
              </w:r>
            </w:ins>
          </w:p>
        </w:tc>
        <w:tc>
          <w:tcPr>
            <w:tcW w:w="2261" w:type="dxa"/>
          </w:tcPr>
          <w:p w14:paraId="7993DF60" w14:textId="46B7F932" w:rsidR="006814A4" w:rsidRDefault="00A0509C" w:rsidP="00143D3A">
            <w:pPr>
              <w:pStyle w:val="MojNormalny2"/>
              <w:keepNext/>
              <w:ind w:firstLine="0"/>
              <w:rPr>
                <w:ins w:id="2386" w:author="Kuba Fa" w:date="2023-03-20T00:01:00Z"/>
              </w:rPr>
            </w:pPr>
            <w:ins w:id="2387" w:author="Kuba Fa" w:date="2023-03-20T00:09:00Z">
              <w:r>
                <w:t>FIFA</w:t>
              </w:r>
            </w:ins>
          </w:p>
        </w:tc>
      </w:tr>
      <w:tr w:rsidR="006814A4" w14:paraId="10ED8566" w14:textId="77777777" w:rsidTr="005F18F9">
        <w:trPr>
          <w:ins w:id="2388" w:author="Kuba Fa" w:date="2023-03-20T00:02:00Z"/>
        </w:trPr>
        <w:tc>
          <w:tcPr>
            <w:tcW w:w="2603" w:type="dxa"/>
          </w:tcPr>
          <w:p w14:paraId="519C1E50" w14:textId="44105FC0" w:rsidR="006814A4" w:rsidRDefault="006814A4" w:rsidP="00846074">
            <w:pPr>
              <w:pStyle w:val="MojNormalny2"/>
              <w:ind w:firstLine="0"/>
              <w:rPr>
                <w:ins w:id="2389" w:author="Kuba Fa" w:date="2023-03-20T00:02:00Z"/>
              </w:rPr>
            </w:pPr>
            <w:proofErr w:type="spellStart"/>
            <w:ins w:id="2390" w:author="Kuba Fa" w:date="2023-03-20T00:02:00Z">
              <w:r>
                <w:t>Thiago</w:t>
              </w:r>
              <w:proofErr w:type="spellEnd"/>
              <w:r>
                <w:t xml:space="preserve"> Silva</w:t>
              </w:r>
            </w:ins>
          </w:p>
        </w:tc>
        <w:tc>
          <w:tcPr>
            <w:tcW w:w="1230" w:type="dxa"/>
          </w:tcPr>
          <w:p w14:paraId="6D43C54B" w14:textId="731D1A72" w:rsidR="006814A4" w:rsidRDefault="00A0509C" w:rsidP="00846074">
            <w:pPr>
              <w:pStyle w:val="MojNormalny2"/>
              <w:ind w:firstLine="0"/>
              <w:rPr>
                <w:ins w:id="2391" w:author="Kuba Fa" w:date="2023-03-20T00:02:00Z"/>
              </w:rPr>
            </w:pPr>
            <w:ins w:id="2392" w:author="Kuba Fa" w:date="2023-03-20T00:10:00Z">
              <w:r>
                <w:t>95.66</w:t>
              </w:r>
            </w:ins>
          </w:p>
        </w:tc>
        <w:tc>
          <w:tcPr>
            <w:tcW w:w="982" w:type="dxa"/>
          </w:tcPr>
          <w:p w14:paraId="5BF4AD1B" w14:textId="1997F0B0" w:rsidR="006814A4" w:rsidRDefault="00A0509C" w:rsidP="00846074">
            <w:pPr>
              <w:pStyle w:val="MojNormalny2"/>
              <w:ind w:firstLine="0"/>
              <w:rPr>
                <w:ins w:id="2393" w:author="Kuba Fa" w:date="2023-03-20T00:02:00Z"/>
              </w:rPr>
            </w:pPr>
            <w:ins w:id="2394" w:author="Kuba Fa" w:date="2023-03-20T00:10:00Z">
              <w:r>
                <w:t>98.17</w:t>
              </w:r>
            </w:ins>
          </w:p>
        </w:tc>
        <w:tc>
          <w:tcPr>
            <w:tcW w:w="1417" w:type="dxa"/>
          </w:tcPr>
          <w:p w14:paraId="54A1BD26" w14:textId="0B23EFA3" w:rsidR="006814A4" w:rsidRDefault="006814A4" w:rsidP="00846074">
            <w:pPr>
              <w:pStyle w:val="MojNormalny2"/>
              <w:ind w:firstLine="0"/>
              <w:rPr>
                <w:ins w:id="2395" w:author="Kuba Fa" w:date="2023-03-20T00:02:00Z"/>
              </w:rPr>
            </w:pPr>
            <w:ins w:id="2396" w:author="Kuba Fa" w:date="2023-03-20T00:02:00Z">
              <w:r>
                <w:t>94.38</w:t>
              </w:r>
            </w:ins>
          </w:p>
        </w:tc>
        <w:tc>
          <w:tcPr>
            <w:tcW w:w="2261" w:type="dxa"/>
          </w:tcPr>
          <w:p w14:paraId="5BE23A90" w14:textId="587E3103" w:rsidR="006814A4" w:rsidRDefault="00A0509C" w:rsidP="00143D3A">
            <w:pPr>
              <w:pStyle w:val="MojNormalny2"/>
              <w:keepNext/>
              <w:ind w:firstLine="0"/>
              <w:rPr>
                <w:ins w:id="2397" w:author="Kuba Fa" w:date="2023-03-20T00:02:00Z"/>
              </w:rPr>
            </w:pPr>
            <w:ins w:id="2398" w:author="Kuba Fa" w:date="2023-03-20T00:10:00Z">
              <w:r>
                <w:t>FIFA</w:t>
              </w:r>
            </w:ins>
          </w:p>
        </w:tc>
      </w:tr>
      <w:tr w:rsidR="006814A4" w14:paraId="07BA04C3" w14:textId="77777777" w:rsidTr="005F18F9">
        <w:trPr>
          <w:ins w:id="2399" w:author="Kuba Fa" w:date="2023-03-20T00:02:00Z"/>
        </w:trPr>
        <w:tc>
          <w:tcPr>
            <w:tcW w:w="2603" w:type="dxa"/>
          </w:tcPr>
          <w:p w14:paraId="6B65AE67" w14:textId="4C74C4CD" w:rsidR="006814A4" w:rsidRDefault="006814A4" w:rsidP="00846074">
            <w:pPr>
              <w:pStyle w:val="MojNormalny2"/>
              <w:ind w:firstLine="0"/>
              <w:rPr>
                <w:ins w:id="2400" w:author="Kuba Fa" w:date="2023-03-20T00:02:00Z"/>
              </w:rPr>
            </w:pPr>
            <w:ins w:id="2401" w:author="Kuba Fa" w:date="2023-03-20T00:02:00Z">
              <w:r>
                <w:t xml:space="preserve">Pascal </w:t>
              </w:r>
            </w:ins>
            <w:ins w:id="2402" w:author="Kuba Fa" w:date="2023-03-20T00:03:00Z">
              <w:r>
                <w:t>Gross</w:t>
              </w:r>
            </w:ins>
          </w:p>
        </w:tc>
        <w:tc>
          <w:tcPr>
            <w:tcW w:w="1230" w:type="dxa"/>
          </w:tcPr>
          <w:p w14:paraId="36E083AE" w14:textId="5422E1CA" w:rsidR="006814A4" w:rsidRDefault="00A0509C" w:rsidP="00846074">
            <w:pPr>
              <w:pStyle w:val="MojNormalny2"/>
              <w:ind w:firstLine="0"/>
              <w:rPr>
                <w:ins w:id="2403" w:author="Kuba Fa" w:date="2023-03-20T00:02:00Z"/>
              </w:rPr>
            </w:pPr>
            <w:ins w:id="2404" w:author="Kuba Fa" w:date="2023-03-20T00:11:00Z">
              <w:r>
                <w:t>67.12</w:t>
              </w:r>
            </w:ins>
          </w:p>
        </w:tc>
        <w:tc>
          <w:tcPr>
            <w:tcW w:w="982" w:type="dxa"/>
          </w:tcPr>
          <w:p w14:paraId="5E28712B" w14:textId="0D270D52" w:rsidR="006814A4" w:rsidRDefault="00A0509C" w:rsidP="00846074">
            <w:pPr>
              <w:pStyle w:val="MojNormalny2"/>
              <w:ind w:firstLine="0"/>
              <w:rPr>
                <w:ins w:id="2405" w:author="Kuba Fa" w:date="2023-03-20T00:02:00Z"/>
              </w:rPr>
            </w:pPr>
            <w:ins w:id="2406" w:author="Kuba Fa" w:date="2023-03-20T00:11:00Z">
              <w:r>
                <w:t>87.21</w:t>
              </w:r>
            </w:ins>
          </w:p>
        </w:tc>
        <w:tc>
          <w:tcPr>
            <w:tcW w:w="1417" w:type="dxa"/>
          </w:tcPr>
          <w:p w14:paraId="508A58FC" w14:textId="3179C398" w:rsidR="006814A4" w:rsidRDefault="00A0509C" w:rsidP="00846074">
            <w:pPr>
              <w:pStyle w:val="MojNormalny2"/>
              <w:ind w:firstLine="0"/>
              <w:rPr>
                <w:ins w:id="2407" w:author="Kuba Fa" w:date="2023-03-20T00:02:00Z"/>
              </w:rPr>
            </w:pPr>
            <w:ins w:id="2408" w:author="Kuba Fa" w:date="2023-03-20T00:03:00Z">
              <w:r>
                <w:t>94.15</w:t>
              </w:r>
            </w:ins>
          </w:p>
        </w:tc>
        <w:tc>
          <w:tcPr>
            <w:tcW w:w="2261" w:type="dxa"/>
          </w:tcPr>
          <w:p w14:paraId="668497A2" w14:textId="71F3DC8F" w:rsidR="006814A4" w:rsidRDefault="00A0509C" w:rsidP="00143D3A">
            <w:pPr>
              <w:pStyle w:val="MojNormalny2"/>
              <w:keepNext/>
              <w:ind w:firstLine="0"/>
              <w:rPr>
                <w:ins w:id="2409" w:author="Kuba Fa" w:date="2023-03-20T00:02:00Z"/>
              </w:rPr>
            </w:pPr>
            <w:ins w:id="2410" w:author="Kuba Fa" w:date="2023-03-20T00:11:00Z">
              <w:r>
                <w:t>FM</w:t>
              </w:r>
            </w:ins>
          </w:p>
        </w:tc>
      </w:tr>
      <w:tr w:rsidR="00A0509C" w14:paraId="07CCD1FA" w14:textId="77777777" w:rsidTr="005F18F9">
        <w:trPr>
          <w:ins w:id="2411" w:author="Kuba Fa" w:date="2023-03-20T00:11:00Z"/>
        </w:trPr>
        <w:tc>
          <w:tcPr>
            <w:tcW w:w="2603" w:type="dxa"/>
          </w:tcPr>
          <w:p w14:paraId="4DADC982" w14:textId="3AB4CDC9" w:rsidR="00A0509C" w:rsidRDefault="00A0509C" w:rsidP="00846074">
            <w:pPr>
              <w:pStyle w:val="MojNormalny2"/>
              <w:ind w:firstLine="0"/>
              <w:rPr>
                <w:ins w:id="2412" w:author="Kuba Fa" w:date="2023-03-20T00:11:00Z"/>
              </w:rPr>
            </w:pPr>
            <w:proofErr w:type="spellStart"/>
            <w:ins w:id="2413" w:author="Kuba Fa" w:date="2023-03-20T00:11:00Z">
              <w:r>
                <w:t>Thiago</w:t>
              </w:r>
            </w:ins>
            <w:proofErr w:type="spellEnd"/>
            <w:ins w:id="2414" w:author="Kuba Fa" w:date="2023-03-20T00:12:00Z">
              <w:r>
                <w:t xml:space="preserve"> </w:t>
              </w:r>
              <w:proofErr w:type="spellStart"/>
              <w:r>
                <w:t>Alcantara</w:t>
              </w:r>
            </w:ins>
            <w:proofErr w:type="spellEnd"/>
          </w:p>
        </w:tc>
        <w:tc>
          <w:tcPr>
            <w:tcW w:w="1230" w:type="dxa"/>
          </w:tcPr>
          <w:p w14:paraId="1F1856B2" w14:textId="1F3DBCF6" w:rsidR="00A0509C" w:rsidRDefault="00A0509C" w:rsidP="00846074">
            <w:pPr>
              <w:pStyle w:val="MojNormalny2"/>
              <w:ind w:firstLine="0"/>
              <w:rPr>
                <w:ins w:id="2415" w:author="Kuba Fa" w:date="2023-03-20T00:11:00Z"/>
              </w:rPr>
            </w:pPr>
            <w:ins w:id="2416" w:author="Kuba Fa" w:date="2023-03-20T00:12:00Z">
              <w:r>
                <w:t>95.66</w:t>
              </w:r>
            </w:ins>
          </w:p>
        </w:tc>
        <w:tc>
          <w:tcPr>
            <w:tcW w:w="982" w:type="dxa"/>
          </w:tcPr>
          <w:p w14:paraId="03C2B5AC" w14:textId="3F121B28" w:rsidR="00A0509C" w:rsidRDefault="00A0509C" w:rsidP="00846074">
            <w:pPr>
              <w:pStyle w:val="MojNormalny2"/>
              <w:ind w:firstLine="0"/>
              <w:rPr>
                <w:ins w:id="2417" w:author="Kuba Fa" w:date="2023-03-20T00:11:00Z"/>
              </w:rPr>
            </w:pPr>
            <w:ins w:id="2418" w:author="Kuba Fa" w:date="2023-03-20T00:12:00Z">
              <w:r>
                <w:t>98.17</w:t>
              </w:r>
            </w:ins>
          </w:p>
        </w:tc>
        <w:tc>
          <w:tcPr>
            <w:tcW w:w="1417" w:type="dxa"/>
          </w:tcPr>
          <w:p w14:paraId="5FC03424" w14:textId="66168E5A" w:rsidR="00A0509C" w:rsidRDefault="00B542BD" w:rsidP="00846074">
            <w:pPr>
              <w:pStyle w:val="MojNormalny2"/>
              <w:ind w:firstLine="0"/>
              <w:rPr>
                <w:ins w:id="2419" w:author="Kuba Fa" w:date="2023-03-20T00:11:00Z"/>
              </w:rPr>
            </w:pPr>
            <w:ins w:id="2420" w:author="Kuba Fa" w:date="2023-03-20T00:14:00Z">
              <w:r>
                <w:t>93.</w:t>
              </w:r>
            </w:ins>
            <w:ins w:id="2421" w:author="Kuba Fa" w:date="2023-03-20T00:15:00Z">
              <w:r>
                <w:t>92</w:t>
              </w:r>
            </w:ins>
          </w:p>
        </w:tc>
        <w:tc>
          <w:tcPr>
            <w:tcW w:w="2261" w:type="dxa"/>
          </w:tcPr>
          <w:p w14:paraId="6B9D2CCE" w14:textId="06763C77" w:rsidR="00A0509C" w:rsidRDefault="00B542BD" w:rsidP="00143D3A">
            <w:pPr>
              <w:pStyle w:val="MojNormalny2"/>
              <w:keepNext/>
              <w:ind w:firstLine="0"/>
              <w:rPr>
                <w:ins w:id="2422" w:author="Kuba Fa" w:date="2023-03-20T00:11:00Z"/>
              </w:rPr>
            </w:pPr>
            <w:ins w:id="2423" w:author="Kuba Fa" w:date="2023-03-20T00:15:00Z">
              <w:r>
                <w:t>FIFA</w:t>
              </w:r>
            </w:ins>
          </w:p>
        </w:tc>
      </w:tr>
      <w:tr w:rsidR="00A0509C" w14:paraId="249C67EF" w14:textId="77777777" w:rsidTr="005F18F9">
        <w:trPr>
          <w:ins w:id="2424" w:author="Kuba Fa" w:date="2023-03-20T00:12:00Z"/>
        </w:trPr>
        <w:tc>
          <w:tcPr>
            <w:tcW w:w="2603" w:type="dxa"/>
          </w:tcPr>
          <w:p w14:paraId="12635C5B" w14:textId="52CECA67" w:rsidR="00A0509C" w:rsidRDefault="00A0509C" w:rsidP="00846074">
            <w:pPr>
              <w:pStyle w:val="MojNormalny2"/>
              <w:ind w:firstLine="0"/>
              <w:rPr>
                <w:ins w:id="2425" w:author="Kuba Fa" w:date="2023-03-20T00:12:00Z"/>
              </w:rPr>
            </w:pPr>
            <w:ins w:id="2426" w:author="Kuba Fa" w:date="2023-03-20T00:13:00Z">
              <w:r>
                <w:t xml:space="preserve">Kurt </w:t>
              </w:r>
              <w:proofErr w:type="spellStart"/>
              <w:r>
                <w:t>Zouma</w:t>
              </w:r>
            </w:ins>
            <w:proofErr w:type="spellEnd"/>
          </w:p>
        </w:tc>
        <w:tc>
          <w:tcPr>
            <w:tcW w:w="1230" w:type="dxa"/>
          </w:tcPr>
          <w:p w14:paraId="08DABDBE" w14:textId="0DB41247" w:rsidR="00A0509C" w:rsidRDefault="00A0509C" w:rsidP="00846074">
            <w:pPr>
              <w:pStyle w:val="MojNormalny2"/>
              <w:ind w:firstLine="0"/>
              <w:rPr>
                <w:ins w:id="2427" w:author="Kuba Fa" w:date="2023-03-20T00:12:00Z"/>
              </w:rPr>
            </w:pPr>
            <w:ins w:id="2428" w:author="Kuba Fa" w:date="2023-03-20T00:13:00Z">
              <w:r>
                <w:t>83.33</w:t>
              </w:r>
            </w:ins>
          </w:p>
        </w:tc>
        <w:tc>
          <w:tcPr>
            <w:tcW w:w="982" w:type="dxa"/>
          </w:tcPr>
          <w:p w14:paraId="4AADDBB8" w14:textId="3D1BD9FD" w:rsidR="00A0509C" w:rsidRDefault="00B542BD" w:rsidP="00846074">
            <w:pPr>
              <w:pStyle w:val="MojNormalny2"/>
              <w:ind w:firstLine="0"/>
              <w:rPr>
                <w:ins w:id="2429" w:author="Kuba Fa" w:date="2023-03-20T00:12:00Z"/>
              </w:rPr>
            </w:pPr>
            <w:ins w:id="2430" w:author="Kuba Fa" w:date="2023-03-20T00:13:00Z">
              <w:r>
                <w:t>87.21</w:t>
              </w:r>
            </w:ins>
          </w:p>
        </w:tc>
        <w:tc>
          <w:tcPr>
            <w:tcW w:w="1417" w:type="dxa"/>
          </w:tcPr>
          <w:p w14:paraId="0AD2F671" w14:textId="3C539166" w:rsidR="00A0509C" w:rsidRDefault="00B542BD" w:rsidP="00846074">
            <w:pPr>
              <w:pStyle w:val="MojNormalny2"/>
              <w:ind w:firstLine="0"/>
              <w:rPr>
                <w:ins w:id="2431" w:author="Kuba Fa" w:date="2023-03-20T00:12:00Z"/>
              </w:rPr>
            </w:pPr>
            <w:ins w:id="2432" w:author="Kuba Fa" w:date="2023-03-20T00:15:00Z">
              <w:r>
                <w:t>93.69</w:t>
              </w:r>
            </w:ins>
          </w:p>
        </w:tc>
        <w:tc>
          <w:tcPr>
            <w:tcW w:w="2261" w:type="dxa"/>
          </w:tcPr>
          <w:p w14:paraId="5A45034C" w14:textId="6102A28E" w:rsidR="00B542BD" w:rsidRDefault="00B542BD" w:rsidP="00143D3A">
            <w:pPr>
              <w:pStyle w:val="MojNormalny2"/>
              <w:keepNext/>
              <w:ind w:firstLine="0"/>
              <w:rPr>
                <w:ins w:id="2433" w:author="Kuba Fa" w:date="2023-03-20T00:12:00Z"/>
              </w:rPr>
            </w:pPr>
            <w:ins w:id="2434" w:author="Kuba Fa" w:date="2023-03-20T00:15:00Z">
              <w:r>
                <w:t>FM</w:t>
              </w:r>
            </w:ins>
          </w:p>
        </w:tc>
      </w:tr>
      <w:tr w:rsidR="00B542BD" w14:paraId="65618806" w14:textId="77777777" w:rsidTr="005F18F9">
        <w:trPr>
          <w:ins w:id="2435" w:author="Kuba Fa" w:date="2023-03-20T00:13:00Z"/>
        </w:trPr>
        <w:tc>
          <w:tcPr>
            <w:tcW w:w="2603" w:type="dxa"/>
          </w:tcPr>
          <w:p w14:paraId="6C3FDA74" w14:textId="2F4E5279" w:rsidR="00B542BD" w:rsidRDefault="00B542BD" w:rsidP="00846074">
            <w:pPr>
              <w:pStyle w:val="MojNormalny2"/>
              <w:ind w:firstLine="0"/>
              <w:rPr>
                <w:ins w:id="2436" w:author="Kuba Fa" w:date="2023-03-20T00:13:00Z"/>
              </w:rPr>
            </w:pPr>
            <w:proofErr w:type="spellStart"/>
            <w:ins w:id="2437" w:author="Kuba Fa" w:date="2023-03-20T00:13:00Z">
              <w:r>
                <w:t>Youri</w:t>
              </w:r>
              <w:proofErr w:type="spellEnd"/>
              <w:r>
                <w:t xml:space="preserve"> </w:t>
              </w:r>
              <w:proofErr w:type="spellStart"/>
              <w:r>
                <w:t>T</w:t>
              </w:r>
            </w:ins>
            <w:ins w:id="2438" w:author="Kuba Fa" w:date="2023-03-20T00:14:00Z">
              <w:r>
                <w:t>ielemans</w:t>
              </w:r>
            </w:ins>
            <w:proofErr w:type="spellEnd"/>
          </w:p>
        </w:tc>
        <w:tc>
          <w:tcPr>
            <w:tcW w:w="1230" w:type="dxa"/>
          </w:tcPr>
          <w:p w14:paraId="68AC7A0A" w14:textId="490B5730" w:rsidR="00B542BD" w:rsidRDefault="00B542BD" w:rsidP="00846074">
            <w:pPr>
              <w:pStyle w:val="MojNormalny2"/>
              <w:ind w:firstLine="0"/>
              <w:rPr>
                <w:ins w:id="2439" w:author="Kuba Fa" w:date="2023-03-20T00:13:00Z"/>
              </w:rPr>
            </w:pPr>
            <w:ins w:id="2440" w:author="Kuba Fa" w:date="2023-03-20T00:14:00Z">
              <w:r>
                <w:t>86.53</w:t>
              </w:r>
            </w:ins>
          </w:p>
        </w:tc>
        <w:tc>
          <w:tcPr>
            <w:tcW w:w="982" w:type="dxa"/>
          </w:tcPr>
          <w:p w14:paraId="3BD2D309" w14:textId="39C0B523" w:rsidR="00B542BD" w:rsidRDefault="00B542BD" w:rsidP="00846074">
            <w:pPr>
              <w:pStyle w:val="MojNormalny2"/>
              <w:ind w:firstLine="0"/>
              <w:rPr>
                <w:ins w:id="2441" w:author="Kuba Fa" w:date="2023-03-20T00:13:00Z"/>
              </w:rPr>
            </w:pPr>
            <w:ins w:id="2442" w:author="Kuba Fa" w:date="2023-03-20T00:14:00Z">
              <w:r>
                <w:t>87.21</w:t>
              </w:r>
            </w:ins>
          </w:p>
        </w:tc>
        <w:tc>
          <w:tcPr>
            <w:tcW w:w="1417" w:type="dxa"/>
          </w:tcPr>
          <w:p w14:paraId="21F6CE59" w14:textId="0B8DABB9" w:rsidR="00B542BD" w:rsidRDefault="00B542BD" w:rsidP="00846074">
            <w:pPr>
              <w:pStyle w:val="MojNormalny2"/>
              <w:ind w:firstLine="0"/>
              <w:rPr>
                <w:ins w:id="2443" w:author="Kuba Fa" w:date="2023-03-20T00:13:00Z"/>
              </w:rPr>
            </w:pPr>
            <w:ins w:id="2444" w:author="Kuba Fa" w:date="2023-03-20T00:15:00Z">
              <w:r>
                <w:t>93.46</w:t>
              </w:r>
            </w:ins>
          </w:p>
        </w:tc>
        <w:tc>
          <w:tcPr>
            <w:tcW w:w="2261" w:type="dxa"/>
          </w:tcPr>
          <w:p w14:paraId="1456EA27" w14:textId="688D0AA6" w:rsidR="00B542BD" w:rsidRDefault="00B542BD" w:rsidP="00143D3A">
            <w:pPr>
              <w:pStyle w:val="MojNormalny2"/>
              <w:keepNext/>
              <w:ind w:firstLine="0"/>
              <w:rPr>
                <w:ins w:id="2445" w:author="Kuba Fa" w:date="2023-03-20T00:13:00Z"/>
              </w:rPr>
            </w:pPr>
            <w:ins w:id="2446" w:author="Kuba Fa" w:date="2023-03-20T00:15:00Z">
              <w:r>
                <w:t>FM</w:t>
              </w:r>
            </w:ins>
          </w:p>
        </w:tc>
      </w:tr>
    </w:tbl>
    <w:p w14:paraId="16A7F533" w14:textId="738CAD59"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t xml:space="preserve">Tabela </w:t>
      </w:r>
      <w:ins w:id="2447" w:author="Kuba Fa" w:date="2023-03-20T15:35:00Z">
        <w:r w:rsidR="000732E0">
          <w:rPr>
            <w:rFonts w:asciiTheme="minorHAnsi" w:hAnsiTheme="minorHAnsi" w:cstheme="minorBidi"/>
            <w:i/>
            <w:iCs/>
            <w:color w:val="44546A" w:themeColor="text2"/>
            <w:sz w:val="22"/>
            <w:szCs w:val="22"/>
          </w:rPr>
          <w:t>3</w:t>
        </w:r>
      </w:ins>
      <w:del w:id="2448" w:author="Kuba Fa" w:date="2023-03-20T15:35:00Z">
        <w:r w:rsidRPr="00143D3A" w:rsidDel="000732E0">
          <w:rPr>
            <w:rFonts w:asciiTheme="minorHAnsi" w:hAnsiTheme="minorHAnsi" w:cstheme="minorBidi"/>
            <w:i/>
            <w:iCs/>
            <w:color w:val="44546A" w:themeColor="text2"/>
            <w:sz w:val="22"/>
            <w:szCs w:val="22"/>
          </w:rPr>
          <w:delText>11</w:delText>
        </w:r>
      </w:del>
      <w:r w:rsidRPr="00143D3A">
        <w:rPr>
          <w:rFonts w:asciiTheme="minorHAnsi" w:hAnsiTheme="minorHAnsi" w:cstheme="minorBidi"/>
          <w:i/>
          <w:iCs/>
          <w:color w:val="44546A" w:themeColor="text2"/>
          <w:sz w:val="22"/>
          <w:szCs w:val="22"/>
        </w:rPr>
        <w:t xml:space="preserve"> </w:t>
      </w:r>
      <w:del w:id="2449" w:author="Kuba Fa" w:date="2023-03-19T23:29:00Z">
        <w:r w:rsidRPr="00143D3A" w:rsidDel="00D8403B">
          <w:rPr>
            <w:rFonts w:asciiTheme="minorHAnsi" w:hAnsiTheme="minorHAnsi" w:cstheme="minorBidi"/>
            <w:i/>
            <w:iCs/>
            <w:color w:val="44546A" w:themeColor="text2"/>
            <w:sz w:val="22"/>
            <w:szCs w:val="22"/>
          </w:rPr>
          <w:delText>-</w:delText>
        </w:r>
      </w:del>
      <w:ins w:id="2450" w:author="Kuba Fa" w:date="2023-03-19T23:29:00Z">
        <w:r w:rsidR="00D8403B">
          <w:rPr>
            <w:rFonts w:asciiTheme="minorHAnsi" w:hAnsiTheme="minorHAnsi" w:cstheme="minorBidi"/>
            <w:i/>
            <w:iCs/>
            <w:color w:val="44546A" w:themeColor="text2"/>
            <w:sz w:val="22"/>
            <w:szCs w:val="22"/>
          </w:rPr>
          <w:t>–</w:t>
        </w:r>
      </w:ins>
      <w:r w:rsidRPr="00143D3A">
        <w:rPr>
          <w:rFonts w:asciiTheme="minorHAnsi" w:hAnsiTheme="minorHAnsi" w:cstheme="minorBidi"/>
          <w:i/>
          <w:iCs/>
          <w:color w:val="44546A" w:themeColor="text2"/>
          <w:sz w:val="22"/>
          <w:szCs w:val="22"/>
        </w:rPr>
        <w:t xml:space="preserve"> Tabela najlepszych zawodników według </w:t>
      </w:r>
      <w:proofErr w:type="spellStart"/>
      <w:r w:rsidRPr="00143D3A">
        <w:rPr>
          <w:rFonts w:asciiTheme="minorHAnsi" w:hAnsiTheme="minorHAnsi" w:cstheme="minorBidi"/>
          <w:i/>
          <w:iCs/>
          <w:color w:val="44546A" w:themeColor="text2"/>
          <w:sz w:val="22"/>
          <w:szCs w:val="22"/>
        </w:rPr>
        <w:t>Sofascore</w:t>
      </w:r>
      <w:proofErr w:type="spellEnd"/>
      <w:r w:rsidRPr="00143D3A">
        <w:rPr>
          <w:rFonts w:asciiTheme="minorHAnsi" w:hAnsiTheme="minorHAnsi" w:cstheme="minorBidi"/>
          <w:i/>
          <w:iCs/>
          <w:color w:val="44546A" w:themeColor="text2"/>
          <w:sz w:val="22"/>
          <w:szCs w:val="22"/>
        </w:rPr>
        <w:t>, którzy nie byli wśród najlepszej 10 obu gier</w:t>
      </w:r>
      <w:r w:rsidR="00AC533F" w:rsidRPr="00143D3A">
        <w:rPr>
          <w:rFonts w:asciiTheme="minorHAnsi" w:hAnsiTheme="minorHAnsi" w:cstheme="minorBidi"/>
          <w:i/>
          <w:iCs/>
          <w:color w:val="44546A" w:themeColor="text2"/>
          <w:sz w:val="22"/>
          <w:szCs w:val="22"/>
        </w:rPr>
        <w:t>, FM – Football Manager</w:t>
      </w:r>
    </w:p>
    <w:p w14:paraId="7F9608B2" w14:textId="6C820158" w:rsidR="00EB4DBF" w:rsidDel="00B542BD" w:rsidRDefault="00E266C9" w:rsidP="00B8186E">
      <w:pPr>
        <w:pStyle w:val="MojNormalny2"/>
        <w:ind w:firstLine="708"/>
        <w:rPr>
          <w:del w:id="2451" w:author="Kuba Fa" w:date="2023-03-20T00:14:00Z"/>
        </w:rPr>
      </w:pPr>
      <w:del w:id="2452" w:author="Kuba Fa" w:date="2023-03-20T00:14:00Z">
        <w:r w:rsidDel="00B542BD">
          <w:delText xml:space="preserve">Podobnie jak </w:delText>
        </w:r>
        <w:r w:rsidR="00FA102F" w:rsidDel="00B542BD">
          <w:delText>Tabeli 10</w:delText>
        </w:r>
        <w:r w:rsidDel="00B542BD">
          <w:delText xml:space="preserve">, bardziej miarodajnym źródłem okazał się Football Manager, który </w:delText>
        </w:r>
        <w:r w:rsidR="00FA102F" w:rsidDel="00B542BD">
          <w:delText xml:space="preserve">był bliższy wartości z Sofascore </w:delText>
        </w:r>
        <w:r w:rsidDel="00B542BD">
          <w:delText xml:space="preserve">7 razy. Dwukrotnie bliżej </w:delText>
        </w:r>
        <w:r w:rsidR="00FA102F" w:rsidDel="00B542BD">
          <w:delText xml:space="preserve">szacowania </w:delText>
        </w:r>
        <w:r w:rsidDel="00B542BD">
          <w:delText xml:space="preserve">była </w:delText>
        </w:r>
        <w:r w:rsidR="00FA102F" w:rsidDel="00B542BD">
          <w:delText>ocena z FIFY</w:delText>
        </w:r>
        <w:r w:rsidDel="00B542BD">
          <w:delText>, a raz dany zawodnik był na takiej samej pozycji w rankingu.</w:delText>
        </w:r>
      </w:del>
    </w:p>
    <w:p w14:paraId="2BAB406B" w14:textId="3705514F" w:rsidR="00CA4A4A" w:rsidRDefault="00CA4A4A">
      <w:pPr>
        <w:pStyle w:val="MojNormalny2"/>
        <w:ind w:left="360" w:firstLine="0"/>
        <w:rPr>
          <w:b/>
          <w:bCs/>
          <w:sz w:val="32"/>
          <w:szCs w:val="32"/>
        </w:rPr>
        <w:pPrChange w:id="2453" w:author="Kuba Fa" w:date="2023-03-19T23:48:00Z">
          <w:pPr>
            <w:pStyle w:val="MojNormalny2"/>
            <w:ind w:firstLine="0"/>
          </w:pPr>
        </w:pPrChange>
      </w:pPr>
      <w:del w:id="2454" w:author="Kuba Fa" w:date="2023-03-19T23:29:00Z">
        <w:r w:rsidRPr="00143D3A" w:rsidDel="00D8403B">
          <w:rPr>
            <w:b/>
            <w:bCs/>
            <w:sz w:val="32"/>
            <w:szCs w:val="32"/>
          </w:rPr>
          <w:delText>4.3</w:delText>
        </w:r>
      </w:del>
      <w:ins w:id="2455" w:author="Kuba Fa" w:date="2023-03-19T23:48:00Z">
        <w:r w:rsidR="003D526B">
          <w:rPr>
            <w:b/>
            <w:bCs/>
            <w:sz w:val="32"/>
            <w:szCs w:val="32"/>
          </w:rPr>
          <w:t>4.3</w:t>
        </w:r>
      </w:ins>
      <w:del w:id="2456" w:author="Kuba Fa" w:date="2023-03-19T23:29:00Z">
        <w:r w:rsidRPr="00143D3A" w:rsidDel="00D8403B">
          <w:rPr>
            <w:b/>
            <w:bCs/>
            <w:sz w:val="32"/>
            <w:szCs w:val="32"/>
          </w:rPr>
          <w:delText xml:space="preserve"> </w:delText>
        </w:r>
      </w:del>
      <w:r w:rsidRPr="00143D3A">
        <w:rPr>
          <w:b/>
          <w:bCs/>
          <w:sz w:val="32"/>
          <w:szCs w:val="32"/>
        </w:rPr>
        <w:t>Testy manualne</w:t>
      </w:r>
    </w:p>
    <w:p w14:paraId="328BF875" w14:textId="5CF01CDF"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ins w:id="2457" w:author="Kuba Fa" w:date="2023-03-19T23:48:00Z">
        <w:r w:rsidR="003D526B">
          <w:t>np</w:t>
        </w:r>
      </w:ins>
      <w:del w:id="2458" w:author="Kuba Fa" w:date="2023-03-19T23:29:00Z">
        <w:r w:rsidR="00FA102F" w:rsidDel="00D8403B">
          <w:delText>np</w:delText>
        </w:r>
      </w:del>
      <w:r w:rsidR="00FA102F">
        <w:t>.</w:t>
      </w:r>
      <w:r>
        <w:t xml:space="preserve"> za pomocą takiego narzędzia jak Husky, do takiego zdarzenia nie ma prawa dojść. W momencie błędu, czyli niespełnienia </w:t>
      </w:r>
      <w:r>
        <w:lastRenderedPageBreak/>
        <w:t xml:space="preserve">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0017CB">
        <w:t>[</w:t>
      </w:r>
      <w:r w:rsidR="00FD366F">
        <w:t>1</w:t>
      </w:r>
      <w:r w:rsidR="003A60CE">
        <w:t>9</w:t>
      </w:r>
      <w:r w:rsidR="000017CB">
        <w:t>]</w:t>
      </w:r>
      <w:r w:rsidR="003A60CE">
        <w:t>.</w:t>
      </w:r>
      <w:r w:rsidR="00EA6397" w:rsidRPr="00EA6397">
        <w:rPr>
          <w:color w:val="FF0000"/>
        </w:rPr>
        <w:t xml:space="preserve"> </w:t>
      </w:r>
      <w:r>
        <w:t xml:space="preserve">W aplikacji za pomocą </w:t>
      </w:r>
      <w:proofErr w:type="spellStart"/>
      <w:r>
        <w:t>Cypressa</w:t>
      </w:r>
      <w:proofErr w:type="spellEnd"/>
      <w:r>
        <w:t xml:space="preserve"> dodane zostały testy sprawdzające tabele sortującą. W podstronie zawodników, po naciśnięciu przycisku źródła danego atrybutu, witryna uporządkowuje graczy w kolejności od największej wartości tej statystyki, bądź różnicy pomiędzy oboma źródłami.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1"/>
                    <a:stretch>
                      <a:fillRect/>
                    </a:stretch>
                  </pic:blipFill>
                  <pic:spPr>
                    <a:xfrm>
                      <a:off x="0" y="0"/>
                      <a:ext cx="5609333" cy="4344484"/>
                    </a:xfrm>
                    <a:prstGeom prst="rect">
                      <a:avLst/>
                    </a:prstGeom>
                  </pic:spPr>
                </pic:pic>
              </a:graphicData>
            </a:graphic>
          </wp:inline>
        </w:drawing>
      </w:r>
    </w:p>
    <w:p w14:paraId="064B6C88" w14:textId="29FEF94C"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del w:id="2459" w:author="Kuba Fa" w:date="2023-03-19T23:29:00Z">
        <w:r w:rsidR="005C4115" w:rsidRPr="00143D3A" w:rsidDel="00D8403B">
          <w:rPr>
            <w:sz w:val="22"/>
            <w:szCs w:val="22"/>
          </w:rPr>
          <w:delText>5</w:delText>
        </w:r>
      </w:del>
      <w:ins w:id="2460" w:author="Kuba Fa" w:date="2023-03-19T23:29:00Z">
        <w:r w:rsidR="00D8403B">
          <w:rPr>
            <w:sz w:val="22"/>
            <w:szCs w:val="22"/>
          </w:rPr>
          <w:t>–</w:t>
        </w:r>
      </w:ins>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13F32779" w14:textId="723DF80A" w:rsidR="00B8186E" w:rsidRDefault="00B8186E" w:rsidP="00B8186E">
      <w:pPr>
        <w:pStyle w:val="MojNormalny2"/>
      </w:pPr>
    </w:p>
    <w:p w14:paraId="4E61827B" w14:textId="0DD7836D" w:rsidR="00B8186E" w:rsidRDefault="00B8186E" w:rsidP="00B8186E">
      <w:pPr>
        <w:pStyle w:val="MojNormalny2"/>
      </w:pPr>
    </w:p>
    <w:p w14:paraId="1FD99ECD" w14:textId="7AADECC5" w:rsidR="00B8186E" w:rsidRDefault="00B8186E" w:rsidP="00B8186E">
      <w:pPr>
        <w:pStyle w:val="MojNormalny2"/>
      </w:pPr>
    </w:p>
    <w:p w14:paraId="7D613AA6" w14:textId="1613E087" w:rsidR="00B8186E" w:rsidRDefault="00B8186E" w:rsidP="00B8186E">
      <w:pPr>
        <w:pStyle w:val="MojNormalny2"/>
      </w:pPr>
    </w:p>
    <w:p w14:paraId="29E7C15E" w14:textId="77777777" w:rsidR="00B8186E" w:rsidRDefault="00B8186E" w:rsidP="00143D3A">
      <w:pPr>
        <w:pStyle w:val="Legenda"/>
        <w:jc w:val="center"/>
        <w:rPr>
          <w:rFonts w:ascii="Times New Roman" w:hAnsi="Times New Roman" w:cs="Times New Roman"/>
          <w:i w:val="0"/>
          <w:iCs w:val="0"/>
          <w:sz w:val="24"/>
          <w:szCs w:val="24"/>
        </w:rPr>
      </w:pPr>
    </w:p>
    <w:p w14:paraId="2C6269CF" w14:textId="7C85890D"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06614FA4" w:rsidR="00CA4A4A" w:rsidRDefault="00CA4A4A" w:rsidP="00267892">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p>
    <w:p w14:paraId="4EB1B781" w14:textId="77777777" w:rsidR="00581BCD" w:rsidRDefault="00581BCD" w:rsidP="00B8186E">
      <w:pPr>
        <w:pStyle w:val="MojNormalny2"/>
        <w:ind w:firstLine="0"/>
        <w:jc w:val="left"/>
      </w:pPr>
    </w:p>
    <w:p w14:paraId="4D9C777D" w14:textId="77777777" w:rsidR="00581BCD" w:rsidRDefault="00581BCD" w:rsidP="00B8186E">
      <w:pPr>
        <w:pStyle w:val="MojNormalny2"/>
        <w:ind w:firstLine="0"/>
        <w:jc w:val="left"/>
      </w:pPr>
    </w:p>
    <w:p w14:paraId="46F6DDD6" w14:textId="1D728672" w:rsidR="00CA4A4A" w:rsidRPr="00F2797C" w:rsidRDefault="00A9616F" w:rsidP="00B8186E">
      <w:pPr>
        <w:pStyle w:val="MojNormalny2"/>
        <w:ind w:firstLine="0"/>
        <w:jc w:val="left"/>
      </w:pPr>
      <w:r w:rsidRPr="00883C92">
        <w:rPr>
          <w:sz w:val="22"/>
          <w:szCs w:val="22"/>
        </w:rPr>
        <w:lastRenderedPageBreak/>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5170D2A8"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p>
    <w:p w14:paraId="5185A054" w14:textId="34B770BE" w:rsidR="00A9616F" w:rsidRPr="00143D3A" w:rsidRDefault="00A9616F" w:rsidP="00B8186E">
      <w:pPr>
        <w:pStyle w:val="MojNormalny2"/>
        <w:ind w:firstLine="0"/>
      </w:pPr>
      <w:r w:rsidRPr="00883C92">
        <w:rPr>
          <w:sz w:val="22"/>
          <w:szCs w:val="22"/>
        </w:rPr>
        <w:t>Przeszukiwanie wszystkich elementów tablicy</w:t>
      </w:r>
    </w:p>
    <w:p w14:paraId="736C8564" w14:textId="77777777" w:rsidR="00CA4A4A" w:rsidRDefault="00CA4A4A" w:rsidP="00143D3A">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2F1A28D8"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lastRenderedPageBreak/>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47DD715D"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p>
    <w:p w14:paraId="561F03F2" w14:textId="65C755DB" w:rsidR="00A9616F" w:rsidRPr="00143D3A" w:rsidRDefault="00A9616F" w:rsidP="00143D3A">
      <w:pPr>
        <w:pStyle w:val="MojNormalny2"/>
      </w:pPr>
      <w:r w:rsidRPr="00883C92">
        <w:rPr>
          <w:sz w:val="22"/>
          <w:szCs w:val="22"/>
        </w:rPr>
        <w:t>Sprawdzenie czy wartości będące wyżej po sortowaniu (Rysunek 39)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6"/>
                    <a:stretch>
                      <a:fillRect/>
                    </a:stretch>
                  </pic:blipFill>
                  <pic:spPr>
                    <a:xfrm>
                      <a:off x="0" y="0"/>
                      <a:ext cx="5759908" cy="3753970"/>
                    </a:xfrm>
                    <a:prstGeom prst="rect">
                      <a:avLst/>
                    </a:prstGeom>
                  </pic:spPr>
                </pic:pic>
              </a:graphicData>
            </a:graphic>
          </wp:inline>
        </w:drawing>
      </w:r>
    </w:p>
    <w:p w14:paraId="124A6D8C" w14:textId="334A15CB" w:rsidR="00CA4A4A" w:rsidRPr="00143D3A" w:rsidRDefault="00CA4A4A" w:rsidP="00143D3A">
      <w:pPr>
        <w:pStyle w:val="Legenda"/>
        <w:jc w:val="center"/>
        <w:rPr>
          <w:b/>
          <w:bCs/>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p>
    <w:p w14:paraId="39D897DD" w14:textId="3C32E529"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p>
    <w:p w14:paraId="0BE847C5" w14:textId="693A4763"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 xml:space="preserve">atrybuty oceny ogólnej, czyli najważniejszej statystyki wyglądają podobnie. Przykładowo trójka </w:t>
      </w:r>
      <w:proofErr w:type="spellStart"/>
      <w:r w:rsidR="002850BB" w:rsidRPr="00A36E0A">
        <w:rPr>
          <w:sz w:val="24"/>
          <w:szCs w:val="24"/>
          <w:lang w:eastAsia="pl-PL"/>
        </w:rPr>
        <w:t>Sadio</w:t>
      </w:r>
      <w:proofErr w:type="spellEnd"/>
      <w:r w:rsidR="002850BB" w:rsidRPr="00A36E0A">
        <w:rPr>
          <w:sz w:val="24"/>
          <w:szCs w:val="24"/>
          <w:lang w:eastAsia="pl-PL"/>
        </w:rPr>
        <w:t xml:space="preserve"> Mane, </w:t>
      </w:r>
      <w:proofErr w:type="spellStart"/>
      <w:r w:rsidR="002850BB" w:rsidRPr="00A36E0A">
        <w:rPr>
          <w:sz w:val="24"/>
          <w:szCs w:val="24"/>
          <w:lang w:eastAsia="pl-PL"/>
        </w:rPr>
        <w:t>Mohamed</w:t>
      </w:r>
      <w:proofErr w:type="spellEnd"/>
      <w:r w:rsidR="002850BB" w:rsidRPr="00A36E0A">
        <w:rPr>
          <w:sz w:val="24"/>
          <w:szCs w:val="24"/>
          <w:lang w:eastAsia="pl-PL"/>
        </w:rPr>
        <w:t xml:space="preserve"> </w:t>
      </w:r>
      <w:proofErr w:type="spellStart"/>
      <w:r w:rsidR="002850BB" w:rsidRPr="00A36E0A">
        <w:rPr>
          <w:sz w:val="24"/>
          <w:szCs w:val="24"/>
          <w:lang w:eastAsia="pl-PL"/>
        </w:rPr>
        <w:t>Salah</w:t>
      </w:r>
      <w:proofErr w:type="spellEnd"/>
      <w:r w:rsidR="002850BB" w:rsidRPr="00A36E0A">
        <w:rPr>
          <w:sz w:val="24"/>
          <w:szCs w:val="24"/>
          <w:lang w:eastAsia="pl-PL"/>
        </w:rPr>
        <w:t xml:space="preserve"> i Virgil van </w:t>
      </w:r>
      <w:proofErr w:type="spellStart"/>
      <w:r w:rsidR="002850BB" w:rsidRPr="00A36E0A">
        <w:rPr>
          <w:sz w:val="24"/>
          <w:szCs w:val="24"/>
          <w:lang w:eastAsia="pl-PL"/>
        </w:rPr>
        <w:t>Dijk</w:t>
      </w:r>
      <w:proofErr w:type="spellEnd"/>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w:t>
      </w:r>
      <w:proofErr w:type="spellStart"/>
      <w:r w:rsidR="008D1D0D" w:rsidRPr="00A36E0A">
        <w:rPr>
          <w:sz w:val="24"/>
          <w:szCs w:val="24"/>
          <w:lang w:eastAsia="pl-PL"/>
        </w:rPr>
        <w:t>League</w:t>
      </w:r>
      <w:proofErr w:type="spellEnd"/>
      <w:r w:rsidR="008D1D0D" w:rsidRPr="00A36E0A">
        <w:rPr>
          <w:sz w:val="24"/>
          <w:szCs w:val="24"/>
          <w:lang w:eastAsia="pl-PL"/>
        </w:rPr>
        <w:t xml:space="preserve">, </w:t>
      </w:r>
      <w:r w:rsidR="002850BB" w:rsidRPr="00A36E0A">
        <w:rPr>
          <w:sz w:val="24"/>
          <w:szCs w:val="24"/>
          <w:lang w:eastAsia="pl-PL"/>
        </w:rPr>
        <w:t xml:space="preserve">ma takie same </w:t>
      </w:r>
      <w:r w:rsidR="008D1D0D" w:rsidRPr="00A36E0A">
        <w:rPr>
          <w:sz w:val="24"/>
          <w:szCs w:val="24"/>
          <w:lang w:eastAsia="pl-PL"/>
        </w:rPr>
        <w:t xml:space="preserve">wartości ocen. Virgil van </w:t>
      </w:r>
      <w:proofErr w:type="spellStart"/>
      <w:r w:rsidR="008D1D0D" w:rsidRPr="00A36E0A">
        <w:rPr>
          <w:sz w:val="24"/>
          <w:szCs w:val="24"/>
          <w:lang w:eastAsia="pl-PL"/>
        </w:rPr>
        <w:t>Dijk</w:t>
      </w:r>
      <w:proofErr w:type="spellEnd"/>
      <w:r w:rsidR="008D1D0D" w:rsidRPr="00A36E0A">
        <w:rPr>
          <w:sz w:val="24"/>
          <w:szCs w:val="24"/>
          <w:lang w:eastAsia="pl-PL"/>
        </w:rPr>
        <w:t xml:space="preserve">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xml:space="preserve">, lecz pozostali zawodnicy w rzeczywistości spisywali się dobrze. Znalazło się paru piłkarzy, którzy byli niżej oceniani, a zaliczyli ciut lepszy sezon według </w:t>
      </w:r>
      <w:proofErr w:type="spellStart"/>
      <w:r w:rsidR="00A9616F">
        <w:rPr>
          <w:sz w:val="24"/>
          <w:szCs w:val="24"/>
          <w:lang w:eastAsia="pl-PL"/>
        </w:rPr>
        <w:t>S</w:t>
      </w:r>
      <w:r w:rsidR="00A9616F" w:rsidRPr="00A36E0A">
        <w:rPr>
          <w:sz w:val="24"/>
          <w:szCs w:val="24"/>
          <w:lang w:eastAsia="pl-PL"/>
        </w:rPr>
        <w:t>ofascore</w:t>
      </w:r>
      <w:proofErr w:type="spellEnd"/>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 xml:space="preserve">Tak dzieje się przykładowo z Bernardo </w:t>
      </w:r>
      <w:proofErr w:type="spellStart"/>
      <w:r w:rsidR="008B503B" w:rsidRPr="00A36E0A">
        <w:rPr>
          <w:sz w:val="24"/>
          <w:szCs w:val="24"/>
          <w:lang w:eastAsia="pl-PL"/>
        </w:rPr>
        <w:t>Silvą</w:t>
      </w:r>
      <w:proofErr w:type="spellEnd"/>
      <w:r w:rsidR="00A9616F">
        <w:rPr>
          <w:sz w:val="24"/>
          <w:szCs w:val="24"/>
          <w:lang w:eastAsia="pl-PL"/>
        </w:rPr>
        <w:t xml:space="preserve"> [Tabela </w:t>
      </w:r>
      <w:ins w:id="2461" w:author="Kuba Fa" w:date="2023-03-20T15:36:00Z">
        <w:r w:rsidR="000732E0">
          <w:rPr>
            <w:sz w:val="24"/>
            <w:szCs w:val="24"/>
            <w:lang w:eastAsia="pl-PL"/>
          </w:rPr>
          <w:t>2</w:t>
        </w:r>
      </w:ins>
      <w:del w:id="2462" w:author="Kuba Fa" w:date="2023-03-20T15:36:00Z">
        <w:r w:rsidR="00A9616F" w:rsidDel="000732E0">
          <w:rPr>
            <w:sz w:val="24"/>
            <w:szCs w:val="24"/>
            <w:lang w:eastAsia="pl-PL"/>
          </w:rPr>
          <w:delText>10</w:delText>
        </w:r>
      </w:del>
      <w:r w:rsidR="00A9616F">
        <w:rPr>
          <w:sz w:val="24"/>
          <w:szCs w:val="24"/>
          <w:lang w:eastAsia="pl-PL"/>
        </w:rPr>
        <w:t>]</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 xml:space="preserve">były bliżej prawdy według źródła </w:t>
      </w:r>
      <w:proofErr w:type="spellStart"/>
      <w:r w:rsidR="00A9616F">
        <w:rPr>
          <w:sz w:val="24"/>
          <w:szCs w:val="24"/>
          <w:lang w:eastAsia="pl-PL"/>
        </w:rPr>
        <w:t>Sofascore</w:t>
      </w:r>
      <w:proofErr w:type="spellEnd"/>
      <w:r w:rsidR="00D51742" w:rsidRPr="00A36E0A">
        <w:rPr>
          <w:sz w:val="24"/>
          <w:szCs w:val="24"/>
          <w:lang w:eastAsia="pl-PL"/>
        </w:rPr>
        <w:t>.</w:t>
      </w:r>
      <w:r w:rsidR="008B503B" w:rsidRPr="00A36E0A">
        <w:rPr>
          <w:sz w:val="24"/>
          <w:szCs w:val="24"/>
          <w:lang w:eastAsia="pl-PL"/>
        </w:rPr>
        <w:t xml:space="preserve"> Kevin De </w:t>
      </w:r>
      <w:proofErr w:type="spellStart"/>
      <w:r w:rsidR="008B503B" w:rsidRPr="00A36E0A">
        <w:rPr>
          <w:sz w:val="24"/>
          <w:szCs w:val="24"/>
          <w:lang w:eastAsia="pl-PL"/>
        </w:rPr>
        <w:t>Bruyne</w:t>
      </w:r>
      <w:proofErr w:type="spellEnd"/>
      <w:r w:rsidR="008B503B" w:rsidRPr="00A36E0A">
        <w:rPr>
          <w:sz w:val="24"/>
          <w:szCs w:val="24"/>
          <w:lang w:eastAsia="pl-PL"/>
        </w:rPr>
        <w:t xml:space="preserve">, który był stawiany przez nich w roli lidera tych rozgrywek, rzeczywiście posiadał najlepszą średnią ocenę ogólną w serwisie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skutkiem świetnej gry w poprzednich sezonach. Mało który piłkarz </w:t>
      </w:r>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 niska ocena w grze mogłaby powodować zła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r w:rsidR="009F67B6" w:rsidRPr="00A36E0A">
        <w:rPr>
          <w:sz w:val="24"/>
          <w:szCs w:val="24"/>
          <w:lang w:eastAsia="pl-PL"/>
        </w:rPr>
        <w:t>Mimo iż Football Manager ustala wartości w zakresie od 1 do 20, a F</w:t>
      </w:r>
      <w:r w:rsidR="00EB3BA4">
        <w:rPr>
          <w:sz w:val="24"/>
          <w:szCs w:val="24"/>
          <w:lang w:eastAsia="pl-PL"/>
        </w:rPr>
        <w:t>IFA</w:t>
      </w:r>
      <w:r w:rsidR="009F67B6" w:rsidRPr="00A36E0A">
        <w:rPr>
          <w:sz w:val="24"/>
          <w:szCs w:val="24"/>
          <w:lang w:eastAsia="pl-PL"/>
        </w:rPr>
        <w:t xml:space="preserve"> od 1 do 99 to uważam źródło danych z Football Managera za minimalnie bardziej jakościowe od F</w:t>
      </w:r>
      <w:r w:rsidR="00EB3BA4">
        <w:rPr>
          <w:sz w:val="24"/>
          <w:szCs w:val="24"/>
          <w:lang w:eastAsia="pl-PL"/>
        </w:rPr>
        <w:t>IFY</w:t>
      </w:r>
      <w:r w:rsidR="009F67B6" w:rsidRPr="00A36E0A">
        <w:rPr>
          <w:sz w:val="24"/>
          <w:szCs w:val="24"/>
          <w:lang w:eastAsia="pl-PL"/>
        </w:rPr>
        <w:t xml:space="preserve">. Zauważyłem również, że </w:t>
      </w:r>
      <w:r w:rsidR="00A663DE" w:rsidRPr="00A36E0A">
        <w:rPr>
          <w:sz w:val="24"/>
          <w:szCs w:val="24"/>
          <w:lang w:eastAsia="pl-PL"/>
        </w:rPr>
        <w:t xml:space="preserve">w danych z symulatora trenera piłkarskiego wartość szybkości ma mniejszy wpływ na wysokość oceny ogólnej. </w:t>
      </w:r>
      <w:r w:rsidR="009F67B6" w:rsidRPr="00A36E0A">
        <w:rPr>
          <w:sz w:val="24"/>
          <w:szCs w:val="24"/>
          <w:lang w:eastAsia="pl-PL"/>
        </w:rPr>
        <w:t xml:space="preserve"> </w:t>
      </w:r>
    </w:p>
    <w:p w14:paraId="0FAFCB50" w14:textId="17875656" w:rsidR="00164C62" w:rsidRDefault="00164C62" w:rsidP="00143D3A">
      <w:pPr>
        <w:jc w:val="both"/>
        <w:rPr>
          <w:sz w:val="24"/>
          <w:szCs w:val="24"/>
          <w:lang w:eastAsia="pl-PL"/>
        </w:rPr>
      </w:pPr>
      <w:r w:rsidRPr="00A36E0A">
        <w:rPr>
          <w:sz w:val="24"/>
          <w:szCs w:val="24"/>
          <w:lang w:eastAsia="pl-PL"/>
        </w:rPr>
        <w:t xml:space="preserve">Jeśli chodzi o aplikacje porównującą </w:t>
      </w:r>
      <w:r w:rsidR="00EB3BA4">
        <w:rPr>
          <w:sz w:val="24"/>
          <w:szCs w:val="24"/>
          <w:lang w:eastAsia="pl-PL"/>
        </w:rPr>
        <w:t>źródła 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 xml:space="preserve">indywidualne oceny ekspertów na podstawie oglądanych meczy </w:t>
      </w:r>
      <w:r w:rsidRPr="00A36E0A">
        <w:rPr>
          <w:sz w:val="24"/>
          <w:szCs w:val="24"/>
          <w:lang w:eastAsia="pl-PL"/>
        </w:rPr>
        <w:t xml:space="preserve"> i </w:t>
      </w:r>
      <w:r w:rsidR="00EB3BA4">
        <w:rPr>
          <w:sz w:val="24"/>
          <w:szCs w:val="24"/>
          <w:lang w:eastAsia="pl-PL"/>
        </w:rPr>
        <w:t xml:space="preserve">być może </w:t>
      </w:r>
      <w:r w:rsidRPr="00A36E0A">
        <w:rPr>
          <w:sz w:val="24"/>
          <w:szCs w:val="24"/>
          <w:lang w:eastAsia="pl-PL"/>
        </w:rPr>
        <w:t>inne informacje, o których nie wie przeciętny człowiek.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w:t>
      </w:r>
      <w:proofErr w:type="spellStart"/>
      <w:r w:rsidR="000E23BA" w:rsidRPr="00A36E0A">
        <w:rPr>
          <w:sz w:val="24"/>
          <w:szCs w:val="24"/>
          <w:lang w:eastAsia="pl-PL"/>
        </w:rPr>
        <w:t>forebet</w:t>
      </w:r>
      <w:proofErr w:type="spellEnd"/>
      <w:r w:rsidR="000E23BA" w:rsidRPr="00A36E0A">
        <w:rPr>
          <w:sz w:val="24"/>
          <w:szCs w:val="24"/>
          <w:lang w:eastAsia="pl-PL"/>
        </w:rPr>
        <w:t xml:space="preserve">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 xml:space="preserve">wyniki są często podobne, lecz </w:t>
      </w:r>
      <w:r w:rsidR="00EB3BA4">
        <w:rPr>
          <w:sz w:val="24"/>
          <w:szCs w:val="24"/>
          <w:lang w:eastAsia="pl-PL"/>
        </w:rPr>
        <w:t>można zauważyć</w:t>
      </w:r>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Drużyna z Poznania bardzo słabo sobie radzi na własnym stadionie. Dla Stali statystycznie teren nie wpływa w dużym stopniu na wynik spotkania. Jeśli chodzi o ogólną formę to wygląda to podobnie i oba zespoły są blisko siebie w tabeli. </w:t>
      </w:r>
      <w:r w:rsidR="00EB3BA4">
        <w:rPr>
          <w:sz w:val="24"/>
          <w:szCs w:val="24"/>
          <w:lang w:eastAsia="pl-PL"/>
        </w:rPr>
        <w:t xml:space="preserve">Algorytm </w:t>
      </w:r>
      <w:r w:rsidR="00EB3BA4">
        <w:rPr>
          <w:sz w:val="24"/>
          <w:szCs w:val="24"/>
          <w:lang w:eastAsia="pl-PL"/>
        </w:rPr>
        <w:lastRenderedPageBreak/>
        <w:t>oparty o formę</w:t>
      </w:r>
      <w:r w:rsidR="000E23BA" w:rsidRPr="00A36E0A">
        <w:rPr>
          <w:sz w:val="24"/>
          <w:szCs w:val="24"/>
          <w:lang w:eastAsia="pl-PL"/>
        </w:rPr>
        <w:t xml:space="preserve"> działa w taki sposób, że 2/3 siły drużyny stanowi jej obecna forma ogółem,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w:t>
      </w:r>
      <w:proofErr w:type="spellStart"/>
      <w:r w:rsidR="00533A78" w:rsidRPr="00A36E0A">
        <w:rPr>
          <w:sz w:val="24"/>
          <w:szCs w:val="24"/>
          <w:lang w:eastAsia="pl-PL"/>
        </w:rPr>
        <w:t>forebet</w:t>
      </w:r>
      <w:proofErr w:type="spellEnd"/>
      <w:r w:rsidR="00533A78" w:rsidRPr="00A36E0A">
        <w:rPr>
          <w:sz w:val="24"/>
          <w:szCs w:val="24"/>
          <w:lang w:eastAsia="pl-PL"/>
        </w:rPr>
        <w:t xml:space="preserve"> czynnik formy w miejscu rozgrywania 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 xml:space="preserve">Dokładny wzór obliczania typowania w </w:t>
      </w:r>
      <w:proofErr w:type="spellStart"/>
      <w:r w:rsidR="00EB3BA4">
        <w:rPr>
          <w:sz w:val="24"/>
          <w:szCs w:val="24"/>
          <w:lang w:eastAsia="pl-PL"/>
        </w:rPr>
        <w:t>forebet</w:t>
      </w:r>
      <w:proofErr w:type="spellEnd"/>
      <w:r w:rsidR="00EB3BA4">
        <w:rPr>
          <w:sz w:val="24"/>
          <w:szCs w:val="24"/>
          <w:lang w:eastAsia="pl-PL"/>
        </w:rPr>
        <w:t xml:space="preserve">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pod względem formy czy też innych czynników, które mogłyby być brane pod uwagę takich ja</w:t>
      </w:r>
      <w:del w:id="2463" w:author="Kuba Fa" w:date="2023-03-19T23:29:00Z">
        <w:r w:rsidR="00533A78" w:rsidRPr="00A36E0A" w:rsidDel="00D8403B">
          <w:rPr>
            <w:sz w:val="24"/>
            <w:szCs w:val="24"/>
            <w:lang w:eastAsia="pl-PL"/>
          </w:rPr>
          <w:delText xml:space="preserve">k </w:delText>
        </w:r>
      </w:del>
      <w:ins w:id="2464" w:author="Kuba Fa" w:date="2023-03-19T23:29:00Z">
        <w:r w:rsidR="00D8403B">
          <w:rPr>
            <w:sz w:val="24"/>
            <w:szCs w:val="24"/>
            <w:lang w:eastAsia="pl-PL"/>
          </w:rPr>
          <w:t>p.</w:t>
        </w:r>
      </w:ins>
      <w:r w:rsidR="00533A78" w:rsidRPr="00A36E0A">
        <w:rPr>
          <w:sz w:val="24"/>
          <w:szCs w:val="24"/>
          <w:lang w:eastAsia="pl-PL"/>
        </w:rPr>
        <w:t>np. ostatnie mecze między obiema drużynami,</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w:t>
      </w:r>
      <w:ins w:id="2465" w:author="Kuba Fa" w:date="2023-03-19T23:29:00Z">
        <w:r w:rsidR="00D8403B">
          <w:rPr>
            <w:sz w:val="24"/>
            <w:szCs w:val="24"/>
            <w:lang w:eastAsia="pl-PL"/>
          </w:rPr>
          <w:t>dane</w:t>
        </w:r>
      </w:ins>
      <w:del w:id="2466" w:author="Kuba Fa" w:date="2023-03-19T23:29:00Z">
        <w:r w:rsidR="00367B71" w:rsidRPr="00A36E0A" w:rsidDel="00D8403B">
          <w:rPr>
            <w:sz w:val="24"/>
            <w:szCs w:val="24"/>
            <w:lang w:eastAsia="pl-PL"/>
          </w:rPr>
          <w:delText>przewidywania</w:delText>
        </w:r>
      </w:del>
      <w:r w:rsidR="00367B71" w:rsidRPr="00A36E0A">
        <w:rPr>
          <w:sz w:val="24"/>
          <w:szCs w:val="24"/>
          <w:lang w:eastAsia="pl-PL"/>
        </w:rPr>
        <w:t xml:space="preserve"> </w:t>
      </w:r>
      <w:proofErr w:type="spellStart"/>
      <w:r w:rsidR="00367B71" w:rsidRPr="00A36E0A">
        <w:rPr>
          <w:sz w:val="24"/>
          <w:szCs w:val="24"/>
          <w:lang w:eastAsia="pl-PL"/>
        </w:rPr>
        <w:t>forebetu</w:t>
      </w:r>
      <w:proofErr w:type="spellEnd"/>
      <w:r w:rsidR="00367B71" w:rsidRPr="00A36E0A">
        <w:rPr>
          <w:sz w:val="24"/>
          <w:szCs w:val="24"/>
          <w:lang w:eastAsia="pl-PL"/>
        </w:rPr>
        <w:t xml:space="preserve">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zsumować 50-50 formy ogólnej z 70-30 formy zależnej od terenu taką samą wagą to średnia wyszłaby 60-40, czyli taka jak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 xml:space="preserve">procentów witryny </w:t>
      </w:r>
      <w:proofErr w:type="spellStart"/>
      <w:r w:rsidR="00D56D5E" w:rsidRPr="00A36E0A">
        <w:rPr>
          <w:sz w:val="24"/>
          <w:szCs w:val="24"/>
          <w:lang w:eastAsia="pl-PL"/>
        </w:rPr>
        <w:t>forebet</w:t>
      </w:r>
      <w:proofErr w:type="spellEnd"/>
      <w:r w:rsidR="00D56D5E" w:rsidRPr="00A36E0A">
        <w:rPr>
          <w:sz w:val="24"/>
          <w:szCs w:val="24"/>
          <w:lang w:eastAsia="pl-PL"/>
        </w:rPr>
        <w:t xml:space="preserve"> w oparciu o tą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xml:space="preserve">. Oczywiście żaden system nie jest w stanie idealnie </w:t>
      </w:r>
      <w:ins w:id="2467" w:author="Kuba Fa" w:date="2023-03-19T23:29:00Z">
        <w:r w:rsidR="00D8403B">
          <w:rPr>
            <w:sz w:val="24"/>
            <w:szCs w:val="24"/>
            <w:lang w:eastAsia="pl-PL"/>
          </w:rPr>
          <w:t>typować</w:t>
        </w:r>
      </w:ins>
      <w:del w:id="2468" w:author="Kuba Fa" w:date="2023-03-19T23:29:00Z">
        <w:r w:rsidR="00D56D5E" w:rsidRPr="00A36E0A" w:rsidDel="00D8403B">
          <w:rPr>
            <w:sz w:val="24"/>
            <w:szCs w:val="24"/>
            <w:lang w:eastAsia="pl-PL"/>
          </w:rPr>
          <w:delText>przewidywać</w:delText>
        </w:r>
      </w:del>
      <w:r w:rsidR="00D56D5E" w:rsidRPr="00A36E0A">
        <w:rPr>
          <w:sz w:val="24"/>
          <w:szCs w:val="24"/>
          <w:lang w:eastAsia="pl-PL"/>
        </w:rPr>
        <w:t xml:space="preserve">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0EED58AF" w:rsidR="00B8186E" w:rsidRDefault="00B8186E">
      <w:pPr>
        <w:rPr>
          <w:sz w:val="24"/>
          <w:szCs w:val="24"/>
          <w:lang w:eastAsia="pl-PL"/>
        </w:rPr>
      </w:pPr>
    </w:p>
    <w:p w14:paraId="426FEA5F" w14:textId="77777777" w:rsidR="00B8186E" w:rsidRPr="00A36E0A" w:rsidRDefault="00B8186E">
      <w:pPr>
        <w:rPr>
          <w:sz w:val="24"/>
          <w:szCs w:val="24"/>
          <w:lang w:eastAsia="pl-PL"/>
        </w:rPr>
      </w:pPr>
    </w:p>
    <w:p w14:paraId="653920E7" w14:textId="5216B595" w:rsidR="00EB4DBF" w:rsidRPr="00B94741" w:rsidRDefault="000E4162">
      <w:pPr>
        <w:rPr>
          <w:b/>
          <w:bCs/>
          <w:sz w:val="40"/>
          <w:szCs w:val="40"/>
          <w:lang w:eastAsia="pl-PL"/>
        </w:rPr>
      </w:pPr>
      <w:proofErr w:type="spellStart"/>
      <w:r>
        <w:rPr>
          <w:b/>
          <w:bCs/>
          <w:sz w:val="40"/>
          <w:szCs w:val="40"/>
          <w:lang w:eastAsia="pl-PL"/>
        </w:rPr>
        <w:lastRenderedPageBreak/>
        <w:t>Bibliogragia</w:t>
      </w:r>
      <w:proofErr w:type="spellEnd"/>
      <w:r>
        <w:rPr>
          <w:b/>
          <w:bCs/>
          <w:sz w:val="40"/>
          <w:szCs w:val="40"/>
          <w:lang w:eastAsia="pl-PL"/>
        </w:rPr>
        <w:t xml:space="preserve"> i </w:t>
      </w:r>
      <w:proofErr w:type="spellStart"/>
      <w:r w:rsidR="00CA4A4A">
        <w:rPr>
          <w:b/>
          <w:bCs/>
          <w:sz w:val="40"/>
          <w:szCs w:val="40"/>
          <w:lang w:eastAsia="pl-PL"/>
        </w:rPr>
        <w:t>Netografia</w:t>
      </w:r>
      <w:proofErr w:type="spellEnd"/>
    </w:p>
    <w:p w14:paraId="5E14418F" w14:textId="6FAFFFB6" w:rsidR="008C198E" w:rsidRDefault="008C198E">
      <w:pPr>
        <w:pStyle w:val="MojNormalny2"/>
        <w:tabs>
          <w:tab w:val="left" w:pos="1470"/>
        </w:tabs>
        <w:ind w:firstLine="0"/>
        <w:jc w:val="left"/>
      </w:pPr>
      <w:r>
        <w:t xml:space="preserve">[1] </w:t>
      </w:r>
      <w:hyperlink r:id="rId67" w:history="1">
        <w:r w:rsidRPr="00CB38B5">
          <w:rPr>
            <w:rStyle w:val="Hipercze"/>
          </w:rPr>
          <w:t>https://sportowefakty.wp.pl/pilka-nozna/558431/200-tys-kibicow-na-meczu-pilkarskim-oto-spotkania-z-najwieksza-liczba-widzow</w:t>
        </w:r>
      </w:hyperlink>
    </w:p>
    <w:p w14:paraId="51DA9E3D" w14:textId="177D4A3B" w:rsidR="008C198E" w:rsidRDefault="008C198E">
      <w:pPr>
        <w:pStyle w:val="MojNormalny2"/>
        <w:tabs>
          <w:tab w:val="left" w:pos="1470"/>
        </w:tabs>
        <w:ind w:firstLine="0"/>
        <w:jc w:val="left"/>
      </w:pPr>
      <w:r>
        <w:t xml:space="preserve">[2] </w:t>
      </w:r>
      <w:hyperlink r:id="rId68" w:history="1">
        <w:r w:rsidR="00D600F0" w:rsidRPr="00CB38B5">
          <w:rPr>
            <w:rStyle w:val="Hipercze"/>
          </w:rPr>
          <w:t>https://transfery.info/aktualnosci/mistrzostwa-swiata-tvp-pochwalilo-sie-wynikami-ogladalnosci-meczu-polska-argentyna-sa-rekordy/176688</w:t>
        </w:r>
      </w:hyperlink>
    </w:p>
    <w:p w14:paraId="313DE518" w14:textId="714E0C1D" w:rsidR="00D600F0" w:rsidRDefault="00D600F0">
      <w:pPr>
        <w:pStyle w:val="MojNormalny2"/>
        <w:tabs>
          <w:tab w:val="left" w:pos="1470"/>
        </w:tabs>
        <w:ind w:firstLine="0"/>
        <w:jc w:val="left"/>
      </w:pPr>
      <w:r>
        <w:t xml:space="preserve">[3] </w:t>
      </w:r>
      <w:hyperlink r:id="rId69" w:history="1">
        <w:r w:rsidR="00A90B48" w:rsidRPr="00CB38B5">
          <w:rPr>
            <w:rStyle w:val="Hipercze"/>
          </w:rPr>
          <w:t>https://arc.com.pl/juz-jest-najnowszy-raport-sponsoring-monitor/</w:t>
        </w:r>
      </w:hyperlink>
    </w:p>
    <w:p w14:paraId="5EC843D0" w14:textId="5844CC37" w:rsidR="008C198E" w:rsidRDefault="00A90B48">
      <w:pPr>
        <w:pStyle w:val="MojNormalny2"/>
        <w:tabs>
          <w:tab w:val="left" w:pos="1470"/>
        </w:tabs>
        <w:ind w:firstLine="0"/>
        <w:jc w:val="left"/>
      </w:pPr>
      <w:r>
        <w:t xml:space="preserve">[4] </w:t>
      </w:r>
      <w:r w:rsidRPr="00A90B48">
        <w:t>https://cbos.pl/SPISKOM.POL/2016/K_097_16.PDF</w:t>
      </w:r>
    </w:p>
    <w:p w14:paraId="207B8885" w14:textId="55619801" w:rsidR="00FC057C" w:rsidRDefault="00FC057C">
      <w:pPr>
        <w:pStyle w:val="MojNormalny2"/>
        <w:tabs>
          <w:tab w:val="left" w:pos="1470"/>
        </w:tabs>
        <w:ind w:firstLine="0"/>
        <w:jc w:val="left"/>
      </w:pPr>
      <w:r>
        <w:t>[</w:t>
      </w:r>
      <w:r w:rsidR="009B0BE0">
        <w:t>5</w:t>
      </w:r>
      <w:r>
        <w:t>]</w:t>
      </w:r>
      <w:r w:rsidR="00F55A3A">
        <w:t xml:space="preserve"> Grady </w:t>
      </w:r>
      <w:proofErr w:type="spellStart"/>
      <w:r w:rsidR="00F55A3A">
        <w:t>Booch</w:t>
      </w:r>
      <w:proofErr w:type="spellEnd"/>
      <w:r w:rsidR="00F55A3A">
        <w:t xml:space="preserve">, James </w:t>
      </w:r>
      <w:proofErr w:type="spellStart"/>
      <w:r w:rsidR="00F55A3A">
        <w:t>Rumbaugh</w:t>
      </w:r>
      <w:proofErr w:type="spellEnd"/>
      <w:r w:rsidR="00F55A3A">
        <w:t>, Ivar Jacobson</w:t>
      </w:r>
      <w:r w:rsidR="000017CB">
        <w:t xml:space="preserve"> </w:t>
      </w:r>
      <w:r w:rsidR="00F55A3A">
        <w:t>„UML przewodnik użytkownika”</w:t>
      </w:r>
      <w:r w:rsidR="000017CB">
        <w:t xml:space="preserve"> tłum: Krzysztof Stencel, 2002</w:t>
      </w:r>
    </w:p>
    <w:p w14:paraId="1C113B47" w14:textId="07FBD0DB" w:rsidR="009B0BE0" w:rsidRDefault="009B0BE0">
      <w:pPr>
        <w:pStyle w:val="MojNormalny2"/>
        <w:tabs>
          <w:tab w:val="left" w:pos="1470"/>
        </w:tabs>
        <w:ind w:firstLine="0"/>
        <w:jc w:val="left"/>
      </w:pPr>
      <w:r>
        <w:t xml:space="preserve">[6] Borys </w:t>
      </w:r>
      <w:proofErr w:type="spellStart"/>
      <w:r>
        <w:t>Struski</w:t>
      </w:r>
      <w:proofErr w:type="spellEnd"/>
      <w:r>
        <w:t>, Piotr Sebastian „Encyklopedia Football Managera 2023”, 2022</w:t>
      </w:r>
    </w:p>
    <w:p w14:paraId="130A3DC8" w14:textId="6840FE8A" w:rsidR="00B23C56" w:rsidRDefault="00B23C56" w:rsidP="00B23C56">
      <w:pPr>
        <w:pStyle w:val="MojNormalny2"/>
        <w:ind w:firstLine="0"/>
        <w:jc w:val="left"/>
      </w:pPr>
      <w:r>
        <w:t>[7] Źródło danych, z którego dane są pozyskiwane informacje o statystykach piłkarzy w F</w:t>
      </w:r>
      <w:r w:rsidR="00AC533F">
        <w:t>IFIE</w:t>
      </w:r>
      <w:r>
        <w:t xml:space="preserve">, </w:t>
      </w:r>
      <w:hyperlink r:id="rId70" w:history="1">
        <w:r w:rsidRPr="00C327FF">
          <w:rPr>
            <w:rStyle w:val="Hipercze"/>
          </w:rPr>
          <w:t>https://www.futhead.com/21/players/?level=all_nif&amp;league=13&amp;club=all&amp;bin_platform=ps</w:t>
        </w:r>
      </w:hyperlink>
    </w:p>
    <w:p w14:paraId="17127F70" w14:textId="22780E52" w:rsidR="003A7E87" w:rsidRPr="00143D3A" w:rsidRDefault="003A7E87" w:rsidP="00B23C56">
      <w:pPr>
        <w:pStyle w:val="MojNormalny2"/>
        <w:ind w:firstLine="0"/>
        <w:jc w:val="left"/>
        <w:rPr>
          <w:color w:val="0563C1" w:themeColor="hyperlink"/>
          <w:u w:val="single"/>
        </w:rPr>
      </w:pPr>
      <w:r w:rsidRPr="003A60CE">
        <w:rPr>
          <w:rStyle w:val="Hipercze"/>
          <w:color w:val="auto"/>
          <w:u w:val="none"/>
        </w:rPr>
        <w:t>[8] Współczynnik UEFA,</w:t>
      </w:r>
      <w:r w:rsidRPr="003A60CE">
        <w:rPr>
          <w:rStyle w:val="Hipercze"/>
          <w:color w:val="auto"/>
        </w:rPr>
        <w:t xml:space="preserve"> </w:t>
      </w:r>
      <w:hyperlink r:id="rId71" w:history="1">
        <w:r w:rsidRPr="00797B24">
          <w:rPr>
            <w:rStyle w:val="Hipercze"/>
          </w:rPr>
          <w:t>https://www.transfermarkt.pl/statistik/5jahreswertung</w:t>
        </w:r>
      </w:hyperlink>
    </w:p>
    <w:p w14:paraId="5A1C2905" w14:textId="2A572456" w:rsidR="00BD060F" w:rsidRDefault="00BD060F" w:rsidP="00BD060F">
      <w:pPr>
        <w:pStyle w:val="MojNormalny2"/>
        <w:ind w:firstLine="0"/>
        <w:jc w:val="left"/>
        <w:rPr>
          <w:rStyle w:val="Hipercze"/>
        </w:rPr>
      </w:pPr>
      <w:r>
        <w:t>[</w:t>
      </w:r>
      <w:r w:rsidR="003A7E87">
        <w:t>9</w:t>
      </w:r>
      <w:r>
        <w:t xml:space="preserve">] Źródło danych, z którego dane są pozyskiwane informacje o statystykach piłkarzy w Football Managerze, </w:t>
      </w:r>
      <w:hyperlink r:id="rId72" w:history="1">
        <w:r w:rsidRPr="002D058B">
          <w:rPr>
            <w:rStyle w:val="Hipercze"/>
          </w:rPr>
          <w:t>https://fmdataba.com/21/l/2613/premier-league/best-players/</w:t>
        </w:r>
      </w:hyperlink>
    </w:p>
    <w:p w14:paraId="6C19D14E" w14:textId="51CD2DDA" w:rsidR="002C64BC" w:rsidRDefault="002C64BC" w:rsidP="00BD060F">
      <w:pPr>
        <w:pStyle w:val="MojNormalny2"/>
        <w:ind w:firstLine="0"/>
        <w:jc w:val="left"/>
        <w:rPr>
          <w:rStyle w:val="Hipercze"/>
        </w:rPr>
      </w:pPr>
      <w:r w:rsidRPr="003A60CE">
        <w:rPr>
          <w:rStyle w:val="Hipercze"/>
          <w:color w:val="auto"/>
          <w:u w:val="none"/>
        </w:rPr>
        <w:t>[10] Zasada działania kursów bukmacherskich</w:t>
      </w:r>
      <w:r w:rsidR="001424EA">
        <w:rPr>
          <w:rStyle w:val="Hipercze"/>
        </w:rPr>
        <w:t>,</w:t>
      </w:r>
      <w:r>
        <w:rPr>
          <w:rStyle w:val="Hipercze"/>
        </w:rPr>
        <w:t xml:space="preserve"> </w:t>
      </w:r>
      <w:hyperlink r:id="rId73" w:history="1">
        <w:r w:rsidR="00CC7F51" w:rsidRPr="002967A4">
          <w:rPr>
            <w:rStyle w:val="Hipercze"/>
          </w:rPr>
          <w:t>https://legalbuk.pl/jak-dzialaja-kursy-bukmacherskie/</w:t>
        </w:r>
      </w:hyperlink>
    </w:p>
    <w:p w14:paraId="0FE35500" w14:textId="19AF4644" w:rsidR="00CC7F51" w:rsidRDefault="00CC7F51" w:rsidP="00CC7F51">
      <w:pPr>
        <w:pStyle w:val="MojNormalny2"/>
        <w:ind w:firstLine="0"/>
        <w:jc w:val="left"/>
        <w:rPr>
          <w:rStyle w:val="czeinternetowe"/>
        </w:rPr>
      </w:pPr>
      <w:r w:rsidRPr="003A60CE">
        <w:rPr>
          <w:rStyle w:val="Hipercze"/>
          <w:color w:val="auto"/>
          <w:u w:val="none"/>
        </w:rPr>
        <w:t>[11] Współczynnik remisów w zależności od ligi</w:t>
      </w:r>
      <w:r>
        <w:rPr>
          <w:rStyle w:val="Hipercze"/>
        </w:rPr>
        <w:t xml:space="preserve">, </w:t>
      </w:r>
      <w:hyperlink r:id="rId74">
        <w:r>
          <w:rPr>
            <w:rStyle w:val="czeinternetowe"/>
          </w:rPr>
          <w:t>https://www.eprogresja.pl/statystyki/pilkarskie/remisy_w_ligach/</w:t>
        </w:r>
      </w:hyperlink>
    </w:p>
    <w:p w14:paraId="66F0BCFF" w14:textId="3D134409" w:rsidR="009F3513" w:rsidRDefault="009F3513" w:rsidP="009F3513">
      <w:pPr>
        <w:pStyle w:val="MojNormalny2"/>
        <w:ind w:firstLine="0"/>
        <w:jc w:val="left"/>
        <w:rPr>
          <w:rStyle w:val="Hipercze"/>
        </w:rPr>
      </w:pPr>
      <w:r>
        <w:rPr>
          <w:rStyle w:val="czeinternetowe"/>
        </w:rPr>
        <w:t>[</w:t>
      </w:r>
      <w:r w:rsidRPr="003A60CE">
        <w:rPr>
          <w:rStyle w:val="czeinternetowe"/>
          <w:color w:val="auto"/>
          <w:u w:val="none"/>
        </w:rPr>
        <w:t>12] Klasyfikacja narodowości według rankingu ELO,</w:t>
      </w:r>
      <w:r w:rsidRPr="003A60CE">
        <w:rPr>
          <w:rStyle w:val="czeinternetowe"/>
          <w:color w:val="auto"/>
        </w:rPr>
        <w:t xml:space="preserve"> </w:t>
      </w:r>
      <w:hyperlink r:id="rId75" w:history="1">
        <w:r w:rsidRPr="002D058B">
          <w:rPr>
            <w:rStyle w:val="Hipercze"/>
          </w:rPr>
          <w:t>https://eloratings.net/</w:t>
        </w:r>
      </w:hyperlink>
    </w:p>
    <w:p w14:paraId="2725D26E" w14:textId="02BC3F4A" w:rsidR="002420F2" w:rsidRDefault="002420F2" w:rsidP="009F3513">
      <w:pPr>
        <w:pStyle w:val="MojNormalny2"/>
        <w:ind w:firstLine="0"/>
        <w:jc w:val="left"/>
        <w:rPr>
          <w:rStyle w:val="Hipercze"/>
        </w:rPr>
      </w:pPr>
      <w:r w:rsidRPr="003A60CE">
        <w:rPr>
          <w:rStyle w:val="Hipercze"/>
          <w:color w:val="auto"/>
          <w:u w:val="none"/>
        </w:rPr>
        <w:t>[13] Tabela Ekstraklasy według dat</w:t>
      </w:r>
      <w:r>
        <w:rPr>
          <w:rStyle w:val="Hipercze"/>
        </w:rPr>
        <w:t xml:space="preserve">, </w:t>
      </w:r>
      <w:hyperlink r:id="rId76" w:history="1">
        <w:r w:rsidR="00813B29" w:rsidRPr="00BF5B5E">
          <w:rPr>
            <w:rStyle w:val="Hipercze"/>
          </w:rPr>
          <w:t>http://www.90minut.pl/stats.php?id=12330</w:t>
        </w:r>
      </w:hyperlink>
    </w:p>
    <w:p w14:paraId="0FB71D75" w14:textId="16A076B9" w:rsidR="00813B29" w:rsidRDefault="00813B29" w:rsidP="00813B29">
      <w:pPr>
        <w:pStyle w:val="MojNormalny2"/>
        <w:ind w:firstLine="0"/>
        <w:jc w:val="left"/>
        <w:rPr>
          <w:rStyle w:val="Hipercze"/>
        </w:rPr>
      </w:pPr>
      <w:r w:rsidRPr="003A60CE">
        <w:rPr>
          <w:rStyle w:val="Hipercze"/>
          <w:color w:val="auto"/>
          <w:u w:val="none"/>
        </w:rPr>
        <w:t>[14] Algorytm obliczania rankingu ELO</w:t>
      </w:r>
      <w:r>
        <w:rPr>
          <w:rStyle w:val="Hipercze"/>
        </w:rPr>
        <w:t xml:space="preserve">, </w:t>
      </w:r>
      <w:hyperlink r:id="rId77" w:history="1">
        <w:r w:rsidRPr="00797B24">
          <w:rPr>
            <w:rStyle w:val="Hipercze"/>
          </w:rPr>
          <w:t>https://pl.wikipedia.org/wiki/Ranking_Elo_(pi%C5%82ka_no%C5%BCna)</w:t>
        </w:r>
      </w:hyperlink>
    </w:p>
    <w:p w14:paraId="6CB18F14" w14:textId="633C2158" w:rsidR="00B12AC4" w:rsidRDefault="00B12AC4" w:rsidP="00B12AC4">
      <w:pPr>
        <w:pStyle w:val="MojNormalny2"/>
        <w:ind w:firstLine="0"/>
        <w:jc w:val="left"/>
      </w:pPr>
      <w:r w:rsidRPr="003A60CE">
        <w:rPr>
          <w:rStyle w:val="Hipercze"/>
          <w:color w:val="auto"/>
          <w:u w:val="none"/>
        </w:rPr>
        <w:t>[15] Statystyki dotyczące wyników w Ekstraklasie w rundzie wiosennej sezonu 2021/2022,</w:t>
      </w:r>
      <w:r>
        <w:rPr>
          <w:rStyle w:val="Hipercze"/>
        </w:rPr>
        <w:t xml:space="preserve"> </w:t>
      </w:r>
      <w:hyperlink r:id="rId78" w:history="1">
        <w:r w:rsidRPr="009678F7">
          <w:rPr>
            <w:rStyle w:val="Hipercze"/>
          </w:rPr>
          <w:t>http://img.90minut.pl/misc/stats-ekstraklasa-2021-22-wiosna.html</w:t>
        </w:r>
      </w:hyperlink>
    </w:p>
    <w:p w14:paraId="6628ADDE" w14:textId="44767361" w:rsidR="003716A6" w:rsidRDefault="003716A6" w:rsidP="003716A6">
      <w:pPr>
        <w:pStyle w:val="MojNormalny2"/>
        <w:ind w:firstLine="0"/>
        <w:jc w:val="left"/>
        <w:rPr>
          <w:rStyle w:val="czeinternetowe"/>
        </w:rPr>
      </w:pPr>
      <w:r>
        <w:lastRenderedPageBreak/>
        <w:t xml:space="preserve">[16] Prywatny kontakt ze specjalistą od matematycznych analiz piłkarskich, </w:t>
      </w:r>
      <w:hyperlink r:id="rId79" w:history="1">
        <w:r w:rsidRPr="00797B24">
          <w:rPr>
            <w:rStyle w:val="Hipercze"/>
          </w:rPr>
          <w:t>https://twitter.com/pklimek99</w:t>
        </w:r>
      </w:hyperlink>
    </w:p>
    <w:p w14:paraId="0F351F84" w14:textId="6E310D63" w:rsidR="003A60CE" w:rsidRDefault="003A60CE" w:rsidP="003716A6">
      <w:pPr>
        <w:pStyle w:val="MojNormalny2"/>
        <w:ind w:firstLine="0"/>
        <w:jc w:val="left"/>
        <w:rPr>
          <w:rStyle w:val="czeinternetowe"/>
        </w:rPr>
      </w:pPr>
      <w:r w:rsidRPr="003A60CE">
        <w:rPr>
          <w:rStyle w:val="czeinternetowe"/>
          <w:color w:val="auto"/>
          <w:u w:val="none"/>
        </w:rPr>
        <w:t>[17]</w:t>
      </w:r>
      <w:r w:rsidRPr="003A60CE">
        <w:rPr>
          <w:rStyle w:val="czeinternetowe"/>
          <w:color w:val="auto"/>
        </w:rPr>
        <w:t xml:space="preserve"> </w:t>
      </w:r>
      <w:r w:rsidRPr="003A60CE">
        <w:rPr>
          <w:rStyle w:val="czeinternetowe"/>
          <w:color w:val="auto"/>
          <w:u w:val="none"/>
        </w:rPr>
        <w:t>Wyniki spotkań Ekstraklasy</w:t>
      </w:r>
      <w:r w:rsidRPr="003A60CE">
        <w:rPr>
          <w:rStyle w:val="czeinternetowe"/>
          <w:color w:val="auto"/>
        </w:rPr>
        <w:t xml:space="preserve"> </w:t>
      </w:r>
      <w:r w:rsidRPr="003A60CE">
        <w:rPr>
          <w:rStyle w:val="czeinternetowe"/>
        </w:rPr>
        <w:t>https://www.flashscore.com/football/poland/ekstraklasa/results/</w:t>
      </w:r>
    </w:p>
    <w:p w14:paraId="6288212C" w14:textId="04B40EED" w:rsidR="00B23C56" w:rsidRPr="003A60CE" w:rsidRDefault="00445DB1" w:rsidP="003A60CE">
      <w:pPr>
        <w:pStyle w:val="MojNormalny2"/>
        <w:ind w:firstLine="0"/>
        <w:jc w:val="left"/>
        <w:rPr>
          <w:color w:val="0563C1" w:themeColor="hyperlink"/>
          <w:u w:val="single"/>
        </w:rPr>
      </w:pPr>
      <w:r w:rsidRPr="003A60CE">
        <w:rPr>
          <w:rStyle w:val="Hipercze"/>
          <w:color w:val="auto"/>
          <w:u w:val="none"/>
        </w:rPr>
        <w:t>[1</w:t>
      </w:r>
      <w:r w:rsidR="003A60CE" w:rsidRPr="003A60CE">
        <w:rPr>
          <w:rStyle w:val="Hipercze"/>
          <w:color w:val="auto"/>
          <w:u w:val="none"/>
        </w:rPr>
        <w:t>8</w:t>
      </w:r>
      <w:r w:rsidRPr="003A60CE">
        <w:rPr>
          <w:rStyle w:val="Hipercze"/>
          <w:color w:val="auto"/>
          <w:u w:val="none"/>
        </w:rPr>
        <w:t>]</w:t>
      </w:r>
      <w:r w:rsidRPr="003A60CE">
        <w:rPr>
          <w:rStyle w:val="Hipercze"/>
          <w:color w:val="auto"/>
        </w:rPr>
        <w:t xml:space="preserve"> </w:t>
      </w:r>
      <w:r w:rsidRPr="003A60CE">
        <w:rPr>
          <w:rStyle w:val="Hipercze"/>
          <w:color w:val="auto"/>
          <w:u w:val="none"/>
        </w:rPr>
        <w:t>Serwis umożliwiający przeglądanie kursów bukmacherskich, również tych meczy, które już się odbyły</w:t>
      </w:r>
      <w:r>
        <w:rPr>
          <w:rStyle w:val="Hipercze"/>
        </w:rPr>
        <w:t xml:space="preserve">, </w:t>
      </w:r>
      <w:hyperlink r:id="rId80" w:history="1">
        <w:r w:rsidRPr="002D058B">
          <w:rPr>
            <w:rStyle w:val="Hipercze"/>
          </w:rPr>
          <w:t>https://www.oddsportal.com/soccer/poland/ekstraklasa/results/</w:t>
        </w:r>
      </w:hyperlink>
    </w:p>
    <w:p w14:paraId="1F2EF338" w14:textId="34C25ADF" w:rsidR="000017CB" w:rsidRDefault="000017CB" w:rsidP="00143D3A">
      <w:pPr>
        <w:pStyle w:val="MojNormalny2"/>
        <w:tabs>
          <w:tab w:val="left" w:pos="3150"/>
        </w:tabs>
        <w:ind w:firstLine="0"/>
        <w:jc w:val="left"/>
      </w:pPr>
      <w:r>
        <w:t>[</w:t>
      </w:r>
      <w:r w:rsidR="00FD366F">
        <w:t>1</w:t>
      </w:r>
      <w:r w:rsidR="003A60CE">
        <w:t>9</w:t>
      </w:r>
      <w:r>
        <w:t xml:space="preserve">] Adam Roman, Karolina </w:t>
      </w:r>
      <w:proofErr w:type="spellStart"/>
      <w:r>
        <w:t>Zmitrowicz</w:t>
      </w:r>
      <w:proofErr w:type="spellEnd"/>
      <w:r>
        <w:t xml:space="preserve"> „Testowanie oprogramowania w praktyce: studium przypadków”, 2017</w:t>
      </w:r>
    </w:p>
    <w:p w14:paraId="5B63938A" w14:textId="5684F475" w:rsidR="009E0A85" w:rsidRDefault="00A128AF" w:rsidP="00143D3A">
      <w:pPr>
        <w:pStyle w:val="MojNormalny2"/>
        <w:ind w:firstLine="0"/>
        <w:jc w:val="left"/>
        <w:rPr>
          <w:rStyle w:val="Hipercze"/>
        </w:rPr>
      </w:pPr>
      <w:r>
        <w:t>[</w:t>
      </w:r>
      <w:r w:rsidR="003A60CE">
        <w:t>20</w:t>
      </w:r>
      <w:r>
        <w:t xml:space="preserve">] Alex </w:t>
      </w:r>
      <w:proofErr w:type="spellStart"/>
      <w:r>
        <w:t>MacCaw</w:t>
      </w:r>
      <w:proofErr w:type="spellEnd"/>
      <w:r>
        <w:t xml:space="preserve"> „</w:t>
      </w:r>
      <w:proofErr w:type="spellStart"/>
      <w:r>
        <w:t>Javascript</w:t>
      </w:r>
      <w:proofErr w:type="spellEnd"/>
      <w:r>
        <w:t>. Aplikacje WWW” Helion, 2021</w:t>
      </w:r>
    </w:p>
    <w:p w14:paraId="608ACE53" w14:textId="77777777" w:rsidR="00A128AF" w:rsidRDefault="00A128AF" w:rsidP="00E91482">
      <w:pPr>
        <w:pStyle w:val="MojNormalny2"/>
        <w:ind w:firstLine="0"/>
        <w:rPr>
          <w:rStyle w:val="Hipercze"/>
        </w:rPr>
      </w:pPr>
    </w:p>
    <w:p w14:paraId="44DA548E" w14:textId="39E17DB1" w:rsidR="009E0A85" w:rsidRDefault="009E0A85" w:rsidP="009E0A85">
      <w:pPr>
        <w:pStyle w:val="MojNormalny2"/>
        <w:ind w:firstLine="0"/>
        <w:rPr>
          <w:rStyle w:val="Hipercze"/>
        </w:rPr>
      </w:pPr>
    </w:p>
    <w:p w14:paraId="2C69F352" w14:textId="66D7273B" w:rsidR="009E0A85" w:rsidRDefault="009E0A85" w:rsidP="009E0A85">
      <w:pPr>
        <w:pStyle w:val="MojNormalny2"/>
        <w:ind w:firstLine="0"/>
        <w:rPr>
          <w:rStyle w:val="Hipercze"/>
        </w:rPr>
      </w:pPr>
    </w:p>
    <w:p w14:paraId="046BC6E7" w14:textId="161FEE73" w:rsidR="009E0A85" w:rsidRDefault="009E0A85" w:rsidP="009E0A85">
      <w:pPr>
        <w:pStyle w:val="MojNormalny2"/>
        <w:ind w:firstLine="0"/>
      </w:pPr>
    </w:p>
    <w:p w14:paraId="35A044CE" w14:textId="3936D9FF" w:rsidR="009E0A85" w:rsidRDefault="009E0A85" w:rsidP="00C327FF">
      <w:pPr>
        <w:pStyle w:val="MojNormalny2"/>
        <w:ind w:firstLine="0"/>
        <w:rPr>
          <w:rStyle w:val="Hipercze"/>
        </w:rPr>
      </w:pPr>
    </w:p>
    <w:p w14:paraId="6DAE80C2" w14:textId="08118EFF" w:rsidR="00C327FF" w:rsidRDefault="00C327FF" w:rsidP="00C327FF">
      <w:pPr>
        <w:pStyle w:val="MojNormalny2"/>
        <w:ind w:firstLine="0"/>
        <w:rPr>
          <w:rStyle w:val="Hipercze"/>
        </w:rPr>
      </w:pPr>
    </w:p>
    <w:p w14:paraId="1C19FA95" w14:textId="4FA301C7" w:rsidR="00C327FF" w:rsidRDefault="00C327FF" w:rsidP="00541943">
      <w:pPr>
        <w:pStyle w:val="MojNormalny2"/>
        <w:ind w:firstLine="0"/>
      </w:pPr>
    </w:p>
    <w:p w14:paraId="739D64C8" w14:textId="77777777" w:rsidR="00C327FF" w:rsidRDefault="00C327FF" w:rsidP="00541943">
      <w:pPr>
        <w:pStyle w:val="MojNormalny2"/>
        <w:ind w:firstLine="0"/>
      </w:pPr>
    </w:p>
    <w:p w14:paraId="58C3CFBB" w14:textId="2943A41B" w:rsidR="006A6168" w:rsidRPr="00435688" w:rsidRDefault="006A6168" w:rsidP="00541943">
      <w:pPr>
        <w:pStyle w:val="MojNormalny2"/>
        <w:ind w:firstLine="0"/>
        <w:rPr>
          <w:b/>
          <w:bCs/>
          <w:color w:val="000000" w:themeColor="text1"/>
          <w:sz w:val="36"/>
          <w:szCs w:val="36"/>
        </w:rPr>
      </w:pPr>
    </w:p>
    <w:sectPr w:rsidR="006A6168" w:rsidRPr="00435688"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03B94" w14:textId="77777777" w:rsidR="0004473B" w:rsidRDefault="0004473B" w:rsidP="00D95BF0">
      <w:pPr>
        <w:spacing w:after="0" w:line="240" w:lineRule="auto"/>
      </w:pPr>
      <w:r>
        <w:separator/>
      </w:r>
    </w:p>
  </w:endnote>
  <w:endnote w:type="continuationSeparator" w:id="0">
    <w:p w14:paraId="2CEFF33D" w14:textId="77777777" w:rsidR="0004473B" w:rsidRDefault="0004473B"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C6B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2F53CBE" w14:textId="77777777" w:rsidR="00E947C2" w:rsidRDefault="00E947C2">
    <w:pPr>
      <w:spacing w:after="0"/>
    </w:pPr>
    <w:r>
      <w:rPr>
        <w:rFonts w:eastAsia="Calibri" w:cs="Calibri"/>
        <w:sz w:val="2"/>
      </w:rPr>
      <w:t xml:space="preserve"> </w:t>
    </w: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AA9D1" w14:textId="77777777" w:rsidR="0004473B" w:rsidRDefault="0004473B" w:rsidP="00D95BF0">
      <w:pPr>
        <w:spacing w:after="0" w:line="240" w:lineRule="auto"/>
      </w:pPr>
      <w:r>
        <w:separator/>
      </w:r>
    </w:p>
  </w:footnote>
  <w:footnote w:type="continuationSeparator" w:id="0">
    <w:p w14:paraId="0E14E356" w14:textId="77777777" w:rsidR="0004473B" w:rsidRDefault="0004473B"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ba Fa">
    <w15:presenceInfo w15:providerId="Windows Live" w15:userId="93f611e48be3d8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2F58"/>
    <w:rsid w:val="0000496A"/>
    <w:rsid w:val="00005840"/>
    <w:rsid w:val="0001038A"/>
    <w:rsid w:val="00012021"/>
    <w:rsid w:val="00021851"/>
    <w:rsid w:val="00021EB0"/>
    <w:rsid w:val="000244FD"/>
    <w:rsid w:val="000269A1"/>
    <w:rsid w:val="00031253"/>
    <w:rsid w:val="00034D4B"/>
    <w:rsid w:val="0004473B"/>
    <w:rsid w:val="00050E9D"/>
    <w:rsid w:val="000524EE"/>
    <w:rsid w:val="00054A7A"/>
    <w:rsid w:val="00055FF6"/>
    <w:rsid w:val="0006555B"/>
    <w:rsid w:val="000706CD"/>
    <w:rsid w:val="000732E0"/>
    <w:rsid w:val="00074B75"/>
    <w:rsid w:val="00076DFA"/>
    <w:rsid w:val="000910DA"/>
    <w:rsid w:val="00091EC7"/>
    <w:rsid w:val="00096C11"/>
    <w:rsid w:val="000A4EA8"/>
    <w:rsid w:val="000B0519"/>
    <w:rsid w:val="000B0D71"/>
    <w:rsid w:val="000B2191"/>
    <w:rsid w:val="000B47BA"/>
    <w:rsid w:val="000B51CD"/>
    <w:rsid w:val="000C0097"/>
    <w:rsid w:val="000C13E8"/>
    <w:rsid w:val="000D3FB2"/>
    <w:rsid w:val="000D5A7E"/>
    <w:rsid w:val="000D6622"/>
    <w:rsid w:val="000E23BA"/>
    <w:rsid w:val="000E30FF"/>
    <w:rsid w:val="000E4162"/>
    <w:rsid w:val="000E45F6"/>
    <w:rsid w:val="000E6E42"/>
    <w:rsid w:val="000F1653"/>
    <w:rsid w:val="000F2355"/>
    <w:rsid w:val="000F2462"/>
    <w:rsid w:val="000F275B"/>
    <w:rsid w:val="000F3141"/>
    <w:rsid w:val="001017F7"/>
    <w:rsid w:val="0010792B"/>
    <w:rsid w:val="0011633E"/>
    <w:rsid w:val="00121657"/>
    <w:rsid w:val="001224AC"/>
    <w:rsid w:val="00124527"/>
    <w:rsid w:val="001336FF"/>
    <w:rsid w:val="001424EA"/>
    <w:rsid w:val="00143D3A"/>
    <w:rsid w:val="00143FCF"/>
    <w:rsid w:val="00144978"/>
    <w:rsid w:val="00145086"/>
    <w:rsid w:val="00147AEF"/>
    <w:rsid w:val="001532F2"/>
    <w:rsid w:val="001569F0"/>
    <w:rsid w:val="00163782"/>
    <w:rsid w:val="00164C62"/>
    <w:rsid w:val="00165433"/>
    <w:rsid w:val="00172EAA"/>
    <w:rsid w:val="00175A14"/>
    <w:rsid w:val="00175ADF"/>
    <w:rsid w:val="00187B9A"/>
    <w:rsid w:val="0019123A"/>
    <w:rsid w:val="001917AE"/>
    <w:rsid w:val="001A208B"/>
    <w:rsid w:val="001A569E"/>
    <w:rsid w:val="001E04D6"/>
    <w:rsid w:val="001E553D"/>
    <w:rsid w:val="001E7367"/>
    <w:rsid w:val="001F0FF2"/>
    <w:rsid w:val="001F1040"/>
    <w:rsid w:val="001F3FCF"/>
    <w:rsid w:val="00201796"/>
    <w:rsid w:val="0020420B"/>
    <w:rsid w:val="00213E34"/>
    <w:rsid w:val="00222D7F"/>
    <w:rsid w:val="00237E94"/>
    <w:rsid w:val="00240D71"/>
    <w:rsid w:val="002420F2"/>
    <w:rsid w:val="002457A2"/>
    <w:rsid w:val="00246641"/>
    <w:rsid w:val="0025261A"/>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7BC0"/>
    <w:rsid w:val="002E247C"/>
    <w:rsid w:val="002E48F6"/>
    <w:rsid w:val="002E782A"/>
    <w:rsid w:val="0030102B"/>
    <w:rsid w:val="003136BC"/>
    <w:rsid w:val="00317FC7"/>
    <w:rsid w:val="0032245A"/>
    <w:rsid w:val="0033054C"/>
    <w:rsid w:val="0033235B"/>
    <w:rsid w:val="00335985"/>
    <w:rsid w:val="0033631B"/>
    <w:rsid w:val="00340EF4"/>
    <w:rsid w:val="0034455E"/>
    <w:rsid w:val="00352DB7"/>
    <w:rsid w:val="00364696"/>
    <w:rsid w:val="00367B71"/>
    <w:rsid w:val="00367EF4"/>
    <w:rsid w:val="003716A6"/>
    <w:rsid w:val="003727FE"/>
    <w:rsid w:val="00373395"/>
    <w:rsid w:val="003733B3"/>
    <w:rsid w:val="00374C19"/>
    <w:rsid w:val="00376C78"/>
    <w:rsid w:val="003819A7"/>
    <w:rsid w:val="003902DC"/>
    <w:rsid w:val="00394E74"/>
    <w:rsid w:val="003975C6"/>
    <w:rsid w:val="003A2CBC"/>
    <w:rsid w:val="003A3545"/>
    <w:rsid w:val="003A60CE"/>
    <w:rsid w:val="003A7E87"/>
    <w:rsid w:val="003B0E53"/>
    <w:rsid w:val="003B1D21"/>
    <w:rsid w:val="003B3702"/>
    <w:rsid w:val="003B6D6F"/>
    <w:rsid w:val="003C5AB6"/>
    <w:rsid w:val="003D526B"/>
    <w:rsid w:val="003D7764"/>
    <w:rsid w:val="003E2317"/>
    <w:rsid w:val="003E34F3"/>
    <w:rsid w:val="003F1E42"/>
    <w:rsid w:val="003F65CC"/>
    <w:rsid w:val="00401F1D"/>
    <w:rsid w:val="00411771"/>
    <w:rsid w:val="00421375"/>
    <w:rsid w:val="00432010"/>
    <w:rsid w:val="0043355F"/>
    <w:rsid w:val="00435688"/>
    <w:rsid w:val="00442F06"/>
    <w:rsid w:val="00445DB1"/>
    <w:rsid w:val="00451766"/>
    <w:rsid w:val="004537DC"/>
    <w:rsid w:val="00461124"/>
    <w:rsid w:val="00464212"/>
    <w:rsid w:val="00464C1F"/>
    <w:rsid w:val="00471DA7"/>
    <w:rsid w:val="00476235"/>
    <w:rsid w:val="004800F7"/>
    <w:rsid w:val="00481F89"/>
    <w:rsid w:val="00494810"/>
    <w:rsid w:val="004A1909"/>
    <w:rsid w:val="004A2153"/>
    <w:rsid w:val="004A2B69"/>
    <w:rsid w:val="004A60E0"/>
    <w:rsid w:val="004B2594"/>
    <w:rsid w:val="004B7270"/>
    <w:rsid w:val="004C2FE9"/>
    <w:rsid w:val="004C7101"/>
    <w:rsid w:val="004D1BF0"/>
    <w:rsid w:val="004D225F"/>
    <w:rsid w:val="004D4D27"/>
    <w:rsid w:val="004E0563"/>
    <w:rsid w:val="004E4053"/>
    <w:rsid w:val="005010B9"/>
    <w:rsid w:val="00501865"/>
    <w:rsid w:val="0050294D"/>
    <w:rsid w:val="00523DEE"/>
    <w:rsid w:val="00524BEB"/>
    <w:rsid w:val="00533A78"/>
    <w:rsid w:val="00540482"/>
    <w:rsid w:val="00541943"/>
    <w:rsid w:val="00547449"/>
    <w:rsid w:val="00550E9D"/>
    <w:rsid w:val="00553669"/>
    <w:rsid w:val="00555905"/>
    <w:rsid w:val="00562703"/>
    <w:rsid w:val="00564B96"/>
    <w:rsid w:val="005673A3"/>
    <w:rsid w:val="00570ED7"/>
    <w:rsid w:val="0057267B"/>
    <w:rsid w:val="00581BCD"/>
    <w:rsid w:val="00586748"/>
    <w:rsid w:val="00590C0C"/>
    <w:rsid w:val="0059462E"/>
    <w:rsid w:val="005B3734"/>
    <w:rsid w:val="005B723E"/>
    <w:rsid w:val="005C4115"/>
    <w:rsid w:val="005C4F08"/>
    <w:rsid w:val="005C7CFB"/>
    <w:rsid w:val="005D1260"/>
    <w:rsid w:val="005E70B0"/>
    <w:rsid w:val="005E7BE9"/>
    <w:rsid w:val="005F18F9"/>
    <w:rsid w:val="005F27FB"/>
    <w:rsid w:val="005F46DD"/>
    <w:rsid w:val="005F4971"/>
    <w:rsid w:val="006056A5"/>
    <w:rsid w:val="00610D86"/>
    <w:rsid w:val="00616BAE"/>
    <w:rsid w:val="00617216"/>
    <w:rsid w:val="00617D23"/>
    <w:rsid w:val="0062181D"/>
    <w:rsid w:val="00622535"/>
    <w:rsid w:val="00646412"/>
    <w:rsid w:val="00646F58"/>
    <w:rsid w:val="00652944"/>
    <w:rsid w:val="00662706"/>
    <w:rsid w:val="006628E2"/>
    <w:rsid w:val="00662B92"/>
    <w:rsid w:val="00664A7D"/>
    <w:rsid w:val="00671DF8"/>
    <w:rsid w:val="006721D1"/>
    <w:rsid w:val="00673B8C"/>
    <w:rsid w:val="006814A4"/>
    <w:rsid w:val="00684572"/>
    <w:rsid w:val="006913DD"/>
    <w:rsid w:val="006A4AF4"/>
    <w:rsid w:val="006A57D6"/>
    <w:rsid w:val="006A6168"/>
    <w:rsid w:val="006A651F"/>
    <w:rsid w:val="006B74F2"/>
    <w:rsid w:val="006C2CD0"/>
    <w:rsid w:val="006C63AE"/>
    <w:rsid w:val="006D09A0"/>
    <w:rsid w:val="006D6768"/>
    <w:rsid w:val="006E0874"/>
    <w:rsid w:val="006F3D53"/>
    <w:rsid w:val="00725AAB"/>
    <w:rsid w:val="00725C84"/>
    <w:rsid w:val="007312D1"/>
    <w:rsid w:val="00734070"/>
    <w:rsid w:val="00742603"/>
    <w:rsid w:val="00743DD9"/>
    <w:rsid w:val="007443E7"/>
    <w:rsid w:val="00745650"/>
    <w:rsid w:val="00747253"/>
    <w:rsid w:val="00747295"/>
    <w:rsid w:val="007472B6"/>
    <w:rsid w:val="007506FE"/>
    <w:rsid w:val="00750B7A"/>
    <w:rsid w:val="00755377"/>
    <w:rsid w:val="00763DC5"/>
    <w:rsid w:val="00764647"/>
    <w:rsid w:val="00764DB8"/>
    <w:rsid w:val="007701CE"/>
    <w:rsid w:val="007707B5"/>
    <w:rsid w:val="00770D8B"/>
    <w:rsid w:val="0077176C"/>
    <w:rsid w:val="00772BA5"/>
    <w:rsid w:val="00776689"/>
    <w:rsid w:val="007A30A3"/>
    <w:rsid w:val="007B0A94"/>
    <w:rsid w:val="007B1012"/>
    <w:rsid w:val="007B2D5A"/>
    <w:rsid w:val="007D15B0"/>
    <w:rsid w:val="007D7ED6"/>
    <w:rsid w:val="007E57BF"/>
    <w:rsid w:val="007F34F6"/>
    <w:rsid w:val="00801614"/>
    <w:rsid w:val="008027F5"/>
    <w:rsid w:val="008031DA"/>
    <w:rsid w:val="0080544F"/>
    <w:rsid w:val="00806158"/>
    <w:rsid w:val="00806586"/>
    <w:rsid w:val="00806CA5"/>
    <w:rsid w:val="00813B29"/>
    <w:rsid w:val="00816F70"/>
    <w:rsid w:val="00825DE9"/>
    <w:rsid w:val="008313EB"/>
    <w:rsid w:val="00832E2D"/>
    <w:rsid w:val="00841256"/>
    <w:rsid w:val="00844015"/>
    <w:rsid w:val="00846074"/>
    <w:rsid w:val="0085336F"/>
    <w:rsid w:val="00853E53"/>
    <w:rsid w:val="008664A7"/>
    <w:rsid w:val="0087517F"/>
    <w:rsid w:val="00877661"/>
    <w:rsid w:val="00884A2A"/>
    <w:rsid w:val="00886280"/>
    <w:rsid w:val="00886F83"/>
    <w:rsid w:val="00891F48"/>
    <w:rsid w:val="008A2CE5"/>
    <w:rsid w:val="008B0B0A"/>
    <w:rsid w:val="008B503B"/>
    <w:rsid w:val="008B7A03"/>
    <w:rsid w:val="008C024B"/>
    <w:rsid w:val="008C07DB"/>
    <w:rsid w:val="008C198E"/>
    <w:rsid w:val="008C2CBC"/>
    <w:rsid w:val="008C3110"/>
    <w:rsid w:val="008C40A8"/>
    <w:rsid w:val="008C6C4C"/>
    <w:rsid w:val="008C7F2A"/>
    <w:rsid w:val="008D1D0D"/>
    <w:rsid w:val="008D3293"/>
    <w:rsid w:val="008E305A"/>
    <w:rsid w:val="008E7C27"/>
    <w:rsid w:val="008F45CF"/>
    <w:rsid w:val="008F70DB"/>
    <w:rsid w:val="00900FFE"/>
    <w:rsid w:val="009051CC"/>
    <w:rsid w:val="009110A8"/>
    <w:rsid w:val="009166A9"/>
    <w:rsid w:val="00921BD2"/>
    <w:rsid w:val="00924C9D"/>
    <w:rsid w:val="00935325"/>
    <w:rsid w:val="00936A1A"/>
    <w:rsid w:val="00937080"/>
    <w:rsid w:val="00946B94"/>
    <w:rsid w:val="0095217D"/>
    <w:rsid w:val="00953164"/>
    <w:rsid w:val="00954288"/>
    <w:rsid w:val="00956EB1"/>
    <w:rsid w:val="009571CC"/>
    <w:rsid w:val="0096152C"/>
    <w:rsid w:val="009678F7"/>
    <w:rsid w:val="00970EB2"/>
    <w:rsid w:val="00987E61"/>
    <w:rsid w:val="00992B9D"/>
    <w:rsid w:val="0099490A"/>
    <w:rsid w:val="009B0BE0"/>
    <w:rsid w:val="009B5DA8"/>
    <w:rsid w:val="009C053D"/>
    <w:rsid w:val="009C320B"/>
    <w:rsid w:val="009C3957"/>
    <w:rsid w:val="009D5C65"/>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28AF"/>
    <w:rsid w:val="00A16BC9"/>
    <w:rsid w:val="00A22932"/>
    <w:rsid w:val="00A3272A"/>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D72AF"/>
    <w:rsid w:val="00AE66F3"/>
    <w:rsid w:val="00AF6879"/>
    <w:rsid w:val="00B028BA"/>
    <w:rsid w:val="00B055C6"/>
    <w:rsid w:val="00B1110D"/>
    <w:rsid w:val="00B12AC4"/>
    <w:rsid w:val="00B12ECA"/>
    <w:rsid w:val="00B15AF3"/>
    <w:rsid w:val="00B23C56"/>
    <w:rsid w:val="00B27A27"/>
    <w:rsid w:val="00B3264A"/>
    <w:rsid w:val="00B52FAA"/>
    <w:rsid w:val="00B542BD"/>
    <w:rsid w:val="00B55386"/>
    <w:rsid w:val="00B61EB8"/>
    <w:rsid w:val="00B71772"/>
    <w:rsid w:val="00B8186E"/>
    <w:rsid w:val="00B851E2"/>
    <w:rsid w:val="00B94741"/>
    <w:rsid w:val="00B974A2"/>
    <w:rsid w:val="00BA4016"/>
    <w:rsid w:val="00BC1154"/>
    <w:rsid w:val="00BC4FBC"/>
    <w:rsid w:val="00BC63D5"/>
    <w:rsid w:val="00BD060F"/>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4A4A"/>
    <w:rsid w:val="00CA5793"/>
    <w:rsid w:val="00CA6650"/>
    <w:rsid w:val="00CA754D"/>
    <w:rsid w:val="00CB54DA"/>
    <w:rsid w:val="00CB5D6E"/>
    <w:rsid w:val="00CB5EF6"/>
    <w:rsid w:val="00CB7FBF"/>
    <w:rsid w:val="00CC7F51"/>
    <w:rsid w:val="00CD188A"/>
    <w:rsid w:val="00CE76B7"/>
    <w:rsid w:val="00CF30D5"/>
    <w:rsid w:val="00CF6850"/>
    <w:rsid w:val="00CF6B0D"/>
    <w:rsid w:val="00D041DD"/>
    <w:rsid w:val="00D046B8"/>
    <w:rsid w:val="00D05000"/>
    <w:rsid w:val="00D12361"/>
    <w:rsid w:val="00D125D1"/>
    <w:rsid w:val="00D219AD"/>
    <w:rsid w:val="00D23B4F"/>
    <w:rsid w:val="00D2489B"/>
    <w:rsid w:val="00D24BD9"/>
    <w:rsid w:val="00D42200"/>
    <w:rsid w:val="00D4261D"/>
    <w:rsid w:val="00D42F1E"/>
    <w:rsid w:val="00D44264"/>
    <w:rsid w:val="00D51742"/>
    <w:rsid w:val="00D550CA"/>
    <w:rsid w:val="00D56D5E"/>
    <w:rsid w:val="00D57D26"/>
    <w:rsid w:val="00D600F0"/>
    <w:rsid w:val="00D60335"/>
    <w:rsid w:val="00D64A31"/>
    <w:rsid w:val="00D77B6D"/>
    <w:rsid w:val="00D8403B"/>
    <w:rsid w:val="00D86992"/>
    <w:rsid w:val="00D90E27"/>
    <w:rsid w:val="00D94611"/>
    <w:rsid w:val="00D9470A"/>
    <w:rsid w:val="00D95BF0"/>
    <w:rsid w:val="00DA532A"/>
    <w:rsid w:val="00DC2777"/>
    <w:rsid w:val="00DC2EC7"/>
    <w:rsid w:val="00DC5725"/>
    <w:rsid w:val="00DC640B"/>
    <w:rsid w:val="00DD0B6D"/>
    <w:rsid w:val="00DD7752"/>
    <w:rsid w:val="00E100CB"/>
    <w:rsid w:val="00E14A1F"/>
    <w:rsid w:val="00E22792"/>
    <w:rsid w:val="00E25620"/>
    <w:rsid w:val="00E266C9"/>
    <w:rsid w:val="00E41B9B"/>
    <w:rsid w:val="00E42E68"/>
    <w:rsid w:val="00E46B6A"/>
    <w:rsid w:val="00E47A81"/>
    <w:rsid w:val="00E52A8A"/>
    <w:rsid w:val="00E573AD"/>
    <w:rsid w:val="00E60DC2"/>
    <w:rsid w:val="00E60ED3"/>
    <w:rsid w:val="00E65E28"/>
    <w:rsid w:val="00E66A51"/>
    <w:rsid w:val="00E71AAF"/>
    <w:rsid w:val="00E770B3"/>
    <w:rsid w:val="00E77321"/>
    <w:rsid w:val="00E8652B"/>
    <w:rsid w:val="00E91482"/>
    <w:rsid w:val="00E947C2"/>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10C9E"/>
    <w:rsid w:val="00F10F40"/>
    <w:rsid w:val="00F1245E"/>
    <w:rsid w:val="00F15AE5"/>
    <w:rsid w:val="00F20133"/>
    <w:rsid w:val="00F25AA5"/>
    <w:rsid w:val="00F2797C"/>
    <w:rsid w:val="00F3792A"/>
    <w:rsid w:val="00F425E5"/>
    <w:rsid w:val="00F45E46"/>
    <w:rsid w:val="00F5114F"/>
    <w:rsid w:val="00F55A3A"/>
    <w:rsid w:val="00F57322"/>
    <w:rsid w:val="00F60C78"/>
    <w:rsid w:val="00F627AD"/>
    <w:rsid w:val="00F66B35"/>
    <w:rsid w:val="00F75EE9"/>
    <w:rsid w:val="00F766CC"/>
    <w:rsid w:val="00F8792D"/>
    <w:rsid w:val="00F90749"/>
    <w:rsid w:val="00F92F41"/>
    <w:rsid w:val="00FA102F"/>
    <w:rsid w:val="00FA3851"/>
    <w:rsid w:val="00FA5875"/>
    <w:rsid w:val="00FC057C"/>
    <w:rsid w:val="00FC206A"/>
    <w:rsid w:val="00FC2C70"/>
    <w:rsid w:val="00FC38DF"/>
    <w:rsid w:val="00FD16DD"/>
    <w:rsid w:val="00FD366F"/>
    <w:rsid w:val="00FE1A87"/>
    <w:rsid w:val="00FF517B"/>
    <w:rsid w:val="00FF7A87"/>
    <w:rsid w:val="5FAFE4D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90minut.pl/mecz.php?id_mecz=167784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743" TargetMode="External"/><Relationship Id="rId47" Type="http://schemas.openxmlformats.org/officeDocument/2006/relationships/hyperlink" Target="http://www.90minut.pl/mecz.php?id_mecz=1677667"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transfery.info/aktualnosci/mistrzostwa-swiata-tvp-pochwalilo-sie-wynikami-ogladalnosci-meczu-polska-argentyna-sa-rekordy/176688" TargetMode="External"/><Relationship Id="rId76" Type="http://schemas.openxmlformats.org/officeDocument/2006/relationships/hyperlink" Target="http://www.90minut.pl/stats.php?id=12330" TargetMode="External"/><Relationship Id="rId7" Type="http://schemas.openxmlformats.org/officeDocument/2006/relationships/endnotes" Target="endnotes.xml"/><Relationship Id="rId71" Type="http://schemas.openxmlformats.org/officeDocument/2006/relationships/hyperlink" Target="https://www.transfermarkt.pl/statistik/5jahreswertu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625" TargetMode="External"/><Relationship Id="rId45" Type="http://schemas.openxmlformats.org/officeDocument/2006/relationships/hyperlink" Target="http://www.90minut.pl/mecz.php?id_mecz=1677693"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eprogresja.pl/statystyki/pilkarskie/remisy_w_ligach/" TargetMode="External"/><Relationship Id="rId79" Type="http://schemas.openxmlformats.org/officeDocument/2006/relationships/hyperlink" Target="https://twitter.com/pklimek99"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90minut.pl/mecz.php?id_mecz=167767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legalbuk.pl/jak-dzialaja-kursy-bukmacherskie/" TargetMode="External"/><Relationship Id="rId78" Type="http://schemas.openxmlformats.org/officeDocument/2006/relationships/hyperlink" Target="http://img.90minut.pl/misc/stats-ekstraklasa-2021-22-wiosna.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642" TargetMode="External"/><Relationship Id="rId48" Type="http://schemas.openxmlformats.org/officeDocument/2006/relationships/hyperlink" Target="http://www.90minut.pl/mecz.php?id_mecz=1677843"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arc.com.pl/juz-jest-najnowszy-raport-sponsoring-monitor/" TargetMode="External"/><Relationship Id="rId77" Type="http://schemas.openxmlformats.org/officeDocument/2006/relationships/hyperlink" Target="https://pl.wikipedia.org/wiki/Ranking_Elo_(pi%C5%82ka_no%C5%BCn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mdataba.com/21/l/2613/premier-league/best-players/" TargetMode="External"/><Relationship Id="rId80" Type="http://schemas.openxmlformats.org/officeDocument/2006/relationships/hyperlink" Target="https://www.oddsportal.com/soccer/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witter.com/pklimek99" TargetMode="External"/><Relationship Id="rId46" Type="http://schemas.openxmlformats.org/officeDocument/2006/relationships/hyperlink" Target="http://www.90minut.pl/mecz.php?id_mecz=1677733" TargetMode="External"/><Relationship Id="rId59" Type="http://schemas.openxmlformats.org/officeDocument/2006/relationships/image" Target="media/image34.png"/><Relationship Id="rId67" Type="http://schemas.openxmlformats.org/officeDocument/2006/relationships/hyperlink" Target="https://sportowefakty.wp.pl/pilka-nozna/558431/200-tys-kibicow-na-meczu-pilkarskim-oto-spotkania-z-najwieksza-liczba-widzow" TargetMode="External"/><Relationship Id="rId20" Type="http://schemas.openxmlformats.org/officeDocument/2006/relationships/image" Target="media/image6.png"/><Relationship Id="rId41" Type="http://schemas.openxmlformats.org/officeDocument/2006/relationships/hyperlink" Target="http://www.90minut.pl/mecz.php?id_mecz=167757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futhead.com/21/players/?level=all_nif&amp;league=13&amp;club=all&amp;bin_platform=ps" TargetMode="External"/><Relationship Id="rId75" Type="http://schemas.openxmlformats.org/officeDocument/2006/relationships/hyperlink" Target="https://eloratings.ne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60</Pages>
  <Words>10099</Words>
  <Characters>60597</Characters>
  <Application>Microsoft Office Word</Application>
  <DocSecurity>0</DocSecurity>
  <Lines>504</Lines>
  <Paragraphs>141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12</cp:revision>
  <cp:lastPrinted>2023-03-08T10:53:00Z</cp:lastPrinted>
  <dcterms:created xsi:type="dcterms:W3CDTF">2023-03-19T23:16:00Z</dcterms:created>
  <dcterms:modified xsi:type="dcterms:W3CDTF">2023-03-20T14:36:00Z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