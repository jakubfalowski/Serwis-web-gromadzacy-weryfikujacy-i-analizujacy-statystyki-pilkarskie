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Fałowski</w:t>
      </w:r>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Bidi"/>
              <w:sz w:val="22"/>
              <w:szCs w:val="22"/>
              <w:lang w:eastAsia="en-US"/>
            </w:rPr>
            <w:id w:val="862405634"/>
            <w:docPartObj>
              <w:docPartGallery w:val="Table of Contents"/>
              <w:docPartUnique/>
            </w:docPartObj>
          </w:sdtPr>
          <w:sdtContent>
            <w:p w14:paraId="27CBB9D7" w14:textId="71031543" w:rsidR="00CA4A4A" w:rsidRPr="00D57D26" w:rsidRDefault="00CA4A4A" w:rsidP="00CA4A4A">
              <w:pPr>
                <w:pStyle w:val="Nagwekspisutreci"/>
                <w:rPr>
                  <w:rFonts w:asciiTheme="minorHAnsi" w:eastAsiaTheme="minorHAnsi" w:hAnsiTheme="minorHAnsi" w:cstheme="minorBidi"/>
                  <w:sz w:val="22"/>
                  <w:szCs w:val="22"/>
                  <w:lang w:eastAsia="en-US"/>
                </w:rPr>
              </w:pPr>
              <w:r>
                <w:t>Spis treści</w:t>
              </w:r>
            </w:p>
            <w:p w14:paraId="4DA52E4B" w14:textId="77777777" w:rsidR="00CA4A4A" w:rsidRDefault="00CA4A4A" w:rsidP="00CA4A4A">
              <w:pPr>
                <w:rPr>
                  <w:rFonts w:cstheme="minorHAnsi"/>
                </w:rPr>
              </w:pPr>
            </w:p>
            <w:p w14:paraId="54EDCE22" w14:textId="77777777" w:rsidR="00CA4A4A" w:rsidRDefault="00CA4A4A" w:rsidP="00CA4A4A">
              <w:pPr>
                <w:rPr>
                  <w:rFonts w:cstheme="minorHAnsi"/>
                  <w:b/>
                  <w:bCs/>
                  <w:sz w:val="28"/>
                  <w:szCs w:val="28"/>
                  <w:lang w:eastAsia="pl-PL"/>
                </w:rPr>
              </w:pPr>
              <w:r>
                <w:rPr>
                  <w:rFonts w:cstheme="minorHAnsi"/>
                  <w:b/>
                  <w:bCs/>
                  <w:sz w:val="28"/>
                  <w:szCs w:val="28"/>
                  <w:lang w:eastAsia="pl-PL"/>
                </w:rPr>
                <w:t xml:space="preserve">1    Wstęp </w:t>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t xml:space="preserve">      4</w:t>
              </w:r>
            </w:p>
            <w:p w14:paraId="4209D4DB" w14:textId="77F87DCD" w:rsidR="00CA4A4A" w:rsidRDefault="00143D3A" w:rsidP="00CA4A4A">
              <w:pPr>
                <w:pStyle w:val="Akapitzlist"/>
                <w:numPr>
                  <w:ilvl w:val="1"/>
                  <w:numId w:val="2"/>
                </w:numPr>
                <w:rPr>
                  <w:rFonts w:asciiTheme="minorHAnsi" w:hAnsiTheme="minorHAnsi" w:cstheme="minorHAnsi"/>
                  <w:lang w:eastAsia="pl-PL"/>
                </w:rPr>
              </w:pPr>
              <w:bookmarkStart w:id="0" w:name="_Ref125387219"/>
              <w:r>
                <w:rPr>
                  <w:rFonts w:asciiTheme="minorHAnsi" w:hAnsiTheme="minorHAnsi" w:cstheme="minorHAnsi"/>
                  <w:lang w:eastAsia="pl-PL"/>
                </w:rPr>
                <w:t>Problematyka</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4</w:t>
              </w:r>
              <w:bookmarkEnd w:id="0"/>
            </w:p>
            <w:p w14:paraId="0E379B9F" w14:textId="7B64AC8C" w:rsidR="00CA4A4A" w:rsidRDefault="00CA4A4A" w:rsidP="00CA4A4A">
              <w:pPr>
                <w:pStyle w:val="Akapitzlist"/>
                <w:numPr>
                  <w:ilvl w:val="1"/>
                  <w:numId w:val="2"/>
                </w:numPr>
                <w:rPr>
                  <w:rFonts w:asciiTheme="minorHAnsi" w:hAnsiTheme="minorHAnsi" w:cstheme="minorHAnsi"/>
                  <w:lang w:eastAsia="pl-PL"/>
                </w:rPr>
              </w:pPr>
              <w:r w:rsidRPr="00A01FF6">
                <w:rPr>
                  <w:rFonts w:cstheme="minorHAnsi"/>
                  <w:lang w:eastAsia="pl-PL"/>
                </w:rPr>
                <w:t>Cel i założenia</w:t>
              </w:r>
              <w:r w:rsidR="00CB5EF6">
                <w:rPr>
                  <w:rFonts w:cstheme="minorHAnsi"/>
                  <w:lang w:eastAsia="pl-PL"/>
                </w:rPr>
                <w:tab/>
              </w:r>
              <w:r w:rsidR="00CB5EF6">
                <w:rPr>
                  <w:rFonts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p>
            <w:p w14:paraId="0659CFDF" w14:textId="2942708C" w:rsidR="00CA4A4A" w:rsidRPr="00CB5EF6" w:rsidRDefault="00CB5EF6" w:rsidP="00CA4A4A">
              <w:pPr>
                <w:pStyle w:val="Akapitzlist"/>
                <w:numPr>
                  <w:ilvl w:val="1"/>
                  <w:numId w:val="2"/>
                </w:numPr>
                <w:rPr>
                  <w:rFonts w:cstheme="minorHAnsi"/>
                  <w:lang w:eastAsia="pl-PL"/>
                </w:rPr>
              </w:pPr>
              <w:r>
                <w:rPr>
                  <w:rFonts w:asciiTheme="minorHAnsi" w:hAnsiTheme="minorHAnsi" w:cstheme="minorHAnsi"/>
                  <w:lang w:eastAsia="pl-PL"/>
                </w:rPr>
                <w:t>Diagram UML</w:t>
              </w:r>
              <w:r>
                <w:rPr>
                  <w:rFonts w:asciiTheme="minorHAnsi" w:hAnsiTheme="minorHAnsi" w:cstheme="minorHAnsi"/>
                  <w:lang w:eastAsia="pl-PL"/>
                </w:rPr>
                <w:tab/>
              </w:r>
              <w:r>
                <w:rPr>
                  <w:rFonts w:asciiTheme="minorHAnsi" w:hAnsiTheme="minorHAnsi" w:cstheme="minorHAnsi"/>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t xml:space="preserve">        </w:t>
              </w:r>
              <w:r>
                <w:rPr>
                  <w:rFonts w:asciiTheme="minorHAnsi" w:hAnsiTheme="minorHAnsi" w:cstheme="minorHAnsi"/>
                  <w:color w:val="000000" w:themeColor="text1"/>
                  <w:lang w:eastAsia="pl-PL"/>
                </w:rPr>
                <w:t>5</w:t>
              </w:r>
            </w:p>
            <w:p w14:paraId="74E470FD" w14:textId="0EE8DF0C" w:rsidR="00CB5EF6" w:rsidRPr="007A3C27" w:rsidRDefault="00CB5EF6" w:rsidP="00CA4A4A">
              <w:pPr>
                <w:pStyle w:val="Akapitzlist"/>
                <w:numPr>
                  <w:ilvl w:val="1"/>
                  <w:numId w:val="2"/>
                </w:numPr>
                <w:rPr>
                  <w:rFonts w:cstheme="minorHAnsi"/>
                  <w:lang w:eastAsia="pl-PL"/>
                </w:rPr>
              </w:pPr>
              <w:r>
                <w:rPr>
                  <w:rFonts w:asciiTheme="minorHAnsi" w:hAnsiTheme="minorHAnsi" w:cstheme="minorHAnsi"/>
                  <w:color w:val="000000" w:themeColor="text1"/>
                  <w:lang w:eastAsia="pl-PL"/>
                </w:rPr>
                <w:t>Użyte technologie</w:t>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t xml:space="preserve">        6</w:t>
              </w:r>
            </w:p>
            <w:p w14:paraId="3E885ED3" w14:textId="35127398" w:rsidR="00CA4A4A" w:rsidRPr="00CB5EF6" w:rsidRDefault="00CA4A4A" w:rsidP="00CB5EF6">
              <w:pPr>
                <w:pStyle w:val="Akapitzlist"/>
                <w:numPr>
                  <w:ilvl w:val="1"/>
                  <w:numId w:val="2"/>
                </w:numPr>
                <w:rPr>
                  <w:rFonts w:cstheme="minorHAnsi"/>
                  <w:lang w:eastAsia="pl-PL"/>
                </w:rPr>
              </w:pPr>
              <w:r>
                <w:rPr>
                  <w:rFonts w:asciiTheme="minorHAnsi" w:hAnsiTheme="minorHAnsi" w:cstheme="minorHAnsi"/>
                  <w:color w:val="000000" w:themeColor="text1"/>
                  <w:lang w:eastAsia="pl-PL"/>
                </w:rPr>
                <w:t xml:space="preserve">Użyte </w:t>
              </w:r>
              <w:r w:rsidR="00CB5EF6">
                <w:rPr>
                  <w:rFonts w:asciiTheme="minorHAnsi" w:hAnsiTheme="minorHAnsi" w:cstheme="minorHAnsi"/>
                  <w:color w:val="000000" w:themeColor="text1"/>
                  <w:lang w:eastAsia="pl-PL"/>
                </w:rPr>
                <w:t xml:space="preserve">źródła </w:t>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t xml:space="preserve">        6</w:t>
              </w:r>
            </w:p>
            <w:p w14:paraId="6EFA1C1B" w14:textId="2EF2336B" w:rsidR="00CB5EF6" w:rsidRDefault="00CB5EF6" w:rsidP="00CB5EF6">
              <w:pPr>
                <w:pStyle w:val="Akapitzlist"/>
                <w:numPr>
                  <w:ilvl w:val="2"/>
                  <w:numId w:val="2"/>
                </w:numPr>
                <w:rPr>
                  <w:rFonts w:cstheme="minorHAnsi"/>
                  <w:lang w:eastAsia="pl-PL"/>
                </w:rPr>
              </w:pPr>
              <w:r>
                <w:rPr>
                  <w:rFonts w:cstheme="minorHAnsi"/>
                  <w:lang w:eastAsia="pl-PL"/>
                </w:rPr>
                <w:t>API Sofascore</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6</w:t>
              </w:r>
            </w:p>
            <w:p w14:paraId="1CAB50FC" w14:textId="55A49A00" w:rsidR="00CB5EF6" w:rsidRDefault="00CB5EF6" w:rsidP="00CB5EF6">
              <w:pPr>
                <w:pStyle w:val="Akapitzlist"/>
                <w:numPr>
                  <w:ilvl w:val="2"/>
                  <w:numId w:val="2"/>
                </w:numPr>
                <w:rPr>
                  <w:rFonts w:cstheme="minorHAnsi"/>
                  <w:lang w:eastAsia="pl-PL"/>
                </w:rPr>
              </w:pPr>
              <w:r>
                <w:rPr>
                  <w:rFonts w:cstheme="minorHAnsi"/>
                  <w:lang w:eastAsia="pl-PL"/>
                </w:rPr>
                <w:t>Forebet.com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26B4D7C1" w14:textId="55212823" w:rsidR="00CB5EF6" w:rsidRDefault="00CB5EF6" w:rsidP="00CB5EF6">
              <w:pPr>
                <w:pStyle w:val="Akapitzlist"/>
                <w:numPr>
                  <w:ilvl w:val="2"/>
                  <w:numId w:val="2"/>
                </w:numPr>
                <w:rPr>
                  <w:rFonts w:cstheme="minorHAnsi"/>
                  <w:lang w:eastAsia="pl-PL"/>
                </w:rPr>
              </w:pPr>
              <w:r>
                <w:rPr>
                  <w:rFonts w:cstheme="minorHAnsi"/>
                  <w:lang w:eastAsia="pl-PL"/>
                </w:rPr>
                <w:t>FIFA – futhead.com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740DB275" w14:textId="2FBE5C3A" w:rsidR="00CB5EF6" w:rsidRDefault="00CB5EF6" w:rsidP="00CB5EF6">
              <w:pPr>
                <w:pStyle w:val="Akapitzlist"/>
                <w:numPr>
                  <w:ilvl w:val="2"/>
                  <w:numId w:val="2"/>
                </w:numPr>
                <w:rPr>
                  <w:rFonts w:cstheme="minorHAnsi"/>
                  <w:lang w:eastAsia="pl-PL"/>
                </w:rPr>
              </w:pPr>
              <w:r>
                <w:rPr>
                  <w:rFonts w:cstheme="minorHAnsi"/>
                  <w:lang w:eastAsia="pl-PL"/>
                </w:rPr>
                <w:t>Football Manager – fmdataba.com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34E4D963" w14:textId="53505855" w:rsidR="00CB5EF6" w:rsidRPr="00CB5EF6" w:rsidRDefault="00CB5EF6" w:rsidP="00CB5EF6">
              <w:pPr>
                <w:pStyle w:val="Akapitzlist"/>
                <w:numPr>
                  <w:ilvl w:val="2"/>
                  <w:numId w:val="2"/>
                </w:numPr>
                <w:rPr>
                  <w:rFonts w:cstheme="minorHAnsi"/>
                  <w:lang w:eastAsia="pl-PL"/>
                </w:rPr>
              </w:pPr>
              <w:r>
                <w:rPr>
                  <w:rFonts w:cstheme="minorHAnsi"/>
                  <w:lang w:eastAsia="pl-PL"/>
                </w:rPr>
                <w:t>API Sofascore</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10AAA311" w14:textId="77777777" w:rsidR="00CA4A4A" w:rsidRPr="001532F2" w:rsidRDefault="00CA4A4A" w:rsidP="00CA4A4A">
              <w:pPr>
                <w:pStyle w:val="Akapitzlist"/>
                <w:ind w:left="360" w:firstLine="0"/>
                <w:rPr>
                  <w:rFonts w:asciiTheme="minorHAnsi" w:hAnsiTheme="minorHAnsi" w:cstheme="minorHAnsi"/>
                  <w:lang w:eastAsia="pl-PL"/>
                </w:rPr>
              </w:pPr>
            </w:p>
            <w:p w14:paraId="7D3E718E" w14:textId="219D34A0"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zawodników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8</w:t>
              </w:r>
            </w:p>
            <w:p w14:paraId="5F973F22" w14:textId="2A5542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485DE094" w14:textId="78245745" w:rsidR="00CA4A4A" w:rsidRPr="007A3C27" w:rsidRDefault="00CA4A4A" w:rsidP="00CA4A4A">
              <w:pPr>
                <w:pStyle w:val="Akapitzlist"/>
                <w:numPr>
                  <w:ilvl w:val="2"/>
                  <w:numId w:val="2"/>
                </w:numPr>
                <w:rPr>
                  <w:rFonts w:cstheme="minorHAnsi"/>
                  <w:lang w:eastAsia="pl-PL"/>
                </w:rPr>
              </w:pPr>
              <w:r w:rsidRPr="007A3C27">
                <w:rPr>
                  <w:rFonts w:cstheme="minorHAnsi"/>
                  <w:lang w:eastAsia="pl-PL"/>
                </w:rPr>
                <w:t>F</w:t>
              </w:r>
              <w:r w:rsidR="00143D3A">
                <w:rPr>
                  <w:rFonts w:cstheme="minorHAnsi"/>
                  <w:lang w:eastAsia="pl-PL"/>
                </w:rPr>
                <w:t>IFA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547D76D0" w14:textId="01BC721C" w:rsidR="00CA4A4A" w:rsidRDefault="00CA4A4A" w:rsidP="00CA4A4A">
              <w:pPr>
                <w:pStyle w:val="Akapitzlist"/>
                <w:numPr>
                  <w:ilvl w:val="2"/>
                  <w:numId w:val="2"/>
                </w:numPr>
                <w:rPr>
                  <w:rFonts w:cstheme="minorHAnsi"/>
                  <w:lang w:eastAsia="pl-PL"/>
                </w:rPr>
              </w:pPr>
              <w:r>
                <w:rPr>
                  <w:rFonts w:cstheme="minorHAnsi"/>
                  <w:lang w:eastAsia="pl-PL"/>
                </w:rPr>
                <w:t>Football Manager</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1</w:t>
              </w:r>
            </w:p>
            <w:p w14:paraId="6C43FCBA" w14:textId="5CCB5CCF" w:rsidR="00CA4A4A" w:rsidRPr="007A3C27" w:rsidRDefault="00CA4A4A" w:rsidP="00CA4A4A">
              <w:pPr>
                <w:pStyle w:val="Akapitzlist"/>
                <w:numPr>
                  <w:ilvl w:val="2"/>
                  <w:numId w:val="2"/>
                </w:numPr>
                <w:rPr>
                  <w:rFonts w:cstheme="minorHAnsi"/>
                  <w:lang w:eastAsia="pl-PL"/>
                </w:rPr>
              </w:pPr>
              <w:r>
                <w:rPr>
                  <w:rFonts w:cstheme="minorHAnsi"/>
                  <w:lang w:eastAsia="pl-PL"/>
                </w:rPr>
                <w:t>Sofascore – rzeczywiste statystyki</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3</w:t>
              </w:r>
            </w:p>
            <w:p w14:paraId="07434C62" w14:textId="20000CB0"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1</w:t>
              </w:r>
              <w:r w:rsidR="00494810">
                <w:rPr>
                  <w:lang w:eastAsia="pl-PL"/>
                </w:rPr>
                <w:t>4</w:t>
              </w:r>
            </w:p>
            <w:p w14:paraId="3BD5F2CA" w14:textId="487C8001"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w:t>
              </w:r>
              <w:r w:rsidR="00776689">
                <w:rPr>
                  <w:lang w:eastAsia="pl-PL"/>
                </w:rPr>
                <w:t>8</w:t>
              </w:r>
            </w:p>
            <w:p w14:paraId="19D00926" w14:textId="2B7FE886" w:rsidR="00CA4A4A" w:rsidRDefault="00CA4A4A" w:rsidP="00CA4A4A">
              <w:pPr>
                <w:pStyle w:val="Akapitzlist"/>
                <w:numPr>
                  <w:ilvl w:val="1"/>
                  <w:numId w:val="2"/>
                </w:numPr>
                <w:rPr>
                  <w:lang w:eastAsia="pl-PL"/>
                </w:rPr>
              </w:pPr>
              <w:r>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t xml:space="preserve">  </w:t>
              </w:r>
              <w:r>
                <w:rPr>
                  <w:lang w:eastAsia="pl-PL"/>
                </w:rPr>
                <w:tab/>
              </w:r>
              <w:r>
                <w:rPr>
                  <w:lang w:eastAsia="pl-PL"/>
                </w:rPr>
                <w:tab/>
              </w:r>
              <w:r>
                <w:rPr>
                  <w:lang w:eastAsia="pl-PL"/>
                </w:rPr>
                <w:tab/>
              </w:r>
              <w:r>
                <w:rPr>
                  <w:lang w:eastAsia="pl-PL"/>
                </w:rPr>
                <w:tab/>
                <w:t xml:space="preserve">      </w:t>
              </w:r>
              <w:r w:rsidR="00776689">
                <w:rPr>
                  <w:lang w:eastAsia="pl-PL"/>
                </w:rPr>
                <w:t>18</w:t>
              </w:r>
            </w:p>
            <w:p w14:paraId="5CFBC182" w14:textId="77777777" w:rsidR="00CA4A4A" w:rsidRDefault="00CA4A4A" w:rsidP="00CA4A4A">
              <w:pPr>
                <w:pStyle w:val="Akapitzlist"/>
                <w:ind w:left="360" w:firstLine="0"/>
                <w:rPr>
                  <w:lang w:eastAsia="pl-PL"/>
                </w:rPr>
              </w:pPr>
            </w:p>
            <w:p w14:paraId="413B75BD" w14:textId="48B579B9"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klubów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w:t>
              </w:r>
              <w:r>
                <w:rPr>
                  <w:rFonts w:asciiTheme="minorHAnsi" w:hAnsiTheme="minorHAnsi" w:cstheme="minorHAnsi"/>
                  <w:b/>
                  <w:bCs/>
                  <w:sz w:val="28"/>
                  <w:szCs w:val="28"/>
                  <w:lang w:eastAsia="pl-PL"/>
                </w:rPr>
                <w:tab/>
                <w:t xml:space="preserve">    21</w:t>
              </w:r>
            </w:p>
            <w:p w14:paraId="2120A183" w14:textId="3625EB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w:t>
              </w:r>
              <w:r w:rsidR="00776689">
                <w:rPr>
                  <w:rFonts w:cstheme="minorHAnsi"/>
                  <w:lang w:eastAsia="pl-PL"/>
                </w:rPr>
                <w:t>1</w:t>
              </w:r>
            </w:p>
            <w:p w14:paraId="7BE0EDDC" w14:textId="2FB3EDA6" w:rsidR="00CA4A4A" w:rsidRDefault="00776689" w:rsidP="00CA4A4A">
              <w:pPr>
                <w:pStyle w:val="Akapitzlist"/>
                <w:numPr>
                  <w:ilvl w:val="2"/>
                  <w:numId w:val="2"/>
                </w:numPr>
                <w:rPr>
                  <w:rFonts w:cstheme="minorHAnsi"/>
                  <w:lang w:eastAsia="pl-PL"/>
                </w:rPr>
              </w:pPr>
              <w:r>
                <w:rPr>
                  <w:rFonts w:cstheme="minorHAnsi"/>
                  <w:lang w:eastAsia="pl-PL"/>
                </w:rPr>
                <w:t>System na podstawie ostatnich rezultatów</w:t>
              </w:r>
              <w:r w:rsidR="00CA4A4A">
                <w:rPr>
                  <w:rFonts w:cstheme="minorHAnsi"/>
                  <w:lang w:eastAsia="pl-PL"/>
                </w:rPr>
                <w:tab/>
              </w:r>
              <w:r w:rsidR="00CA4A4A">
                <w:rPr>
                  <w:rFonts w:cstheme="minorHAnsi"/>
                  <w:lang w:eastAsia="pl-PL"/>
                </w:rPr>
                <w:tab/>
              </w:r>
              <w:r w:rsidR="00CA4A4A">
                <w:rPr>
                  <w:rFonts w:cstheme="minorHAnsi"/>
                  <w:lang w:eastAsia="pl-PL"/>
                </w:rPr>
                <w:tab/>
              </w:r>
              <w:r w:rsidR="00CA4A4A">
                <w:rPr>
                  <w:rFonts w:cstheme="minorHAnsi"/>
                  <w:lang w:eastAsia="pl-PL"/>
                </w:rPr>
                <w:tab/>
              </w:r>
              <w:r>
                <w:rPr>
                  <w:rFonts w:cstheme="minorHAnsi"/>
                  <w:lang w:eastAsia="pl-PL"/>
                </w:rPr>
                <w:tab/>
                <w:t xml:space="preserve">     </w:t>
              </w:r>
              <w:r w:rsidR="00CA4A4A">
                <w:rPr>
                  <w:rFonts w:cstheme="minorHAnsi"/>
                  <w:lang w:eastAsia="pl-PL"/>
                </w:rPr>
                <w:t>2</w:t>
              </w:r>
              <w:r>
                <w:rPr>
                  <w:rFonts w:cstheme="minorHAnsi"/>
                  <w:lang w:eastAsia="pl-PL"/>
                </w:rPr>
                <w:t>1</w:t>
              </w:r>
            </w:p>
            <w:p w14:paraId="24B0D3D2" w14:textId="5DECACBB" w:rsidR="00776689" w:rsidRDefault="00776689" w:rsidP="00776689">
              <w:pPr>
                <w:pStyle w:val="Akapitzlist"/>
                <w:numPr>
                  <w:ilvl w:val="3"/>
                  <w:numId w:val="2"/>
                </w:numPr>
                <w:rPr>
                  <w:rFonts w:cstheme="minorHAnsi"/>
                  <w:lang w:eastAsia="pl-PL"/>
                </w:rPr>
              </w:pPr>
              <w:r>
                <w:rPr>
                  <w:rFonts w:cstheme="minorHAnsi"/>
                  <w:lang w:eastAsia="pl-PL"/>
                </w:rPr>
                <w:t>Wyznaczenie zwycięzcy</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23</w:t>
              </w:r>
            </w:p>
            <w:p w14:paraId="5BAB6EA7" w14:textId="3B68C94F" w:rsidR="00776689" w:rsidRDefault="006A57D6" w:rsidP="00776689">
              <w:pPr>
                <w:pStyle w:val="Akapitzlist"/>
                <w:numPr>
                  <w:ilvl w:val="3"/>
                  <w:numId w:val="2"/>
                </w:numPr>
                <w:rPr>
                  <w:rFonts w:cstheme="minorHAnsi"/>
                  <w:lang w:eastAsia="pl-PL"/>
                </w:rPr>
              </w:pPr>
              <w:r>
                <w:rPr>
                  <w:rFonts w:cstheme="minorHAnsi"/>
                  <w:lang w:eastAsia="pl-PL"/>
                </w:rPr>
                <w:t>Wyznaczenie różnicy bramkowej</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28</w:t>
              </w:r>
            </w:p>
            <w:p w14:paraId="3DFFBEC1" w14:textId="0E4CE147" w:rsidR="006A57D6" w:rsidRPr="007A3C27" w:rsidRDefault="006A57D6" w:rsidP="00776689">
              <w:pPr>
                <w:pStyle w:val="Akapitzlist"/>
                <w:numPr>
                  <w:ilvl w:val="3"/>
                  <w:numId w:val="2"/>
                </w:numPr>
                <w:rPr>
                  <w:rFonts w:cstheme="minorHAnsi"/>
                  <w:lang w:eastAsia="pl-PL"/>
                </w:rPr>
              </w:pPr>
              <w:r>
                <w:rPr>
                  <w:rFonts w:cstheme="minorHAnsi"/>
                  <w:lang w:eastAsia="pl-PL"/>
                </w:rPr>
                <w:t>Wyznaczenie dokładnego wyniku</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30</w:t>
              </w:r>
            </w:p>
            <w:p w14:paraId="7F1217DD" w14:textId="2F049B67" w:rsidR="00CA4A4A" w:rsidRDefault="00CA4A4A" w:rsidP="00CA4A4A">
              <w:pPr>
                <w:pStyle w:val="Akapitzlist"/>
                <w:numPr>
                  <w:ilvl w:val="2"/>
                  <w:numId w:val="2"/>
                </w:numPr>
                <w:rPr>
                  <w:rFonts w:cstheme="minorHAnsi"/>
                  <w:lang w:eastAsia="pl-PL"/>
                </w:rPr>
              </w:pPr>
              <w:r>
                <w:rPr>
                  <w:rFonts w:cstheme="minorHAnsi"/>
                  <w:lang w:eastAsia="pl-PL"/>
                </w:rPr>
                <w:t>Kursy bukmacherów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0</w:t>
              </w:r>
            </w:p>
            <w:p w14:paraId="742A7EBB" w14:textId="42DEF7F2" w:rsidR="00CA4A4A" w:rsidRDefault="00CA4A4A" w:rsidP="00CA4A4A">
              <w:pPr>
                <w:pStyle w:val="Akapitzlist"/>
                <w:numPr>
                  <w:ilvl w:val="2"/>
                  <w:numId w:val="2"/>
                </w:numPr>
                <w:rPr>
                  <w:rFonts w:cstheme="minorHAnsi"/>
                  <w:lang w:eastAsia="pl-PL"/>
                </w:rPr>
              </w:pPr>
              <w:r>
                <w:rPr>
                  <w:rFonts w:cstheme="minorHAnsi"/>
                  <w:lang w:eastAsia="pl-PL"/>
                </w:rPr>
                <w:t>Forebet</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1</w:t>
              </w:r>
            </w:p>
            <w:p w14:paraId="1D4CB91B" w14:textId="1D135A62" w:rsidR="00CA4A4A" w:rsidRDefault="00550E9D" w:rsidP="00CA4A4A">
              <w:pPr>
                <w:pStyle w:val="Akapitzlist"/>
                <w:numPr>
                  <w:ilvl w:val="1"/>
                  <w:numId w:val="2"/>
                </w:numPr>
                <w:rPr>
                  <w:lang w:eastAsia="pl-PL"/>
                </w:rPr>
              </w:pPr>
              <w:r>
                <w:rPr>
                  <w:lang w:eastAsia="pl-PL"/>
                </w:rPr>
                <w:t>Wyświetlanie meczów</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w:t>
              </w:r>
              <w:r w:rsidR="00CA4A4A">
                <w:rPr>
                  <w:lang w:eastAsia="pl-PL"/>
                </w:rPr>
                <w:tab/>
              </w:r>
              <w:r w:rsidR="00CA4A4A">
                <w:rPr>
                  <w:lang w:eastAsia="pl-PL"/>
                </w:rPr>
                <w:tab/>
                <w:t xml:space="preserve">     3</w:t>
              </w:r>
              <w:r>
                <w:rPr>
                  <w:lang w:eastAsia="pl-PL"/>
                </w:rPr>
                <w:t>1</w:t>
              </w:r>
            </w:p>
            <w:p w14:paraId="5C687580" w14:textId="489A833A" w:rsidR="00550E9D" w:rsidRDefault="00550E9D" w:rsidP="00CA4A4A">
              <w:pPr>
                <w:pStyle w:val="Akapitzlist"/>
                <w:numPr>
                  <w:ilvl w:val="1"/>
                  <w:numId w:val="2"/>
                </w:numPr>
                <w:rPr>
                  <w:lang w:eastAsia="pl-PL"/>
                </w:rPr>
              </w:pPr>
              <w:r>
                <w:rPr>
                  <w:lang w:eastAsia="pl-PL"/>
                </w:rPr>
                <w:t>Przykładowe widoki</w:t>
              </w:r>
              <w:r>
                <w:rPr>
                  <w:lang w:eastAsia="pl-PL"/>
                </w:rPr>
                <w:tab/>
              </w:r>
              <w:r>
                <w:rPr>
                  <w:lang w:eastAsia="pl-PL"/>
                </w:rPr>
                <w:tab/>
                <w:t xml:space="preserve">  </w:t>
              </w:r>
              <w:r>
                <w:rPr>
                  <w:lang w:eastAsia="pl-PL"/>
                </w:rPr>
                <w:tab/>
              </w:r>
              <w:r>
                <w:rPr>
                  <w:lang w:eastAsia="pl-PL"/>
                </w:rPr>
                <w:tab/>
              </w:r>
              <w:r>
                <w:rPr>
                  <w:lang w:eastAsia="pl-PL"/>
                </w:rPr>
                <w:tab/>
              </w:r>
              <w:r>
                <w:rPr>
                  <w:lang w:eastAsia="pl-PL"/>
                </w:rPr>
                <w:tab/>
              </w:r>
              <w:r>
                <w:rPr>
                  <w:lang w:eastAsia="pl-PL"/>
                </w:rPr>
                <w:tab/>
              </w:r>
              <w:r>
                <w:rPr>
                  <w:lang w:eastAsia="pl-PL"/>
                </w:rPr>
                <w:tab/>
                <w:t xml:space="preserve">     32</w:t>
              </w:r>
            </w:p>
            <w:p w14:paraId="23660D50" w14:textId="253835F0"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5</w:t>
              </w:r>
            </w:p>
            <w:p w14:paraId="1D197B00" w14:textId="71283B32" w:rsidR="00CA4A4A" w:rsidRDefault="00CA4A4A" w:rsidP="00CA4A4A">
              <w:pPr>
                <w:pStyle w:val="Akapitzlist"/>
                <w:numPr>
                  <w:ilvl w:val="1"/>
                  <w:numId w:val="2"/>
                </w:numPr>
                <w:rPr>
                  <w:lang w:eastAsia="pl-PL"/>
                </w:rPr>
              </w:pPr>
              <w:r w:rsidRPr="007A3C27">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6</w:t>
              </w:r>
            </w:p>
            <w:p w14:paraId="759066AB" w14:textId="77777777" w:rsidR="00CA4A4A" w:rsidRDefault="00CA4A4A" w:rsidP="00CA4A4A">
              <w:pPr>
                <w:pStyle w:val="Akapitzlist"/>
                <w:ind w:left="360" w:firstLine="0"/>
                <w:rPr>
                  <w:lang w:eastAsia="pl-PL"/>
                </w:rPr>
              </w:pPr>
            </w:p>
            <w:p w14:paraId="3FBFACC0" w14:textId="74CFA5DE" w:rsidR="00CA4A4A" w:rsidRDefault="00CA4A4A" w:rsidP="00CA4A4A">
              <w:pPr>
                <w:pStyle w:val="Akapitzlist"/>
                <w:numPr>
                  <w:ilvl w:val="0"/>
                  <w:numId w:val="2"/>
                </w:numPr>
                <w:rPr>
                  <w:b/>
                  <w:bCs/>
                  <w:sz w:val="28"/>
                  <w:szCs w:val="28"/>
                  <w:lang w:eastAsia="pl-PL"/>
                </w:rPr>
              </w:pPr>
              <w:r>
                <w:rPr>
                  <w:b/>
                  <w:bCs/>
                  <w:sz w:val="28"/>
                  <w:szCs w:val="28"/>
                  <w:lang w:eastAsia="pl-PL"/>
                </w:rPr>
                <w:t>Testy aplikacji</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39</w:t>
              </w:r>
            </w:p>
            <w:p w14:paraId="37531AB1" w14:textId="425582A4" w:rsidR="00CA4A4A" w:rsidRDefault="003A60CE" w:rsidP="00CA4A4A">
              <w:pPr>
                <w:pStyle w:val="Akapitzlist"/>
                <w:numPr>
                  <w:ilvl w:val="1"/>
                  <w:numId w:val="2"/>
                </w:numPr>
                <w:rPr>
                  <w:lang w:eastAsia="pl-PL"/>
                </w:rPr>
              </w:pPr>
              <w:r>
                <w:rPr>
                  <w:lang w:eastAsia="pl-PL"/>
                </w:rPr>
                <w:t>Typowane wyniki</w:t>
              </w:r>
              <w:r w:rsidR="00CA4A4A">
                <w:rPr>
                  <w:lang w:eastAsia="pl-PL"/>
                </w:rPr>
                <w:t xml:space="preserve"> a rzeczywistość</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39</w:t>
              </w:r>
            </w:p>
            <w:p w14:paraId="0A33C315" w14:textId="7E456661" w:rsidR="00CA4A4A" w:rsidRDefault="00CA4A4A" w:rsidP="00CA4A4A">
              <w:pPr>
                <w:pStyle w:val="Akapitzlist"/>
                <w:numPr>
                  <w:ilvl w:val="1"/>
                  <w:numId w:val="2"/>
                </w:numPr>
                <w:rPr>
                  <w:lang w:eastAsia="pl-PL"/>
                </w:rPr>
              </w:pPr>
              <w:r>
                <w:rPr>
                  <w:lang w:eastAsia="pl-PL"/>
                </w:rPr>
                <w:t>Zależność pomiędzy statystykami Sofascore a danymi z gier piłkarskich</w:t>
              </w:r>
              <w:r>
                <w:rPr>
                  <w:lang w:eastAsia="pl-PL"/>
                </w:rPr>
                <w:tab/>
                <w:t xml:space="preserve">      4</w:t>
              </w:r>
              <w:r w:rsidR="00B8186E">
                <w:rPr>
                  <w:lang w:eastAsia="pl-PL"/>
                </w:rPr>
                <w:t>6</w:t>
              </w:r>
            </w:p>
            <w:p w14:paraId="7ECFBABE" w14:textId="39A27557" w:rsidR="00CA4A4A" w:rsidRDefault="00CA4A4A" w:rsidP="00CA4A4A">
              <w:pPr>
                <w:pStyle w:val="Akapitzlist"/>
                <w:numPr>
                  <w:ilvl w:val="1"/>
                  <w:numId w:val="2"/>
                </w:numPr>
                <w:rPr>
                  <w:lang w:eastAsia="pl-PL"/>
                </w:rPr>
              </w:pPr>
              <w:r>
                <w:rPr>
                  <w:lang w:eastAsia="pl-PL"/>
                </w:rPr>
                <w:t>Testy manualne</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4</w:t>
              </w:r>
              <w:r w:rsidR="00B8186E">
                <w:rPr>
                  <w:lang w:eastAsia="pl-PL"/>
                </w:rPr>
                <w:t>8</w:t>
              </w:r>
            </w:p>
            <w:p w14:paraId="023BFB1F" w14:textId="77777777" w:rsidR="00CA4A4A" w:rsidRDefault="00CA4A4A" w:rsidP="00CA4A4A">
              <w:pPr>
                <w:rPr>
                  <w:lang w:eastAsia="pl-PL"/>
                </w:rPr>
              </w:pPr>
            </w:p>
            <w:p w14:paraId="521D7D8C" w14:textId="7AA78272" w:rsidR="00CA4A4A" w:rsidRDefault="00CA4A4A" w:rsidP="00CA4A4A">
              <w:pPr>
                <w:rPr>
                  <w:b/>
                  <w:bCs/>
                  <w:lang w:eastAsia="pl-PL"/>
                </w:rPr>
              </w:pPr>
              <w:r>
                <w:rPr>
                  <w:b/>
                  <w:bCs/>
                  <w:lang w:eastAsia="pl-PL"/>
                </w:rPr>
                <w:t>Podsumowanie i wnioski</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5</w:t>
              </w:r>
              <w:r w:rsidR="00B8186E">
                <w:rPr>
                  <w:b/>
                  <w:bCs/>
                  <w:lang w:eastAsia="pl-PL"/>
                </w:rPr>
                <w:t>3</w:t>
              </w:r>
            </w:p>
            <w:p w14:paraId="63B6501E" w14:textId="3D441352" w:rsidR="00FE1A87" w:rsidRDefault="00FE1A87" w:rsidP="00CA4A4A">
              <w:pPr>
                <w:rPr>
                  <w:b/>
                  <w:bCs/>
                  <w:lang w:eastAsia="pl-PL"/>
                </w:rPr>
              </w:pPr>
              <w:r>
                <w:rPr>
                  <w:b/>
                  <w:bCs/>
                  <w:lang w:eastAsia="pl-PL"/>
                </w:rPr>
                <w:t>Bibliografia i netografia                                                                                                                        5</w:t>
              </w:r>
              <w:r w:rsidR="00B8186E">
                <w:rPr>
                  <w:b/>
                  <w:bCs/>
                  <w:lang w:eastAsia="pl-PL"/>
                </w:rPr>
                <w:t>5</w:t>
              </w:r>
            </w:p>
            <w:p w14:paraId="7DD57F23" w14:textId="71031543" w:rsidR="00CA4A4A" w:rsidRPr="004537DC" w:rsidRDefault="00000000" w:rsidP="00CA4A4A">
              <w:pPr>
                <w:rPr>
                  <w:lang w:eastAsia="pl-PL"/>
                </w:rPr>
                <w:sectPr w:rsidR="00CA4A4A" w:rsidRPr="004537DC">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1" w:name="_Toc106789872"/>
      <w:bookmarkEnd w:id="1"/>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b/>
          <w:bCs/>
          <w:sz w:val="32"/>
          <w:szCs w:val="32"/>
        </w:rPr>
      </w:pPr>
      <w:r>
        <w:rPr>
          <w:b/>
          <w:bCs/>
          <w:sz w:val="32"/>
          <w:szCs w:val="32"/>
        </w:rPr>
        <w:t>Problematyka</w:t>
      </w:r>
    </w:p>
    <w:p w14:paraId="47598BFA" w14:textId="36E2D5E5"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[1]. 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w:t>
      </w:r>
      <w:del w:id="2" w:author="Kuba Fa" w:date="2023-03-19T23:17:00Z">
        <w:r w:rsidR="00D600F0" w:rsidRPr="00143D3A" w:rsidDel="00EC49E6">
          <w:rPr>
            <w:sz w:val="24"/>
            <w:szCs w:val="24"/>
          </w:rPr>
          <w:delText xml:space="preserve">. </w:delText>
        </w:r>
      </w:del>
      <w:r w:rsidR="00D600F0" w:rsidRPr="00143D3A">
        <w:rPr>
          <w:sz w:val="24"/>
          <w:szCs w:val="24"/>
        </w:rPr>
        <w:t>[3]</w:t>
      </w:r>
      <w:ins w:id="3" w:author="Kuba Fa" w:date="2023-03-19T23:17:00Z">
        <w:r w:rsidR="00EC49E6">
          <w:rPr>
            <w:sz w:val="24"/>
            <w:szCs w:val="24"/>
          </w:rPr>
          <w:t>.</w:t>
        </w:r>
      </w:ins>
      <w:r w:rsidR="00D600F0" w:rsidRPr="00143D3A">
        <w:rPr>
          <w:sz w:val="24"/>
          <w:szCs w:val="24"/>
        </w:rPr>
        <w:t xml:space="preserve">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Jest to sporo mniejsza liczba i niekoniecznie świadcząca o fachowości,</w:t>
      </w:r>
      <w:r w:rsidR="00B61EB8">
        <w:rPr>
          <w:sz w:val="24"/>
          <w:szCs w:val="24"/>
        </w:rPr>
        <w:t xml:space="preserve"> </w:t>
      </w:r>
      <w:r w:rsidR="00237E94" w:rsidRPr="00143D3A">
        <w:rPr>
          <w:sz w:val="24"/>
          <w:szCs w:val="24"/>
        </w:rPr>
        <w:t xml:space="preserve">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4" w:name="_Ref125387347"/>
    </w:p>
    <w:p w14:paraId="23218ED3" w14:textId="4A26EECF" w:rsidR="00BC63D5" w:rsidRDefault="00BC63D5" w:rsidP="00BC63D5">
      <w:pPr>
        <w:pStyle w:val="MojNormalny2"/>
        <w:numPr>
          <w:ilvl w:val="1"/>
          <w:numId w:val="20"/>
        </w:numPr>
        <w:tabs>
          <w:tab w:val="left" w:pos="6750"/>
        </w:tabs>
        <w:rPr>
          <w:b/>
          <w:bCs/>
          <w:sz w:val="32"/>
          <w:szCs w:val="32"/>
        </w:rPr>
      </w:pPr>
      <w:r>
        <w:rPr>
          <w:b/>
          <w:bCs/>
          <w:sz w:val="32"/>
          <w:szCs w:val="32"/>
        </w:rPr>
        <w:t>Cel i założenia</w:t>
      </w:r>
      <w:bookmarkEnd w:id="4"/>
    </w:p>
    <w:p w14:paraId="3A4FB875" w14:textId="0CA744BE" w:rsidR="006721D1" w:rsidRDefault="006721D1" w:rsidP="00E947C2">
      <w:pPr>
        <w:pStyle w:val="MojNormalny2"/>
        <w:ind w:firstLine="708"/>
      </w:pPr>
      <w:r w:rsidRPr="006721D1">
        <w:t>Niniejsza praca inżynierska stara się rozwiązać problem łatwej analizy danych piłkarskich poprzez utworzenie aplikacji webowej</w:t>
      </w:r>
      <w:r>
        <w:t xml:space="preserve">. </w:t>
      </w:r>
      <w:r w:rsidRPr="006721D1">
        <w:t>Aplikacja ta gromadzi dane z różnych popularnych źródeł i statystyk dotyczących piłki nożnej</w:t>
      </w:r>
      <w:r>
        <w:t xml:space="preserve"> Dzięki niej, każdy zainteresowany tym tematem, może na podstawie obiektywnych danych, wyciągać własne wnioski. Pomaga to zapobiegać przekazywaniu niesprawdzonych informacji, oraz zwiększyć świadomość i głębsze zainteresowanie tą dyscypliną od strony analitycznej.</w:t>
      </w:r>
      <w:r w:rsidRPr="006721D1">
        <w:t xml:space="preserve"> </w:t>
      </w:r>
      <w:r>
        <w:t>Pozwala</w:t>
      </w:r>
      <w:r w:rsidRPr="006721D1">
        <w:t xml:space="preserve">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1D523A4C"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w:t>
      </w:r>
      <w:r w:rsidR="003902DC">
        <w:t>ch</w:t>
      </w:r>
      <w:r w:rsidRPr="001917AE">
        <w:t xml:space="preserve"> zawodników na poszczególnych pozycjach</w:t>
      </w:r>
      <w:r>
        <w:t>,</w:t>
      </w:r>
      <w:r w:rsidRPr="001917AE" w:rsidDel="001917AE">
        <w:t xml:space="preserve"> </w:t>
      </w:r>
      <w:r w:rsidR="009166A9">
        <w:t xml:space="preserve">system </w:t>
      </w:r>
      <w:ins w:id="5" w:author="Kuba Fa" w:date="2023-03-19T23:30:00Z">
        <w:r w:rsidR="00D8403B">
          <w:t>zliczający rezultaty</w:t>
        </w:r>
      </w:ins>
      <w:del w:id="6" w:author="Kuba Fa" w:date="2023-03-19T23:30:00Z">
        <w:r w:rsidR="009166A9" w:rsidDel="00D8403B">
          <w:delText>przewidywania</w:delText>
        </w:r>
      </w:del>
      <w:r w:rsidR="009166A9">
        <w:t xml:space="preserve"> meczy na podstawie ostatnich spotkań</w:t>
      </w:r>
      <w:r>
        <w:t>,</w:t>
      </w:r>
    </w:p>
    <w:p w14:paraId="0990C96C" w14:textId="018376BC" w:rsidR="009166A9" w:rsidRPr="000F275B" w:rsidRDefault="009166A9" w:rsidP="00143D3A">
      <w:pPr>
        <w:pStyle w:val="MojNormalny2"/>
        <w:numPr>
          <w:ilvl w:val="0"/>
          <w:numId w:val="46"/>
        </w:numPr>
      </w:pPr>
      <w:r>
        <w:t>porówn</w:t>
      </w:r>
      <w:r w:rsidR="001917AE">
        <w:t>ywanie</w:t>
      </w:r>
      <w:r>
        <w:t xml:space="preserve"> różnych źródeł </w:t>
      </w:r>
      <w:del w:id="7" w:author="Kuba Fa" w:date="2023-03-19T23:20:00Z">
        <w:r w:rsidDel="00EC49E6">
          <w:delText>przewidujących najbardziej prawdopodobny wynik meczu</w:delText>
        </w:r>
        <w:r w:rsidR="001917AE" w:rsidDel="00EC49E6">
          <w:delText>.</w:delText>
        </w:r>
      </w:del>
      <w:ins w:id="8" w:author="Kuba Fa" w:date="2023-03-19T23:20:00Z">
        <w:r w:rsidR="00EC49E6">
          <w:t>szacujących</w:t>
        </w:r>
      </w:ins>
      <w:ins w:id="9" w:author="Kuba Fa" w:date="2023-03-19T23:21:00Z">
        <w:r w:rsidR="00EC49E6">
          <w:t xml:space="preserve"> wynik spotkania.</w:t>
        </w:r>
      </w:ins>
    </w:p>
    <w:p w14:paraId="128BE0F8" w14:textId="04F52CBB" w:rsidR="009166A9" w:rsidRDefault="001917AE" w:rsidP="00494810">
      <w:pPr>
        <w:pStyle w:val="MojNormalny2"/>
        <w:ind w:firstLine="708"/>
      </w:pPr>
      <w:r>
        <w:t>Poprzez porównywanie</w:t>
      </w:r>
      <w:r w:rsidR="009166A9">
        <w:t xml:space="preserve"> atrybutów zawodników z trzech źródeł, można obiektywniej spojrzeć na umiejętności danego zawodnika</w:t>
      </w:r>
      <w:r w:rsidR="001336FF">
        <w:t xml:space="preserve">. Jeśli wartości jednego ze źródeł znacząco </w:t>
      </w:r>
      <w:r w:rsidR="001336FF">
        <w:lastRenderedPageBreak/>
        <w:t xml:space="preserve">wyróżnia się na tle reszty, bądź widoczne są zależności pomiędzy dwoma źródłami, można badać przyczyny takiej sytuacji.  </w:t>
      </w:r>
      <w:r w:rsidR="009166A9">
        <w:t>Dodatkowo trzecie źródło jakim są statystyki z</w:t>
      </w:r>
      <w:r w:rsidR="001336FF">
        <w:t xml:space="preserve"> meczów w trakcie</w:t>
      </w:r>
      <w:r w:rsidR="009166A9">
        <w:t xml:space="preserve"> sezonu, </w:t>
      </w:r>
      <w:r w:rsidR="001336FF">
        <w:t xml:space="preserve">można interpretować jako </w:t>
      </w:r>
      <w:r w:rsidR="009166A9">
        <w:t>weryfik</w:t>
      </w:r>
      <w:r w:rsidR="001336FF">
        <w:t>acja</w:t>
      </w:r>
      <w:r w:rsidR="009166A9">
        <w:t xml:space="preserve"> słusznoś</w:t>
      </w:r>
      <w:r w:rsidR="001336FF">
        <w:t>ci</w:t>
      </w:r>
      <w:r w:rsidR="009166A9">
        <w:t xml:space="preserve"> danych</w:t>
      </w:r>
      <w:r w:rsidR="001336FF">
        <w:t xml:space="preserve"> z gier piłkarskich</w:t>
      </w:r>
      <w:r w:rsidR="009166A9">
        <w:t xml:space="preserve">. Podobnie działa funkcjonalność porównywania aplikacji </w:t>
      </w:r>
      <w:r w:rsidR="005B723E">
        <w:t>zajmującej się</w:t>
      </w:r>
      <w:r w:rsidR="009166A9">
        <w:t xml:space="preserve"> wynik</w:t>
      </w:r>
      <w:r w:rsidR="005B723E">
        <w:t>ami</w:t>
      </w:r>
      <w:r w:rsidR="009166A9">
        <w:t xml:space="preserve"> meczów. Trzy źródła mogą dawać trzy inne wyniki, lecz rzeczywistość po czasie weryfikuje, które z nich było najbliżej prawdy. Dodatkowo wiedząc </w:t>
      </w:r>
      <w:r w:rsidR="00772BA5">
        <w:t>w jaki sposób została</w:t>
      </w:r>
      <w:r w:rsidR="009166A9">
        <w:t xml:space="preserve"> stworzona </w:t>
      </w:r>
      <w:r w:rsidR="00772BA5">
        <w:t xml:space="preserve"> jedna z </w:t>
      </w:r>
      <w:r w:rsidR="009166A9">
        <w:t>aplikacj</w:t>
      </w:r>
      <w:r w:rsidR="00772BA5">
        <w:t>i</w:t>
      </w:r>
      <w:r w:rsidR="009166A9">
        <w:t xml:space="preserve"> do </w:t>
      </w:r>
      <w:r w:rsidR="00772BA5">
        <w:t>oszacowania wyników</w:t>
      </w:r>
      <w:r w:rsidR="009166A9">
        <w:t>, mo</w:t>
      </w:r>
      <w:r w:rsidR="001336FF">
        <w:t>żna</w:t>
      </w:r>
      <w:r w:rsidR="009166A9">
        <w:t xml:space="preserve"> obserwować wspólne zależności powodujące, że dana drużyna ma większe szanse na wygraną. Może </w:t>
      </w:r>
      <w:r w:rsidR="00772BA5">
        <w:t>t</w:t>
      </w:r>
      <w:r w:rsidR="009166A9">
        <w:t>o pomóc zrozumieć</w:t>
      </w:r>
      <w:r w:rsidR="00772BA5">
        <w:t xml:space="preserve"> </w:t>
      </w:r>
      <w:r w:rsidR="00772BA5" w:rsidRPr="00772BA5">
        <w:t xml:space="preserve">jak </w:t>
      </w:r>
      <w:r w:rsidR="005B723E" w:rsidRPr="00772BA5">
        <w:t>działają</w:t>
      </w:r>
      <w:r w:rsidR="00772BA5" w:rsidRPr="00772BA5">
        <w:t xml:space="preserve"> pozostałe źródła, z których pobierano informacje</w:t>
      </w:r>
      <w:r w:rsidR="009166A9">
        <w:t xml:space="preserve"> </w:t>
      </w:r>
    </w:p>
    <w:p w14:paraId="54FE3EB3" w14:textId="77777777" w:rsidR="005B723E" w:rsidRDefault="005B723E" w:rsidP="005B723E">
      <w:pPr>
        <w:pStyle w:val="MojNormalny2"/>
        <w:numPr>
          <w:ilvl w:val="1"/>
          <w:numId w:val="20"/>
        </w:numPr>
        <w:tabs>
          <w:tab w:val="left" w:pos="6750"/>
        </w:tabs>
        <w:rPr>
          <w:b/>
          <w:bCs/>
          <w:sz w:val="32"/>
          <w:szCs w:val="32"/>
        </w:rPr>
      </w:pPr>
      <w:r>
        <w:rPr>
          <w:b/>
          <w:bCs/>
          <w:sz w:val="32"/>
          <w:szCs w:val="32"/>
        </w:rPr>
        <w:t>Diagram UML</w:t>
      </w:r>
    </w:p>
    <w:p w14:paraId="1171E7C7" w14:textId="0F5E8A49" w:rsidR="00F55A3A" w:rsidRDefault="00A62A06" w:rsidP="00143D3A">
      <w:pPr>
        <w:pStyle w:val="MojNormalny2"/>
        <w:keepNext/>
        <w:tabs>
          <w:tab w:val="left" w:pos="6750"/>
        </w:tabs>
        <w:ind w:left="720" w:firstLine="0"/>
        <w:jc w:val="center"/>
      </w:pPr>
      <w:r>
        <w:rPr>
          <w:b/>
          <w:bCs/>
          <w:noProof/>
          <w:sz w:val="32"/>
          <w:szCs w:val="32"/>
        </w:rPr>
        <w:drawing>
          <wp:inline distT="0" distB="0" distL="0" distR="0" wp14:anchorId="788FDB91" wp14:editId="507861AE">
            <wp:extent cx="5381625" cy="5135214"/>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474" cy="5137932"/>
                    </a:xfrm>
                    <a:prstGeom prst="rect">
                      <a:avLst/>
                    </a:prstGeom>
                    <a:noFill/>
                    <a:ln>
                      <a:noFill/>
                    </a:ln>
                  </pic:spPr>
                </pic:pic>
              </a:graphicData>
            </a:graphic>
          </wp:inline>
        </w:drawing>
      </w:r>
    </w:p>
    <w:p w14:paraId="3D6DC4D8" w14:textId="24B55CD7" w:rsidR="009166A9" w:rsidRPr="00143D3A" w:rsidRDefault="000D3FB2" w:rsidP="00734070">
      <w:pPr>
        <w:pStyle w:val="Legenda"/>
        <w:jc w:val="center"/>
        <w:rPr>
          <w:sz w:val="22"/>
          <w:szCs w:val="22"/>
        </w:rPr>
      </w:pPr>
      <w:r w:rsidRPr="00143D3A">
        <w:rPr>
          <w:sz w:val="22"/>
          <w:szCs w:val="22"/>
        </w:rPr>
        <w:t xml:space="preserve">Rysunek 1 - </w:t>
      </w:r>
      <w:r w:rsidR="00F92F41" w:rsidRPr="00143D3A">
        <w:rPr>
          <w:sz w:val="22"/>
          <w:szCs w:val="22"/>
        </w:rPr>
        <w:t>Diagram DPU przedstawiający możliwe przejścia pomiędzy stronami</w:t>
      </w:r>
    </w:p>
    <w:p w14:paraId="2242CE52" w14:textId="768C5F71" w:rsidR="00CA4A4A" w:rsidRPr="00CB5EF6" w:rsidRDefault="00F55A3A" w:rsidP="00CB5EF6">
      <w:pPr>
        <w:pStyle w:val="MojNormalny2"/>
        <w:jc w:val="left"/>
      </w:pPr>
      <w:r>
        <w:lastRenderedPageBreak/>
        <w:t xml:space="preserve">Diagramy przypadków użycia </w:t>
      </w:r>
      <w:r w:rsidR="00921BD2">
        <w:t>stanowią skuteczne narzędzie do opracowywania, prezentowania i udokumentowania działania jednostki. Dzięki nim, systemy, podsystemy oraz klasy stają się łatwiej zrozumiałe i dostępne. Diagramy te przedstawiają jednostkę z perspektywy zewnętrznej</w:t>
      </w:r>
      <w:r>
        <w:t xml:space="preserve"> [</w:t>
      </w:r>
      <w:r w:rsidR="009B0BE0">
        <w:t>5</w:t>
      </w:r>
      <w:r>
        <w:t>]</w:t>
      </w:r>
      <w:r w:rsidR="00734070">
        <w:t>.</w:t>
      </w:r>
    </w:p>
    <w:p w14:paraId="3DB60AB3" w14:textId="383C260C" w:rsidR="00BC63D5" w:rsidRDefault="00CB5EF6" w:rsidP="00BC63D5">
      <w:pPr>
        <w:pStyle w:val="MojNormalny2"/>
        <w:numPr>
          <w:ilvl w:val="1"/>
          <w:numId w:val="20"/>
        </w:numPr>
        <w:tabs>
          <w:tab w:val="left" w:pos="6750"/>
        </w:tabs>
        <w:rPr>
          <w:b/>
          <w:bCs/>
          <w:sz w:val="32"/>
          <w:szCs w:val="32"/>
        </w:rPr>
      </w:pPr>
      <w:r>
        <w:rPr>
          <w:b/>
          <w:bCs/>
          <w:sz w:val="32"/>
          <w:szCs w:val="32"/>
        </w:rPr>
        <w:t>Użyte technologie</w:t>
      </w:r>
    </w:p>
    <w:p w14:paraId="093BD63A" w14:textId="20363EAE" w:rsidR="00B1110D" w:rsidRPr="004A2153" w:rsidRDefault="00B1110D" w:rsidP="00143D3A">
      <w:pPr>
        <w:pStyle w:val="Akapitzlist"/>
        <w:tabs>
          <w:tab w:val="left" w:pos="1395"/>
        </w:tabs>
        <w:ind w:left="0" w:firstLine="0"/>
        <w:jc w:val="both"/>
      </w:pPr>
      <w:r w:rsidRPr="004A2153">
        <w:rPr>
          <w:b/>
          <w:bCs/>
        </w:rPr>
        <w:t>Next.js</w:t>
      </w:r>
      <w:r w:rsidR="00285609" w:rsidRPr="004A2153">
        <w:rPr>
          <w:b/>
          <w:bCs/>
        </w:rPr>
        <w:t xml:space="preserve"> </w:t>
      </w:r>
      <w:r w:rsidR="00285609" w:rsidRPr="004A2153">
        <w:t>– framework React.js, który pozwala na renderowanie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9678F7">
        <w:t>.</w:t>
      </w:r>
      <w:r w:rsidR="00E573AD">
        <w:t xml:space="preserve"> [</w:t>
      </w:r>
      <w:r w:rsidR="003A60CE">
        <w:t>20</w:t>
      </w:r>
      <w:r w:rsidR="00E573AD">
        <w:t>]</w:t>
      </w:r>
      <w:r w:rsidR="009678F7">
        <w:t xml:space="preserve"> </w:t>
      </w:r>
    </w:p>
    <w:p w14:paraId="7A2EC7EC" w14:textId="77777777" w:rsidR="00EC49E6" w:rsidRDefault="00B1110D" w:rsidP="00143D3A">
      <w:pPr>
        <w:pStyle w:val="Akapitzlist"/>
        <w:tabs>
          <w:tab w:val="left" w:pos="1395"/>
        </w:tabs>
        <w:ind w:left="0" w:firstLine="0"/>
        <w:jc w:val="both"/>
        <w:rPr>
          <w:ins w:id="10" w:author="Kuba Fa" w:date="2023-03-19T23:18:00Z"/>
        </w:rPr>
      </w:pPr>
      <w:r w:rsidRPr="004A2153">
        <w:rPr>
          <w:b/>
          <w:bCs/>
        </w:rPr>
        <w:t>Mantine</w:t>
      </w:r>
      <w:r w:rsidR="00285609" w:rsidRPr="004A2153">
        <w:rPr>
          <w:b/>
          <w:bCs/>
        </w:rPr>
        <w:t xml:space="preserve"> – </w:t>
      </w:r>
      <w:r w:rsidR="00285609" w:rsidRPr="004A2153">
        <w:t>biblioteka do React</w:t>
      </w:r>
      <w:r w:rsidR="005B723E">
        <w:t>.js(</w:t>
      </w:r>
      <w:r w:rsidR="00285609" w:rsidRPr="004A2153">
        <w:t>w tym Next</w:t>
      </w:r>
      <w:r w:rsidR="005B723E">
        <w:t>.js</w:t>
      </w:r>
      <w:r w:rsidR="00285609" w:rsidRPr="004A2153">
        <w:t xml:space="preserve">), zawierająca </w:t>
      </w:r>
      <w:r w:rsidR="009678F7">
        <w:t xml:space="preserve">ponad 100 </w:t>
      </w:r>
      <w:r w:rsidR="00285609" w:rsidRPr="004A2153">
        <w:t>w</w:t>
      </w:r>
      <w:r w:rsidR="00886280">
        <w:t>b</w:t>
      </w:r>
      <w:r w:rsidR="00285609" w:rsidRPr="004A2153">
        <w:t>udowan</w:t>
      </w:r>
      <w:r w:rsidR="009678F7">
        <w:t>ych</w:t>
      </w:r>
      <w:r w:rsidR="00285609" w:rsidRPr="004A2153">
        <w:t xml:space="preserve"> </w:t>
      </w:r>
      <w:r w:rsidR="009678F7" w:rsidRPr="004A2153">
        <w:t>komponent</w:t>
      </w:r>
      <w:r w:rsidR="009678F7">
        <w:t xml:space="preserve">ów, oraz 40 hooków. Dzięki </w:t>
      </w:r>
      <w:r w:rsidR="009678F7" w:rsidRPr="00175A14">
        <w:t>gotow</w:t>
      </w:r>
      <w:r w:rsidR="009678F7">
        <w:t>ym</w:t>
      </w:r>
      <w:r w:rsidR="009678F7" w:rsidRPr="00175A14">
        <w:t xml:space="preserve"> komponent</w:t>
      </w:r>
      <w:r w:rsidR="005B723E">
        <w:t>om</w:t>
      </w:r>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użytkownika.</w:t>
      </w:r>
    </w:p>
    <w:p w14:paraId="38C0439D" w14:textId="2B83CBD0" w:rsidR="00B1110D" w:rsidRPr="004A2153" w:rsidRDefault="00B1110D" w:rsidP="00143D3A">
      <w:pPr>
        <w:pStyle w:val="Akapitzlist"/>
        <w:tabs>
          <w:tab w:val="left" w:pos="1395"/>
        </w:tabs>
        <w:ind w:left="0" w:firstLine="0"/>
        <w:jc w:val="both"/>
        <w:rPr>
          <w:b/>
          <w:bCs/>
        </w:rPr>
      </w:pPr>
      <w:r w:rsidRPr="004A2153">
        <w:rPr>
          <w:b/>
          <w:bCs/>
        </w:rPr>
        <w:t>S</w:t>
      </w:r>
      <w:r w:rsidR="005B723E">
        <w:rPr>
          <w:b/>
          <w:bCs/>
        </w:rPr>
        <w:t>ASS</w:t>
      </w:r>
      <w:r w:rsidR="00285609" w:rsidRPr="004A2153">
        <w:rPr>
          <w:b/>
          <w:bCs/>
        </w:rPr>
        <w:t xml:space="preserve"> – </w:t>
      </w:r>
      <w:r w:rsidR="00285609" w:rsidRPr="004A2153">
        <w:t xml:space="preserve">język skryptowy opierający się na CSSie, pozwalający </w:t>
      </w:r>
      <w:r w:rsidR="0095217D">
        <w:t xml:space="preserve">między innymi na tworzenie zmiennych i funkcji. Pomaga uporządkować i ulepszać kod CSS, co poprawia jego przejrzystość i rozwijalność. </w:t>
      </w:r>
    </w:p>
    <w:p w14:paraId="42EEB746" w14:textId="2D9ECBBF"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biblioteka służ</w:t>
      </w:r>
      <w:ins w:id="11" w:author="Kuba Fa" w:date="2023-03-19T23:18:00Z">
        <w:r w:rsidR="00EC49E6">
          <w:t>ą</w:t>
        </w:r>
      </w:ins>
      <w:del w:id="12" w:author="Kuba Fa" w:date="2023-03-19T23:18:00Z">
        <w:r w:rsidR="00285609" w:rsidRPr="004A2153" w:rsidDel="00EC49E6">
          <w:delText>a</w:delText>
        </w:r>
      </w:del>
      <w:r w:rsidR="00285609" w:rsidRPr="004A2153">
        <w:t>ca do parsowania kodu</w:t>
      </w:r>
      <w:r w:rsidR="0095217D">
        <w:t xml:space="preserve"> i manipulowania danych z</w:t>
      </w:r>
      <w:r w:rsidR="00285609" w:rsidRPr="004A2153">
        <w:t xml:space="preserve"> HTML</w:t>
      </w:r>
      <w:r w:rsidR="0095217D">
        <w:t xml:space="preserve">. Jest szybsza oraz łatwiejsza do użycia w porównaniu do jQuery. Działa na takiej zasadzie, żę wczytuje dane, a następnie umożliwia wyszukiwanie i manipulowanie nimi za pomocą selektorów i funkcji, podobnych do jQuery. Została użyta w aplikacji do webscrappingu. </w:t>
      </w:r>
    </w:p>
    <w:p w14:paraId="5AF9DF15" w14:textId="02935E1D" w:rsidR="00B1110D" w:rsidRPr="004A2153" w:rsidRDefault="00B1110D" w:rsidP="00143D3A">
      <w:pPr>
        <w:pStyle w:val="Akapitzlist"/>
        <w:ind w:left="0" w:firstLine="0"/>
        <w:jc w:val="both"/>
        <w:rPr>
          <w:b/>
          <w:bCs/>
        </w:rPr>
      </w:pPr>
      <w:r w:rsidRPr="004A2153">
        <w:rPr>
          <w:b/>
          <w:bCs/>
        </w:rPr>
        <w:t>Axios</w:t>
      </w:r>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r w:rsidRPr="004A2153">
        <w:rPr>
          <w:b/>
          <w:bCs/>
        </w:rPr>
        <w:t>Recharts</w:t>
      </w:r>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r w:rsidRPr="004A2153">
        <w:rPr>
          <w:b/>
          <w:bCs/>
        </w:rPr>
        <w:t xml:space="preserve">Cypress – </w:t>
      </w:r>
      <w:r w:rsidRPr="004A2153">
        <w:t xml:space="preserve">narzędzie </w:t>
      </w:r>
      <w:r w:rsidR="00886280">
        <w:t>do tworzenia</w:t>
      </w:r>
      <w:r w:rsidR="00886280" w:rsidRPr="004A2153">
        <w:t xml:space="preserve"> </w:t>
      </w:r>
      <w:r w:rsidRPr="004A2153">
        <w:t>do aplikacji internetowych</w:t>
      </w:r>
      <w:r w:rsidR="00FC38DF">
        <w:t>. Pozwala na zdefiniowanie i wykonanie testów, które sprawdzają, czy aplikacja jest zgodna z oczekiwaniami testera. Cypress oferuje wiele przydatnych narzędzi i funkcji, takich jak śledzenie i debugowanie, które ułatwiają tworzenie i utrzymywanie testów.</w:t>
      </w:r>
    </w:p>
    <w:p w14:paraId="20D97F9F" w14:textId="4FA1F3F8" w:rsidR="00BC63D5" w:rsidRDefault="00BC63D5" w:rsidP="00BC63D5">
      <w:pPr>
        <w:pStyle w:val="MojNormalny2"/>
        <w:numPr>
          <w:ilvl w:val="1"/>
          <w:numId w:val="20"/>
        </w:numPr>
        <w:tabs>
          <w:tab w:val="left" w:pos="6750"/>
        </w:tabs>
        <w:rPr>
          <w:b/>
          <w:bCs/>
          <w:sz w:val="32"/>
          <w:szCs w:val="32"/>
        </w:rPr>
      </w:pPr>
      <w:r>
        <w:rPr>
          <w:b/>
          <w:bCs/>
          <w:sz w:val="32"/>
          <w:szCs w:val="32"/>
        </w:rPr>
        <w:t>Użyte API/Serwisy</w:t>
      </w:r>
    </w:p>
    <w:p w14:paraId="13194325" w14:textId="5C8E6AE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API Flashscore</w:t>
      </w:r>
    </w:p>
    <w:p w14:paraId="79542581" w14:textId="45F890E5" w:rsidR="00646412" w:rsidRPr="00F2797C" w:rsidRDefault="00646412" w:rsidP="00646412">
      <w:pPr>
        <w:pStyle w:val="MojNormalny2"/>
        <w:ind w:firstLine="360"/>
        <w:jc w:val="left"/>
        <w:rPr>
          <w:b/>
          <w:bCs/>
        </w:rPr>
      </w:pPr>
      <w:r w:rsidRPr="007312D1">
        <w:t>Flash</w:t>
      </w:r>
      <w:r w:rsidR="006A57D6">
        <w:t>s</w:t>
      </w:r>
      <w:r w:rsidRPr="007312D1">
        <w:t xml:space="preserve">core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API umożliwia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lastRenderedPageBreak/>
        <w:t>d</w:t>
      </w:r>
      <w:r w:rsidRPr="007312D1">
        <w:t>ostęp do danych w czasie rzeczywistym - Flash</w:t>
      </w:r>
      <w:r w:rsidR="006A57D6">
        <w:t>s</w:t>
      </w:r>
      <w:r w:rsidRPr="007312D1">
        <w:t>core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ostęp do danych z wielu dyscyplin - Flash</w:t>
      </w:r>
      <w:r w:rsidR="006A57D6">
        <w:t>s</w:t>
      </w:r>
      <w:r w:rsidRPr="007312D1">
        <w:t>core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Forebet.com</w:t>
      </w:r>
    </w:p>
    <w:p w14:paraId="7CBE9284" w14:textId="0794542E" w:rsidR="003819A7" w:rsidRPr="007312D1" w:rsidRDefault="003819A7" w:rsidP="00143D3A">
      <w:pPr>
        <w:pStyle w:val="Akapitzlist"/>
        <w:ind w:left="0" w:firstLine="708"/>
        <w:jc w:val="both"/>
      </w:pPr>
      <w:r w:rsidRPr="007312D1">
        <w:t>Forebet.com to strona internetowa, która oferuje prognozy i analizy dotyczące wyników meczów piłkarskich z całego świata. Strona zawiera informacje o meczach, drużynach, ligach i zawodnikach, a także statystyki i inne dane, które pomagają w przewidywaniu wyników meczów.</w:t>
      </w:r>
      <w:r>
        <w:t xml:space="preserve"> </w:t>
      </w:r>
    </w:p>
    <w:p w14:paraId="7664F653" w14:textId="74F2DB57" w:rsidR="003819A7" w:rsidRPr="00CB5EF6" w:rsidRDefault="003819A7" w:rsidP="00CB5EF6">
      <w:pPr>
        <w:pStyle w:val="Akapitzlist"/>
        <w:ind w:left="0" w:firstLine="0"/>
        <w:jc w:val="both"/>
      </w:pPr>
      <w:r w:rsidRPr="007312D1">
        <w:t>Forebet.com jest popularną stroną internetową wśród miłośników piłki nożnej, którzy szukają informacji i analiz dotyczących wyników meczów.</w:t>
      </w:r>
      <w:r w:rsidR="00B8186E">
        <w:t xml:space="preserve"> </w:t>
      </w:r>
      <w:r>
        <w:t xml:space="preserve">Dane pobierane na bieżąco z powyższej strony są trzecim źródłem </w:t>
      </w:r>
      <w:ins w:id="13" w:author="Kuba Fa" w:date="2023-03-19T23:31:00Z">
        <w:r w:rsidR="00D8403B">
          <w:t xml:space="preserve">analizującym </w:t>
        </w:r>
      </w:ins>
      <w:del w:id="14" w:author="Kuba Fa" w:date="2023-03-19T23:31:00Z">
        <w:r w:rsidDel="00D8403B">
          <w:delText>do</w:delText>
        </w:r>
      </w:del>
      <w:del w:id="15" w:author="Kuba Fa" w:date="2023-03-19T23:30:00Z">
        <w:r w:rsidDel="00D8403B">
          <w:delText xml:space="preserve"> przewidywania</w:delText>
        </w:r>
      </w:del>
      <w:r>
        <w:t xml:space="preserve"> </w:t>
      </w:r>
      <w:ins w:id="16" w:author="Kuba Fa" w:date="2023-03-19T23:31:00Z">
        <w:r w:rsidR="00D8403B">
          <w:t>wyniki</w:t>
        </w:r>
      </w:ins>
      <w:del w:id="17" w:author="Kuba Fa" w:date="2023-03-19T23:31:00Z">
        <w:r w:rsidDel="00D8403B">
          <w:delText>spotkań</w:delText>
        </w:r>
      </w:del>
      <w:r>
        <w:t xml:space="preserve"> meczów.</w:t>
      </w:r>
    </w:p>
    <w:p w14:paraId="7C8513F5" w14:textId="4AEB0593"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FIFA- futhead.com</w:t>
      </w:r>
    </w:p>
    <w:p w14:paraId="3541B158" w14:textId="36F789A7" w:rsidR="003819A7" w:rsidRPr="00143D3A" w:rsidRDefault="003819A7" w:rsidP="00143D3A">
      <w:pPr>
        <w:pStyle w:val="Akapitzlist"/>
        <w:ind w:left="0" w:firstLine="708"/>
        <w:jc w:val="both"/>
      </w:pPr>
      <w:r w:rsidRPr="00B1110D">
        <w:t>FIFA to seria gier piłkarskich wydawana przez firmę Electronic Arts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Football Manager – fmdataba.com</w:t>
      </w:r>
    </w:p>
    <w:p w14:paraId="1513BE62" w14:textId="392981E3"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del w:id="18" w:author="Kuba Fa" w:date="2023-03-19T23:19:00Z">
        <w:r w:rsidRPr="00B1110D" w:rsidDel="00EC49E6">
          <w:delText>piłkarzami.W</w:delText>
        </w:r>
      </w:del>
      <w:ins w:id="19" w:author="Kuba Fa" w:date="2023-03-19T23:19:00Z">
        <w:r w:rsidR="00EC49E6" w:rsidRPr="00B1110D">
          <w:t>piłkarzami</w:t>
        </w:r>
        <w:r w:rsidR="00EC49E6">
          <w:t>. W</w:t>
        </w:r>
      </w:ins>
      <w:r w:rsidRPr="00B1110D">
        <w:t xml:space="preserve"> aplikacji atrybuty zawodników z Football Managera zostały użyte jako źródło porównawcze ze statystykami z Fify i API Sofascore</w:t>
      </w:r>
    </w:p>
    <w:p w14:paraId="5EE69A6C" w14:textId="1972B4D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API Sofascore</w:t>
      </w:r>
    </w:p>
    <w:p w14:paraId="68DB0235" w14:textId="25D15E04" w:rsidR="00CA4A4A" w:rsidRDefault="005010B9" w:rsidP="00494810">
      <w:pPr>
        <w:ind w:firstLine="480"/>
        <w:jc w:val="both"/>
      </w:pPr>
      <w:r w:rsidRPr="00B1110D">
        <w:t>Sofascore to internetowa platforma, która oferuje aktualne wyniki sportowe oraz statystyki z wielu różnych dyscyplin. Platforma ta prócz informacji o rezultatach, udostępnia szczegółowe statystyki dotyczące poszczególnych zawodników i drużyn</w:t>
      </w:r>
      <w:ins w:id="20" w:author="Kuba Fa" w:date="2023-03-19T23:19:00Z">
        <w:r w:rsidR="00EC49E6">
          <w:t xml:space="preserve"> </w:t>
        </w:r>
      </w:ins>
      <w:r w:rsidRPr="00B1110D">
        <w:t>.Z API Sofascore można pobrać tak szczegółowe dane jak np. liczba odbiorów, wślizgów, procent celnych podań i strzałów. Te statystyki idealnie nadają się do porównania względem atrybutów z gier.</w:t>
      </w:r>
    </w:p>
    <w:p w14:paraId="7FD5D980" w14:textId="77777777" w:rsidR="00CB5EF6" w:rsidRPr="00CB5EF6" w:rsidRDefault="00CB5EF6" w:rsidP="00CB5EF6">
      <w:pPr>
        <w:jc w:val="both"/>
      </w:pPr>
    </w:p>
    <w:p w14:paraId="48545870" w14:textId="0AB01FDD" w:rsidR="00EB4DBF" w:rsidRDefault="003B0E53" w:rsidP="006B74F2">
      <w:pPr>
        <w:pStyle w:val="MojNormalny2"/>
        <w:numPr>
          <w:ilvl w:val="0"/>
          <w:numId w:val="20"/>
        </w:numPr>
        <w:rPr>
          <w:b/>
          <w:bCs/>
          <w:sz w:val="40"/>
          <w:szCs w:val="40"/>
        </w:rPr>
      </w:pPr>
      <w:r w:rsidRPr="00F627AD">
        <w:rPr>
          <w:b/>
          <w:bCs/>
          <w:sz w:val="40"/>
          <w:szCs w:val="40"/>
        </w:rPr>
        <w:lastRenderedPageBreak/>
        <w:t xml:space="preserve">Moduł </w:t>
      </w:r>
      <w:r w:rsidR="007A30A3">
        <w:rPr>
          <w:b/>
          <w:bCs/>
          <w:sz w:val="40"/>
          <w:szCs w:val="40"/>
        </w:rPr>
        <w:t>zawodników</w:t>
      </w:r>
    </w:p>
    <w:p w14:paraId="7105E85D" w14:textId="32F7E2B3" w:rsidR="006B74F2" w:rsidRPr="00CB5EF6" w:rsidRDefault="0062181D" w:rsidP="00CB5EF6">
      <w:pPr>
        <w:pStyle w:val="Akapitzlist"/>
        <w:ind w:left="0" w:firstLine="0"/>
        <w:jc w:val="both"/>
        <w:rPr>
          <w:color w:val="000000"/>
        </w:rPr>
      </w:pPr>
      <w:r>
        <w:tab/>
      </w:r>
      <w:r w:rsidR="000F3141">
        <w:t>Celem tego modułu jest możliwość weryfikacji umiejętności zawodników. Wysoka ocena wystawiana przez researcherów, niekoniecznie musi się pokrywać z rzeczywistością. Wpływ na wartość oceny ogólnej może mieć również popularność, bądź subiektywna ocena.</w:t>
      </w:r>
      <w:r w:rsidR="006B74F2" w:rsidRPr="006B74F2">
        <w:rPr>
          <w:rStyle w:val="czeinternetowe"/>
          <w:color w:val="000000"/>
          <w:u w:val="none"/>
        </w:rPr>
        <w:t xml:space="preserve"> Teoretycznie każdy piłkarz ma swoje mocne i słabe strony, można go szczegółowo ocenić na podstawie jego </w:t>
      </w:r>
      <w:r w:rsidR="000F3141">
        <w:rPr>
          <w:rStyle w:val="czeinternetowe"/>
          <w:color w:val="000000"/>
          <w:u w:val="none"/>
        </w:rPr>
        <w:t xml:space="preserve">ostatnich występów </w:t>
      </w:r>
      <w:r w:rsidR="006B74F2" w:rsidRPr="006B74F2">
        <w:rPr>
          <w:rStyle w:val="czeinternetowe"/>
          <w:color w:val="000000"/>
          <w:u w:val="none"/>
        </w:rPr>
        <w:t xml:space="preserve">w </w:t>
      </w:r>
      <w:r w:rsidR="000F3141">
        <w:rPr>
          <w:rStyle w:val="czeinternetowe"/>
          <w:color w:val="000000"/>
          <w:u w:val="none"/>
        </w:rPr>
        <w:t>drużynie</w:t>
      </w:r>
      <w:r w:rsidR="006B74F2" w:rsidRPr="006B74F2">
        <w:rPr>
          <w:rStyle w:val="czeinternetowe"/>
          <w:color w:val="000000"/>
          <w:u w:val="none"/>
        </w:rPr>
        <w:t xml:space="preserve">. </w:t>
      </w:r>
      <w:r w:rsidR="00B8186E" w:rsidRPr="006B74F2">
        <w:rPr>
          <w:rStyle w:val="czeinternetowe"/>
          <w:color w:val="000000"/>
          <w:u w:val="none"/>
        </w:rPr>
        <w:t>Jednak różnice</w:t>
      </w:r>
      <w:r w:rsidR="006B74F2" w:rsidRPr="006B74F2">
        <w:rPr>
          <w:rStyle w:val="czeinternetowe"/>
          <w:color w:val="000000"/>
          <w:u w:val="none"/>
        </w:rPr>
        <w:t xml:space="preserve"> w ocenie atrybutów </w:t>
      </w:r>
      <w:r w:rsidR="000F3141">
        <w:rPr>
          <w:rStyle w:val="czeinternetowe"/>
          <w:color w:val="000000"/>
          <w:u w:val="none"/>
        </w:rPr>
        <w:t>mogą doprowadzać</w:t>
      </w:r>
      <w:r w:rsidR="009B0BE0">
        <w:rPr>
          <w:rStyle w:val="czeinternetowe"/>
          <w:color w:val="000000"/>
          <w:u w:val="none"/>
        </w:rPr>
        <w:t xml:space="preserve"> </w:t>
      </w:r>
      <w:r w:rsidR="000F3141">
        <w:rPr>
          <w:rStyle w:val="czeinternetowe"/>
          <w:color w:val="000000"/>
          <w:u w:val="none"/>
        </w:rPr>
        <w:t>do sytuacji</w:t>
      </w:r>
      <w:r w:rsidR="006B74F2" w:rsidRPr="006B74F2">
        <w:rPr>
          <w:rStyle w:val="czeinternetowe"/>
          <w:color w:val="000000"/>
          <w:u w:val="none"/>
        </w:rPr>
        <w:t xml:space="preserve">, </w:t>
      </w:r>
      <w:r w:rsidR="009B0BE0">
        <w:rPr>
          <w:rStyle w:val="czeinternetowe"/>
          <w:color w:val="000000"/>
          <w:u w:val="none"/>
        </w:rPr>
        <w:t xml:space="preserve">takiej </w:t>
      </w:r>
      <w:r w:rsidR="006B74F2" w:rsidRPr="006B74F2">
        <w:rPr>
          <w:rStyle w:val="czeinternetowe"/>
          <w:color w:val="000000"/>
          <w:u w:val="none"/>
        </w:rPr>
        <w:t xml:space="preserve">że w jednej z gier zawodnik </w:t>
      </w:r>
      <w:r w:rsidR="009B0BE0">
        <w:rPr>
          <w:rStyle w:val="czeinternetowe"/>
          <w:color w:val="000000"/>
          <w:u w:val="none"/>
        </w:rPr>
        <w:t>jest sporo lepszy względem konkurentów</w:t>
      </w:r>
      <w:r w:rsidR="006B74F2" w:rsidRPr="006B74F2">
        <w:rPr>
          <w:rStyle w:val="czeinternetowe"/>
          <w:color w:val="000000"/>
          <w:u w:val="none"/>
        </w:rPr>
        <w:t xml:space="preserve">. </w:t>
      </w:r>
      <w:r w:rsidR="009B0BE0">
        <w:rPr>
          <w:rStyle w:val="czeinternetowe"/>
          <w:color w:val="000000"/>
          <w:u w:val="none"/>
        </w:rPr>
        <w:t>Dyspozycja</w:t>
      </w:r>
      <w:r w:rsidR="006B74F2" w:rsidRPr="006B74F2">
        <w:rPr>
          <w:rStyle w:val="czeinternetowe"/>
          <w:color w:val="000000"/>
          <w:u w:val="none"/>
        </w:rPr>
        <w:t xml:space="preserve"> zawodnika podczas</w:t>
      </w:r>
      <w:r w:rsidR="00B8186E">
        <w:rPr>
          <w:rStyle w:val="czeinternetowe"/>
          <w:color w:val="000000"/>
          <w:u w:val="none"/>
        </w:rPr>
        <w:t xml:space="preserve"> </w:t>
      </w:r>
      <w:r w:rsidR="006B74F2" w:rsidRPr="006B74F2">
        <w:rPr>
          <w:rStyle w:val="czeinternetowe"/>
          <w:color w:val="000000"/>
          <w:u w:val="none"/>
        </w:rPr>
        <w:t>rozgrywki może zależeć od kilku czynników. Przykładowo szybkość jest szczególnie ważna dla zawodników ofensywnych, jeśli drużyna gra z kontrataku, a technika bardziej sprawdza się podczas wolnego rozgrywania akcji</w:t>
      </w:r>
      <w:r w:rsidR="009B0BE0">
        <w:rPr>
          <w:rStyle w:val="czeinternetowe"/>
          <w:color w:val="000000"/>
          <w:u w:val="none"/>
        </w:rPr>
        <w:t xml:space="preserve"> [6]</w:t>
      </w:r>
      <w:r w:rsidR="006B74F2" w:rsidRPr="006B74F2">
        <w:rPr>
          <w:rStyle w:val="czeinternetowe"/>
          <w:color w:val="000000"/>
          <w:u w:val="none"/>
        </w:rPr>
        <w:t xml:space="preserve">. </w:t>
      </w:r>
      <w:r w:rsidR="00055FF6">
        <w:rPr>
          <w:rStyle w:val="czeinternetowe"/>
          <w:color w:val="000000"/>
          <w:u w:val="none"/>
        </w:rPr>
        <w:t>Dla możliwości porównania</w:t>
      </w:r>
      <w:r w:rsidR="009B0BE0">
        <w:rPr>
          <w:rStyle w:val="czeinternetowe"/>
          <w:color w:val="000000"/>
          <w:u w:val="none"/>
        </w:rPr>
        <w:t xml:space="preserve"> sytuacj</w:t>
      </w:r>
      <w:r w:rsidR="00055FF6">
        <w:rPr>
          <w:rStyle w:val="czeinternetowe"/>
          <w:color w:val="000000"/>
          <w:u w:val="none"/>
        </w:rPr>
        <w:t>i</w:t>
      </w:r>
      <w:r w:rsidR="009B0BE0">
        <w:rPr>
          <w:rStyle w:val="czeinternetowe"/>
          <w:color w:val="000000"/>
          <w:u w:val="none"/>
        </w:rPr>
        <w:t>, w których wartości atrybutów różnią się</w:t>
      </w:r>
      <w:r w:rsidR="00055FF6">
        <w:rPr>
          <w:rStyle w:val="czeinternetowe"/>
          <w:color w:val="000000"/>
          <w:u w:val="none"/>
        </w:rPr>
        <w:t xml:space="preserve"> w sposób znaczący, powstał moduł ułatwiający analizę umiejętności piłkarzy.</w:t>
      </w:r>
      <w:r w:rsidR="009B0BE0">
        <w:rPr>
          <w:rStyle w:val="czeinternetowe"/>
          <w:color w:val="000000"/>
          <w:u w:val="none"/>
        </w:rPr>
        <w:t xml:space="preserve"> </w:t>
      </w:r>
      <w:r w:rsidR="00953164">
        <w:rPr>
          <w:rStyle w:val="czeinternetowe"/>
          <w:color w:val="000000"/>
          <w:u w:val="none"/>
        </w:rPr>
        <w:t>Posiadając dane zebrane z jednego i drugiego źródła można je wykorzystać do porównywania. Łączna liczba piłkarzy w źródłach różni się, z różnych względów. Przede wszystkim zespoły mają szeroką kadrę, która składa się nie tylko z zawodników grających na co dzień w pierwszym zespole.  Kluby posiadają również drugą drużynę i juniorów, którzy w razie kontuzji, zawieszenia, bądź po prostu woli trenera uzupełniają skład. Dodatkowo Football Manager zwraca dużą uwagę na młodszych zawodników. Dla wielu graczy obserwowanie rozwoju nastoletniego zawodnika w dłuższym okresie czasu potrafi być satysfakcjonujące. Aplikacja została stworzona w taki sposób, że dany zawodnik jest wyświetlany w niej, tylko w momencie, gdy pojawi się w obydwu grach. Dodatkowo do analizy dołączają się dane statystyczne z rozgrywek pozyskane z Sofascore.</w:t>
      </w:r>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11986DF1" w:rsidR="006B74F2" w:rsidRPr="00F627AD" w:rsidRDefault="006B74F2" w:rsidP="00921BD2">
      <w:pPr>
        <w:pStyle w:val="MojNormalny2"/>
        <w:ind w:firstLine="0"/>
        <w:rPr>
          <w:b/>
          <w:bCs/>
          <w:sz w:val="32"/>
          <w:szCs w:val="32"/>
        </w:rPr>
      </w:pPr>
      <w:r>
        <w:rPr>
          <w:b/>
          <w:bCs/>
          <w:sz w:val="32"/>
          <w:szCs w:val="32"/>
        </w:rPr>
        <w:t>2.1.1 F</w:t>
      </w:r>
      <w:r w:rsidR="00F66B35">
        <w:rPr>
          <w:b/>
          <w:bCs/>
          <w:sz w:val="32"/>
          <w:szCs w:val="32"/>
        </w:rPr>
        <w:t>IFA</w:t>
      </w:r>
    </w:p>
    <w:p w14:paraId="79F5B0FB" w14:textId="4CC1B5B5"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Witryna futhead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r w:rsidR="00F66B35">
        <w:rPr>
          <w:rStyle w:val="czeinternetowe"/>
          <w:color w:val="000000"/>
          <w:sz w:val="24"/>
          <w:szCs w:val="24"/>
          <w:u w:val="none"/>
        </w:rPr>
        <w:t xml:space="preserve"> -</w:t>
      </w:r>
      <w:r w:rsidRPr="008C07DB">
        <w:rPr>
          <w:rStyle w:val="czeinternetowe"/>
          <w:color w:val="000000"/>
          <w:sz w:val="24"/>
          <w:szCs w:val="24"/>
          <w:u w:val="none"/>
        </w:rPr>
        <w:t xml:space="preserve"> fmdataba.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619382D2" w14:textId="77777777" w:rsidR="006B74F2" w:rsidRDefault="006B74F2" w:rsidP="00143D3A">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7"/>
                    <a:stretch>
                      <a:fillRect/>
                    </a:stretch>
                  </pic:blipFill>
                  <pic:spPr>
                    <a:xfrm>
                      <a:off x="0" y="0"/>
                      <a:ext cx="5399405" cy="4238625"/>
                    </a:xfrm>
                    <a:prstGeom prst="rect">
                      <a:avLst/>
                    </a:prstGeom>
                  </pic:spPr>
                </pic:pic>
              </a:graphicData>
            </a:graphic>
          </wp:inline>
        </w:drawing>
      </w:r>
    </w:p>
    <w:p w14:paraId="112B13C4" w14:textId="09E72DD0" w:rsidR="006B74F2" w:rsidRPr="00494810" w:rsidRDefault="006B74F2" w:rsidP="00494810">
      <w:pPr>
        <w:pStyle w:val="Legenda"/>
        <w:jc w:val="center"/>
        <w:rPr>
          <w:rStyle w:val="czeinternetowe"/>
          <w:i w:val="0"/>
          <w:iCs w:val="0"/>
          <w:color w:val="auto"/>
          <w:sz w:val="22"/>
          <w:szCs w:val="22"/>
          <w:u w:val="none"/>
        </w:rPr>
      </w:pPr>
      <w:r w:rsidRPr="00143D3A">
        <w:rPr>
          <w:sz w:val="22"/>
          <w:szCs w:val="22"/>
        </w:rPr>
        <w:t xml:space="preserve">Rysunek </w:t>
      </w:r>
      <w:r w:rsidR="00764647" w:rsidRPr="00143D3A">
        <w:rPr>
          <w:sz w:val="22"/>
          <w:szCs w:val="22"/>
        </w:rPr>
        <w:t>2</w:t>
      </w:r>
      <w:r w:rsidRPr="00143D3A">
        <w:rPr>
          <w:sz w:val="22"/>
          <w:szCs w:val="22"/>
        </w:rPr>
        <w:t xml:space="preserve"> - Strona futhead, z której pozysk</w:t>
      </w:r>
      <w:r w:rsidR="000F3141" w:rsidRPr="00143D3A">
        <w:rPr>
          <w:sz w:val="22"/>
          <w:szCs w:val="22"/>
        </w:rPr>
        <w:t>iwane są</w:t>
      </w:r>
      <w:r w:rsidRPr="00143D3A">
        <w:rPr>
          <w:sz w:val="22"/>
          <w:szCs w:val="22"/>
        </w:rPr>
        <w:t xml:space="preserve"> informacje dotyczące atrybutów z F</w:t>
      </w:r>
      <w:r w:rsidR="00D2489B" w:rsidRPr="00143D3A">
        <w:rPr>
          <w:sz w:val="22"/>
          <w:szCs w:val="22"/>
        </w:rPr>
        <w:t xml:space="preserve">IFY – 11.11.2022 </w:t>
      </w:r>
      <w:r w:rsidR="00C327FF" w:rsidRPr="00143D3A">
        <w:rPr>
          <w:sz w:val="22"/>
          <w:szCs w:val="22"/>
        </w:rPr>
        <w:t xml:space="preserve"> [</w:t>
      </w:r>
      <w:r w:rsidR="00B23C56" w:rsidRPr="00143D3A">
        <w:rPr>
          <w:sz w:val="22"/>
          <w:szCs w:val="22"/>
        </w:rPr>
        <w:t>7</w:t>
      </w:r>
      <w:r w:rsidR="00C327FF" w:rsidRPr="00143D3A">
        <w:rPr>
          <w:sz w:val="22"/>
          <w:szCs w:val="22"/>
        </w:rPr>
        <w:t>]</w:t>
      </w:r>
      <w:r w:rsidR="007B0A94" w:rsidRPr="00143D3A">
        <w:rPr>
          <w:sz w:val="22"/>
          <w:szCs w:val="22"/>
        </w:rPr>
        <w:t>.</w:t>
      </w:r>
      <w:r w:rsidR="007B0A94">
        <w:t xml:space="preserve"> </w:t>
      </w:r>
    </w:p>
    <w:p w14:paraId="3CA1FDE0" w14:textId="05E37FF5" w:rsidR="006B74F2"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6836597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wartość oceny ogólnej(RAT-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strzałów (SHO – shotting),</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passing),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dryblingu (DRI – dribbling),</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obrony (DEF – defensive),</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fizyczności (PHY – physical)</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FA1357F" w14:textId="2A6C0F77" w:rsidR="006B74F2" w:rsidRDefault="00E770B3" w:rsidP="00494810">
      <w:pPr>
        <w:keepNext/>
        <w:ind w:firstLine="360"/>
      </w:pPr>
      <w:r w:rsidRPr="00494810">
        <w:rPr>
          <w:rStyle w:val="czeinternetowe"/>
          <w:color w:val="auto"/>
          <w:sz w:val="24"/>
          <w:szCs w:val="24"/>
          <w:u w:val="none"/>
        </w:rPr>
        <w:t xml:space="preserve">Aby porównywane dane były w pełni rzetelne, baza piłkarzy ograniczona została do graczy z pola z angielskiej Premier League. Jak widać na zdjęciu poniżej (Rysunek </w:t>
      </w:r>
      <w:r w:rsidR="00764647" w:rsidRPr="00494810">
        <w:rPr>
          <w:rStyle w:val="czeinternetowe"/>
          <w:color w:val="auto"/>
          <w:sz w:val="24"/>
          <w:szCs w:val="24"/>
          <w:u w:val="none"/>
        </w:rPr>
        <w:t>3</w:t>
      </w:r>
      <w:r w:rsidRPr="00494810">
        <w:rPr>
          <w:rStyle w:val="czeinternetowe"/>
          <w:color w:val="auto"/>
          <w:sz w:val="24"/>
          <w:szCs w:val="24"/>
          <w:u w:val="none"/>
        </w:rPr>
        <w:t>) jest to najsilniejsza liga według współczynnik</w:t>
      </w:r>
      <w:r w:rsidR="003902DC">
        <w:rPr>
          <w:rStyle w:val="czeinternetowe"/>
          <w:color w:val="auto"/>
          <w:sz w:val="24"/>
          <w:szCs w:val="24"/>
          <w:u w:val="none"/>
        </w:rPr>
        <w:t>u</w:t>
      </w:r>
      <w:r w:rsidRPr="00494810">
        <w:rPr>
          <w:rStyle w:val="czeinternetowe"/>
          <w:color w:val="auto"/>
          <w:sz w:val="24"/>
          <w:szCs w:val="24"/>
          <w:u w:val="none"/>
        </w:rPr>
        <w:t xml:space="preserve"> UEFA z 4 listopada 2022 roku. W aplikacji porównywane są takie statystyki jak na przykład liczba bramek. O wiele łatwiejszym zadaniem jest strzelenie dużej ilości bramek, gdy gra się przeciwko zawodnikom o mniejszych umiejętnościach. </w:t>
      </w:r>
      <w:r w:rsidR="00240D71" w:rsidRPr="00494810">
        <w:rPr>
          <w:rStyle w:val="czeinternetowe"/>
          <w:color w:val="auto"/>
          <w:sz w:val="24"/>
          <w:szCs w:val="24"/>
          <w:u w:val="none"/>
        </w:rPr>
        <w:t xml:space="preserve">Ciężki do określenia byłby również adekwatny stopień trudności danej ligi. Pomimo jasnego współczynnika UEFY, trudno przypuszczać, że zawodnik, który zdobędzie 20 bramek w </w:t>
      </w:r>
      <w:r w:rsidR="00240D71" w:rsidRPr="00494810">
        <w:rPr>
          <w:rStyle w:val="czeinternetowe"/>
          <w:color w:val="auto"/>
          <w:sz w:val="24"/>
          <w:szCs w:val="24"/>
          <w:u w:val="none"/>
        </w:rPr>
        <w:lastRenderedPageBreak/>
        <w:t xml:space="preserve">Premier League, potroiłby swój dorobek, w lidze mającej trzy razy niższy współczynnik.  </w:t>
      </w:r>
      <w:r w:rsidR="006B74F2"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8"/>
                    <a:stretch>
                      <a:fillRect/>
                    </a:stretch>
                  </pic:blipFill>
                  <pic:spPr>
                    <a:xfrm>
                      <a:off x="0" y="0"/>
                      <a:ext cx="5399405" cy="3625215"/>
                    </a:xfrm>
                    <a:prstGeom prst="rect">
                      <a:avLst/>
                    </a:prstGeom>
                  </pic:spPr>
                </pic:pic>
              </a:graphicData>
            </a:graphic>
          </wp:inline>
        </w:drawing>
      </w:r>
    </w:p>
    <w:p w14:paraId="092E4BF3" w14:textId="05280FFB" w:rsidR="006B74F2" w:rsidRPr="00494810" w:rsidRDefault="006B74F2" w:rsidP="00494810">
      <w:pPr>
        <w:pStyle w:val="Legenda"/>
        <w:jc w:val="center"/>
        <w:rPr>
          <w:sz w:val="22"/>
          <w:szCs w:val="22"/>
        </w:rPr>
      </w:pPr>
      <w:r w:rsidRPr="00143D3A">
        <w:rPr>
          <w:sz w:val="22"/>
          <w:szCs w:val="22"/>
        </w:rPr>
        <w:t xml:space="preserve">Rysunek </w:t>
      </w:r>
      <w:r w:rsidR="00764647" w:rsidRPr="00143D3A">
        <w:rPr>
          <w:sz w:val="22"/>
          <w:szCs w:val="22"/>
        </w:rPr>
        <w:t>3</w:t>
      </w:r>
      <w:r w:rsidRPr="00143D3A">
        <w:rPr>
          <w:sz w:val="22"/>
          <w:szCs w:val="22"/>
        </w:rPr>
        <w:t xml:space="preserve"> - Współczynnik UEFA, na podstawie danych z portalu transfermarkt</w:t>
      </w:r>
      <w:r w:rsidR="00494810">
        <w:rPr>
          <w:sz w:val="22"/>
          <w:szCs w:val="22"/>
        </w:rPr>
        <w:t xml:space="preserve"> – 04.11.2022</w:t>
      </w:r>
      <w:r w:rsidRPr="00143D3A">
        <w:rPr>
          <w:sz w:val="22"/>
          <w:szCs w:val="22"/>
        </w:rPr>
        <w:t xml:space="preserve"> </w:t>
      </w:r>
      <w:r w:rsidR="00C327FF" w:rsidRPr="00143D3A">
        <w:rPr>
          <w:sz w:val="22"/>
          <w:szCs w:val="22"/>
        </w:rPr>
        <w:t>[</w:t>
      </w:r>
      <w:r w:rsidR="00BD060F" w:rsidRPr="00143D3A">
        <w:rPr>
          <w:sz w:val="22"/>
          <w:szCs w:val="22"/>
        </w:rPr>
        <w:t>8</w:t>
      </w:r>
      <w:r w:rsidR="00C327FF" w:rsidRPr="00143D3A">
        <w:rPr>
          <w:sz w:val="22"/>
          <w:szCs w:val="22"/>
        </w:rPr>
        <w:t>]</w:t>
      </w:r>
    </w:p>
    <w:p w14:paraId="1E57A62B" w14:textId="1FBF4AF5" w:rsidR="006B74F2" w:rsidRDefault="000F2462" w:rsidP="00494810">
      <w:pPr>
        <w:keepNext/>
        <w:ind w:firstLine="708"/>
        <w:jc w:val="center"/>
      </w:pPr>
      <w:r>
        <w:rPr>
          <w:rStyle w:val="czeinternetowe"/>
          <w:color w:val="000000"/>
          <w:sz w:val="24"/>
          <w:szCs w:val="24"/>
          <w:u w:val="none"/>
        </w:rPr>
        <w:t>Dane są pobierane z wszystkich podstron i zapisywane w postaci JSONa do API. K</w:t>
      </w:r>
      <w:r w:rsidRPr="008C07DB">
        <w:rPr>
          <w:rStyle w:val="czeinternetowe"/>
          <w:color w:val="000000"/>
          <w:sz w:val="24"/>
          <w:szCs w:val="24"/>
          <w:u w:val="none"/>
        </w:rPr>
        <w:t xml:space="preserve">ażdy obiekt ma wartość name z imieniem i nazwiskiem piłkarza, rating z oceną ogólna </w:t>
      </w:r>
      <w:r>
        <w:rPr>
          <w:rStyle w:val="czeinternetowe"/>
          <w:color w:val="000000"/>
          <w:sz w:val="24"/>
          <w:szCs w:val="24"/>
          <w:u w:val="none"/>
        </w:rPr>
        <w:t>oraz inne atrybuty</w:t>
      </w:r>
      <w:r w:rsidRPr="008C07DB">
        <w:rPr>
          <w:rStyle w:val="czeinternetowe"/>
          <w:color w:val="000000"/>
          <w:sz w:val="24"/>
          <w:szCs w:val="24"/>
          <w:u w:val="none"/>
        </w:rPr>
        <w:t xml:space="preserve">. </w:t>
      </w:r>
      <w:r>
        <w:rPr>
          <w:rStyle w:val="czeinternetowe"/>
          <w:color w:val="000000"/>
          <w:sz w:val="24"/>
          <w:szCs w:val="24"/>
          <w:u w:val="none"/>
        </w:rPr>
        <w:t xml:space="preserve">Jest to również łatwe do obsługi podczas wyświetlania na stronie. </w:t>
      </w:r>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3410426" cy="1933845"/>
                    </a:xfrm>
                    <a:prstGeom prst="rect">
                      <a:avLst/>
                    </a:prstGeom>
                  </pic:spPr>
                </pic:pic>
              </a:graphicData>
            </a:graphic>
          </wp:inline>
        </w:drawing>
      </w:r>
    </w:p>
    <w:p w14:paraId="798D3D98" w14:textId="7AEF7111" w:rsidR="006B74F2" w:rsidRPr="00494810" w:rsidRDefault="006B74F2" w:rsidP="00494810">
      <w:pPr>
        <w:pStyle w:val="Legenda"/>
        <w:jc w:val="center"/>
        <w:rPr>
          <w:rStyle w:val="czeinternetowe"/>
          <w:color w:val="44546A" w:themeColor="text2"/>
          <w:sz w:val="22"/>
          <w:szCs w:val="22"/>
          <w:u w:val="none"/>
        </w:rPr>
      </w:pPr>
      <w:r w:rsidRPr="00143D3A">
        <w:rPr>
          <w:sz w:val="22"/>
          <w:szCs w:val="22"/>
        </w:rPr>
        <w:t xml:space="preserve">Rysunek </w:t>
      </w:r>
      <w:r w:rsidR="00764647" w:rsidRPr="00143D3A">
        <w:rPr>
          <w:sz w:val="22"/>
          <w:szCs w:val="22"/>
        </w:rPr>
        <w:t>4</w:t>
      </w:r>
      <w:r w:rsidRPr="00143D3A">
        <w:rPr>
          <w:sz w:val="22"/>
          <w:szCs w:val="22"/>
        </w:rPr>
        <w:t xml:space="preserve"> - Wartości wyświetlane w API</w:t>
      </w:r>
    </w:p>
    <w:p w14:paraId="3A80E110" w14:textId="7FE4EC77"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r w:rsidR="000F2462">
        <w:rPr>
          <w:rStyle w:val="czeinternetowe"/>
          <w:color w:val="000000"/>
          <w:sz w:val="24"/>
          <w:szCs w:val="24"/>
          <w:u w:val="none"/>
        </w:rPr>
        <w:t xml:space="preserve"> futheadu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7D46EB91"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82270"/>
                    </a:xfrm>
                    <a:prstGeom prst="rect">
                      <a:avLst/>
                    </a:prstGeom>
                  </pic:spPr>
                </pic:pic>
              </a:graphicData>
            </a:graphic>
          </wp:inline>
        </w:drawing>
      </w:r>
    </w:p>
    <w:p w14:paraId="24C801D4" w14:textId="650E6956"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5</w:t>
      </w:r>
      <w:r w:rsidRPr="00143D3A">
        <w:rPr>
          <w:sz w:val="22"/>
          <w:szCs w:val="22"/>
        </w:rPr>
        <w:t xml:space="preserve"> - Nazwisko zawodnika o nazwisko Aubameyang na stronie witryny futhead, zostało skrócone i częściowo zastąpione kropkami</w:t>
      </w:r>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7C9CC7AF"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1"/>
                    <a:stretch>
                      <a:fillRect/>
                    </a:stretch>
                  </pic:blipFill>
                  <pic:spPr>
                    <a:xfrm>
                      <a:off x="0" y="0"/>
                      <a:ext cx="4172532" cy="485843"/>
                    </a:xfrm>
                    <a:prstGeom prst="rect">
                      <a:avLst/>
                    </a:prstGeom>
                  </pic:spPr>
                </pic:pic>
              </a:graphicData>
            </a:graphic>
          </wp:inline>
        </w:drawing>
      </w:r>
    </w:p>
    <w:p w14:paraId="25A58959" w14:textId="1AEDB30B"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6</w:t>
      </w:r>
      <w:r w:rsidRPr="00143D3A">
        <w:rPr>
          <w:sz w:val="22"/>
          <w:szCs w:val="22"/>
        </w:rPr>
        <w:t xml:space="preserve"> - Nazwisko zawodnika wyświetlające się w API, jest już przekształcone na prawidłową nazwę</w:t>
      </w:r>
    </w:p>
    <w:p w14:paraId="4E418B5B" w14:textId="706DD070" w:rsidR="003D7764" w:rsidRDefault="000F2462" w:rsidP="00494810">
      <w:pPr>
        <w:pStyle w:val="MojNormalny2"/>
        <w:ind w:firstLine="708"/>
        <w:rPr>
          <w:rStyle w:val="czeinternetowe"/>
          <w:color w:val="000000"/>
          <w:u w:val="none"/>
        </w:rPr>
      </w:pPr>
      <w:r>
        <w:rPr>
          <w:rStyle w:val="czeinternetowe"/>
          <w:color w:val="000000"/>
          <w:u w:val="none"/>
        </w:rPr>
        <w:t>Do prawidłowego wyświetlania informacji na stronie</w:t>
      </w:r>
      <w:r>
        <w:t xml:space="preserve"> w</w:t>
      </w:r>
      <w:r w:rsidR="006B74F2">
        <w:t xml:space="preserve">ymagane było ustawienie zezwolenia na </w:t>
      </w:r>
      <w:r w:rsidR="006B74F2" w:rsidRPr="008C07DB">
        <w:rPr>
          <w:rStyle w:val="czeinternetowe"/>
          <w:color w:val="000000"/>
          <w:u w:val="none"/>
        </w:rPr>
        <w:t xml:space="preserve">CORSy </w:t>
      </w:r>
      <w:r w:rsidR="006B74F2">
        <w:rPr>
          <w:rStyle w:val="czeinternetowe"/>
          <w:color w:val="000000"/>
          <w:u w:val="none"/>
        </w:rPr>
        <w:t xml:space="preserve">po </w:t>
      </w:r>
      <w:r w:rsidR="006B74F2" w:rsidRPr="008C07DB">
        <w:rPr>
          <w:rStyle w:val="czeinternetowe"/>
          <w:color w:val="000000"/>
          <w:u w:val="none"/>
        </w:rPr>
        <w:t>stronie serwera</w:t>
      </w:r>
      <w:r w:rsidR="006B74F2">
        <w:rPr>
          <w:rStyle w:val="czeinternetowe"/>
          <w:color w:val="000000"/>
          <w:u w:val="none"/>
        </w:rPr>
        <w:t>.</w:t>
      </w:r>
      <w:r>
        <w:rPr>
          <w:rStyle w:val="czeinternetowe"/>
          <w:color w:val="FF0000"/>
          <w:u w:val="none"/>
        </w:rPr>
        <w:t xml:space="preserve"> </w:t>
      </w:r>
      <w:r w:rsidRPr="00143D3A">
        <w:rPr>
          <w:rStyle w:val="czeinternetowe"/>
          <w:color w:val="auto"/>
          <w:u w:val="none"/>
        </w:rPr>
        <w:t>CORS(Cross-Origin Resource Sharing) to mechanizm bezpieczeństwa stosowany w przeglądarkach internetow</w:t>
      </w:r>
      <w:r w:rsidR="000C13E8">
        <w:rPr>
          <w:rStyle w:val="czeinternetowe"/>
          <w:color w:val="auto"/>
          <w:u w:val="none"/>
        </w:rPr>
        <w:t>ych</w:t>
      </w: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142A1215" w:rsidR="006B74F2" w:rsidRDefault="006B74F2" w:rsidP="00143D3A">
      <w:pPr>
        <w:ind w:firstLine="708"/>
        <w:jc w:val="both"/>
        <w:rPr>
          <w:color w:val="000000"/>
          <w:sz w:val="24"/>
          <w:szCs w:val="24"/>
        </w:rPr>
      </w:pPr>
      <w:r>
        <w:rPr>
          <w:color w:val="000000"/>
          <w:sz w:val="24"/>
          <w:szCs w:val="24"/>
        </w:rPr>
        <w:t xml:space="preserve">Drugim źródłem informacji </w:t>
      </w:r>
      <w:r w:rsidR="000F2462">
        <w:rPr>
          <w:color w:val="000000"/>
          <w:sz w:val="24"/>
          <w:szCs w:val="24"/>
        </w:rPr>
        <w:t>są dane z portalu</w:t>
      </w:r>
      <w:r w:rsidR="00954288">
        <w:rPr>
          <w:color w:val="000000"/>
          <w:sz w:val="24"/>
          <w:szCs w:val="24"/>
        </w:rPr>
        <w:t xml:space="preserve"> </w:t>
      </w:r>
      <w:r>
        <w:rPr>
          <w:color w:val="000000"/>
          <w:sz w:val="24"/>
          <w:szCs w:val="24"/>
        </w:rPr>
        <w:t xml:space="preserve">fmdataba. </w:t>
      </w:r>
      <w:r w:rsidR="00954288">
        <w:rPr>
          <w:color w:val="000000"/>
          <w:sz w:val="24"/>
          <w:szCs w:val="24"/>
        </w:rPr>
        <w:t xml:space="preserve">Ostatnio dostępne wartości dotyczą edycji z 2021 roku. Aby zachować spójność i realizm, wszystkie statystyki będą analizowane z tego roku. </w:t>
      </w:r>
      <w:r>
        <w:rPr>
          <w:color w:val="000000"/>
          <w:sz w:val="24"/>
          <w:szCs w:val="24"/>
        </w:rPr>
        <w:t xml:space="preserve">Dodatkowo </w:t>
      </w:r>
      <w:r w:rsidR="00954288">
        <w:rPr>
          <w:color w:val="000000"/>
          <w:sz w:val="24"/>
          <w:szCs w:val="24"/>
        </w:rPr>
        <w:t>dane z obydwu gier będą porównywanie do statystyk z realnych rozgrywek następnego roku.</w:t>
      </w:r>
    </w:p>
    <w:p w14:paraId="2D9517AC" w14:textId="77777777" w:rsidR="006B74F2" w:rsidRDefault="006B74F2" w:rsidP="00143D3A">
      <w:pPr>
        <w:keepNext/>
        <w:jc w:val="center"/>
      </w:pPr>
      <w:r w:rsidRPr="00175ADF">
        <w:rPr>
          <w:rStyle w:val="czeinternetowe"/>
          <w:noProof/>
          <w:color w:val="000000"/>
          <w:sz w:val="24"/>
          <w:szCs w:val="24"/>
          <w:u w:val="none"/>
        </w:rPr>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2"/>
                    <a:stretch>
                      <a:fillRect/>
                    </a:stretch>
                  </pic:blipFill>
                  <pic:spPr>
                    <a:xfrm>
                      <a:off x="0" y="0"/>
                      <a:ext cx="5399405" cy="3928745"/>
                    </a:xfrm>
                    <a:prstGeom prst="rect">
                      <a:avLst/>
                    </a:prstGeom>
                  </pic:spPr>
                </pic:pic>
              </a:graphicData>
            </a:graphic>
          </wp:inline>
        </w:drawing>
      </w:r>
    </w:p>
    <w:p w14:paraId="4BB9F687" w14:textId="1D354AA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7</w:t>
      </w:r>
      <w:r w:rsidRPr="00143D3A">
        <w:rPr>
          <w:sz w:val="22"/>
          <w:szCs w:val="22"/>
        </w:rPr>
        <w:t>- Widok najlepszych zawodników w Premier League w portalu fmdataba</w:t>
      </w:r>
      <w:r w:rsidR="00D2489B">
        <w:rPr>
          <w:sz w:val="22"/>
          <w:szCs w:val="22"/>
        </w:rPr>
        <w:t xml:space="preserve"> – 11.11.2022</w:t>
      </w:r>
      <w:r w:rsidR="00C327FF" w:rsidRPr="00143D3A">
        <w:rPr>
          <w:sz w:val="22"/>
          <w:szCs w:val="22"/>
        </w:rPr>
        <w:t xml:space="preserve"> [</w:t>
      </w:r>
      <w:r w:rsidR="002C64BC" w:rsidRPr="00143D3A">
        <w:rPr>
          <w:sz w:val="22"/>
          <w:szCs w:val="22"/>
        </w:rPr>
        <w:t>9</w:t>
      </w:r>
      <w:r w:rsidR="00C327FF" w:rsidRPr="00143D3A">
        <w:rPr>
          <w:sz w:val="22"/>
          <w:szCs w:val="22"/>
        </w:rPr>
        <w:t>]</w:t>
      </w:r>
    </w:p>
    <w:p w14:paraId="537CEF3E" w14:textId="436F8C1A" w:rsidR="006B74F2" w:rsidRPr="00494810" w:rsidRDefault="006B74F2" w:rsidP="00494810">
      <w:pPr>
        <w:pStyle w:val="Legenda"/>
        <w:rPr>
          <w:rStyle w:val="czeinternetowe"/>
          <w:i w:val="0"/>
          <w:iCs w:val="0"/>
          <w:color w:val="000000"/>
          <w:sz w:val="24"/>
          <w:szCs w:val="24"/>
          <w:u w:val="none"/>
        </w:rPr>
      </w:pPr>
      <w:r>
        <w:lastRenderedPageBreak/>
        <w:t xml:space="preserve"> </w:t>
      </w:r>
      <w:r w:rsidR="00494810">
        <w:tab/>
      </w:r>
      <w:r w:rsidRPr="00494810">
        <w:rPr>
          <w:rStyle w:val="czeinternetowe"/>
          <w:i w:val="0"/>
          <w:iCs w:val="0"/>
          <w:color w:val="000000"/>
          <w:sz w:val="24"/>
          <w:szCs w:val="24"/>
          <w:u w:val="none"/>
        </w:rPr>
        <w:t>Dane te są niezmienne. Wartości atrybutów są aktualizowane z każdą nową edycją gry.</w:t>
      </w:r>
      <w:r w:rsidR="00494810">
        <w:rPr>
          <w:rStyle w:val="czeinternetowe"/>
          <w:i w:val="0"/>
          <w:iCs w:val="0"/>
          <w:color w:val="000000"/>
          <w:sz w:val="24"/>
          <w:szCs w:val="24"/>
          <w:u w:val="none"/>
        </w:rPr>
        <w:t xml:space="preserve"> </w:t>
      </w:r>
      <w:r w:rsidR="00555905" w:rsidRPr="00494810">
        <w:rPr>
          <w:rStyle w:val="czeinternetowe"/>
          <w:i w:val="0"/>
          <w:iCs w:val="0"/>
          <w:color w:val="000000"/>
          <w:sz w:val="24"/>
          <w:szCs w:val="24"/>
          <w:u w:val="none"/>
        </w:rPr>
        <w:t xml:space="preserve">W aplikacji analizowane są wartości z jednej, równoległej edycji. </w:t>
      </w:r>
      <w:r w:rsidRPr="00494810">
        <w:rPr>
          <w:rStyle w:val="czeinternetowe"/>
          <w:i w:val="0"/>
          <w:iCs w:val="0"/>
          <w:color w:val="000000"/>
          <w:sz w:val="24"/>
          <w:szCs w:val="24"/>
          <w:u w:val="none"/>
        </w:rPr>
        <w:t>.  Na portalu do Football Managera podobnie jak w przypadku futheada, widnieje widok tabeli z nazwiskiem i atrybutami piłkarzy. Znajdują się tam zawarte informacje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1F7804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r w:rsidRPr="00FC38DF">
        <w:rPr>
          <w:rStyle w:val="czeinternetowe"/>
          <w:color w:val="000000"/>
          <w:u w:val="none"/>
        </w:rPr>
        <w:t>(Ove – overall), statystyka taka sama jak w F</w:t>
      </w:r>
      <w:r w:rsidR="008C2CBC">
        <w:rPr>
          <w:rStyle w:val="czeinternetowe"/>
          <w:color w:val="000000"/>
          <w:u w:val="none"/>
        </w:rPr>
        <w:t>IFIE</w:t>
      </w:r>
      <w:r w:rsidRPr="00FC38DF">
        <w:rPr>
          <w:rStyle w:val="czeinternetowe"/>
          <w:color w:val="000000"/>
          <w:u w:val="none"/>
        </w:rPr>
        <w:t>,</w:t>
      </w:r>
    </w:p>
    <w:p w14:paraId="093601A6" w14:textId="2BC1CD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r w:rsidRPr="00FC38DF">
        <w:rPr>
          <w:rStyle w:val="czeinternetowe"/>
          <w:color w:val="000000"/>
          <w:u w:val="none"/>
        </w:rPr>
        <w:t xml:space="preserve">(Att – attacking),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519EAFE3"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defensywie</w:t>
      </w:r>
      <w:r w:rsidRPr="00FC38DF">
        <w:rPr>
          <w:rStyle w:val="czeinternetowe"/>
          <w:color w:val="000000"/>
          <w:u w:val="none"/>
        </w:rPr>
        <w:t xml:space="preserve">(Def – defending),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6876627" w14:textId="2F821DA1"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r w:rsidRPr="00FC38DF">
        <w:rPr>
          <w:rStyle w:val="czeinternetowe"/>
          <w:color w:val="000000"/>
          <w:u w:val="none"/>
        </w:rPr>
        <w:t xml:space="preserve">(Tec – technical),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01AE400F"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mentalności</w:t>
      </w:r>
      <w:r w:rsidRPr="00FC38DF">
        <w:rPr>
          <w:rStyle w:val="czeinternetowe"/>
          <w:color w:val="000000"/>
          <w:u w:val="none"/>
        </w:rPr>
        <w:t xml:space="preserve">(Men – mental), nie ma tego typu statystyki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to gracz podejmuje decyzje, ponieważ on bezpośrednio decyduje o zachowaniach boiskowych za pomocą kontrolera, a nie tylko i wyłącznie taktyka przez niego przydzielona,</w:t>
      </w:r>
    </w:p>
    <w:p w14:paraId="58C28CB8" w14:textId="36E7B6A9"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fizyczności</w:t>
      </w:r>
      <w:r w:rsidRPr="00FC38DF">
        <w:rPr>
          <w:rStyle w:val="czeinternetowe"/>
          <w:color w:val="000000"/>
          <w:u w:val="none"/>
        </w:rPr>
        <w:t xml:space="preserve">(Phy – physical),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A9DD62E" w14:textId="54BE30F1"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r w:rsidRPr="00FC38DF">
        <w:rPr>
          <w:rStyle w:val="czeinternetowe"/>
          <w:color w:val="000000"/>
          <w:u w:val="none"/>
        </w:rPr>
        <w:t xml:space="preserve">(Spe – speed),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3E9F4889" w:rsidR="006B74F2" w:rsidRPr="00F15AE5" w:rsidRDefault="006B74F2" w:rsidP="00494810">
      <w:pPr>
        <w:ind w:firstLine="360"/>
        <w:jc w:val="both"/>
        <w:rPr>
          <w:color w:val="000000" w:themeColor="text1"/>
          <w:sz w:val="24"/>
          <w:szCs w:val="24"/>
        </w:rPr>
      </w:pPr>
      <w:r>
        <w:rPr>
          <w:rStyle w:val="czeinternetowe"/>
          <w:color w:val="000000"/>
          <w:sz w:val="24"/>
          <w:szCs w:val="24"/>
          <w:u w:val="none"/>
        </w:rPr>
        <w:t>Zakres atrybutów w Football Managerze jest inny niż w F</w:t>
      </w:r>
      <w:r w:rsidR="00E41B9B">
        <w:rPr>
          <w:rStyle w:val="czeinternetowe"/>
          <w:color w:val="000000"/>
          <w:sz w:val="24"/>
          <w:szCs w:val="24"/>
          <w:u w:val="none"/>
        </w:rPr>
        <w:t>IFIE</w:t>
      </w:r>
      <w:r>
        <w:rPr>
          <w:rStyle w:val="czeinternetowe"/>
          <w:color w:val="000000"/>
          <w:sz w:val="24"/>
          <w:szCs w:val="24"/>
          <w:u w:val="none"/>
        </w:rPr>
        <w:t xml:space="preserve">. W </w:t>
      </w:r>
      <w:r w:rsidR="00E41B9B">
        <w:rPr>
          <w:rStyle w:val="czeinternetowe"/>
          <w:color w:val="000000"/>
          <w:sz w:val="24"/>
          <w:szCs w:val="24"/>
          <w:u w:val="none"/>
        </w:rPr>
        <w:t>menedżerze piłkarskim</w:t>
      </w:r>
      <w:r>
        <w:rPr>
          <w:rStyle w:val="czeinternetowe"/>
          <w:color w:val="000000"/>
          <w:sz w:val="24"/>
          <w:szCs w:val="24"/>
          <w:u w:val="none"/>
        </w:rPr>
        <w:t xml:space="preserve"> wynosi on 1-20 </w:t>
      </w:r>
      <w:r w:rsidR="00E41B9B">
        <w:rPr>
          <w:rStyle w:val="czeinternetowe"/>
          <w:color w:val="000000"/>
          <w:sz w:val="24"/>
          <w:szCs w:val="24"/>
          <w:u w:val="none"/>
        </w:rPr>
        <w:t xml:space="preserve">,w przeciwieństwie do FIFY gdzie wartości znajdują się pomiędzy </w:t>
      </w:r>
      <w:r>
        <w:rPr>
          <w:rStyle w:val="czeinternetowe"/>
          <w:color w:val="000000"/>
          <w:sz w:val="24"/>
          <w:szCs w:val="24"/>
          <w:u w:val="none"/>
        </w:rPr>
        <w:t xml:space="preserve"> 1</w:t>
      </w:r>
      <w:r w:rsidR="00E41B9B">
        <w:rPr>
          <w:rStyle w:val="czeinternetowe"/>
          <w:color w:val="000000"/>
          <w:sz w:val="24"/>
          <w:szCs w:val="24"/>
          <w:u w:val="none"/>
        </w:rPr>
        <w:t xml:space="preserve"> a </w:t>
      </w:r>
      <w:r>
        <w:rPr>
          <w:rStyle w:val="czeinternetowe"/>
          <w:color w:val="000000"/>
          <w:sz w:val="24"/>
          <w:szCs w:val="24"/>
          <w:u w:val="none"/>
        </w:rPr>
        <w:t>100. Nie jest to jednak problemem, ponieważ podczas porównywania, w której grze zawodnik jest lepszy</w:t>
      </w:r>
      <w:r w:rsidR="00E41B9B">
        <w:rPr>
          <w:rStyle w:val="czeinternetowe"/>
          <w:color w:val="000000"/>
          <w:sz w:val="24"/>
          <w:szCs w:val="24"/>
          <w:u w:val="none"/>
        </w:rPr>
        <w:t>,</w:t>
      </w:r>
      <w:r>
        <w:rPr>
          <w:rStyle w:val="czeinternetowe"/>
          <w:color w:val="000000"/>
          <w:sz w:val="24"/>
          <w:szCs w:val="24"/>
          <w:u w:val="none"/>
        </w:rPr>
        <w:t xml:space="preserve"> zwraca</w:t>
      </w:r>
      <w:r w:rsidR="00E41B9B">
        <w:rPr>
          <w:rStyle w:val="czeinternetowe"/>
          <w:color w:val="000000"/>
          <w:sz w:val="24"/>
          <w:szCs w:val="24"/>
          <w:u w:val="none"/>
        </w:rPr>
        <w:t xml:space="preserve">na jest </w:t>
      </w:r>
      <w:r>
        <w:rPr>
          <w:rStyle w:val="czeinternetowe"/>
          <w:color w:val="000000"/>
          <w:sz w:val="24"/>
          <w:szCs w:val="24"/>
          <w:u w:val="none"/>
        </w:rPr>
        <w:t>uwag</w:t>
      </w:r>
      <w:r w:rsidR="00E41B9B">
        <w:rPr>
          <w:rStyle w:val="czeinternetowe"/>
          <w:color w:val="000000"/>
          <w:sz w:val="24"/>
          <w:szCs w:val="24"/>
          <w:u w:val="none"/>
        </w:rPr>
        <w:t>a,</w:t>
      </w:r>
      <w:r>
        <w:rPr>
          <w:rStyle w:val="czeinternetowe"/>
          <w:color w:val="000000"/>
          <w:sz w:val="24"/>
          <w:szCs w:val="24"/>
          <w:u w:val="none"/>
        </w:rPr>
        <w:t xml:space="preserve"> na</w:t>
      </w:r>
      <w:r w:rsidR="00E41B9B">
        <w:rPr>
          <w:rStyle w:val="czeinternetowe"/>
          <w:color w:val="000000"/>
          <w:sz w:val="24"/>
          <w:szCs w:val="24"/>
          <w:u w:val="none"/>
        </w:rPr>
        <w:t xml:space="preserve"> miejsce w </w:t>
      </w:r>
      <w:r>
        <w:rPr>
          <w:rStyle w:val="czeinternetowe"/>
          <w:color w:val="000000"/>
          <w:sz w:val="24"/>
          <w:szCs w:val="24"/>
          <w:u w:val="none"/>
        </w:rPr>
        <w:t>rankingu w stosunku do innych zawodników. Przykładowo</w:t>
      </w:r>
      <w:r>
        <w:rPr>
          <w:color w:val="000000" w:themeColor="text1"/>
        </w:rPr>
        <w:t xml:space="preserve"> </w:t>
      </w:r>
      <w:r w:rsidRPr="00F15AE5">
        <w:rPr>
          <w:color w:val="000000" w:themeColor="text1"/>
          <w:sz w:val="24"/>
          <w:szCs w:val="24"/>
        </w:rPr>
        <w:t xml:space="preserve">Raheem Sterling zajmuje 1 miejsce pod względem szybkości w Football Managerze, a </w:t>
      </w:r>
      <w:r w:rsidR="00E41B9B">
        <w:rPr>
          <w:color w:val="000000" w:themeColor="text1"/>
          <w:sz w:val="24"/>
          <w:szCs w:val="24"/>
        </w:rPr>
        <w:t>w FIFIE jest 4</w:t>
      </w:r>
      <w:r>
        <w:rPr>
          <w:color w:val="000000" w:themeColor="text1"/>
          <w:sz w:val="24"/>
          <w:szCs w:val="24"/>
        </w:rPr>
        <w:t xml:space="preserve">. </w:t>
      </w:r>
      <w:r w:rsidR="00E41B9B">
        <w:rPr>
          <w:color w:val="000000" w:themeColor="text1"/>
          <w:sz w:val="24"/>
          <w:szCs w:val="24"/>
        </w:rPr>
        <w:t>Za pomocą takiej metody można</w:t>
      </w:r>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r w:rsidR="00E41B9B">
        <w:rPr>
          <w:color w:val="000000" w:themeColor="text1"/>
          <w:sz w:val="24"/>
          <w:szCs w:val="24"/>
        </w:rPr>
        <w:t>Można założyć</w:t>
      </w:r>
      <w:r>
        <w:rPr>
          <w:color w:val="000000" w:themeColor="text1"/>
          <w:sz w:val="24"/>
          <w:szCs w:val="24"/>
        </w:rPr>
        <w:t xml:space="preserve"> również</w:t>
      </w:r>
      <w:r w:rsidRPr="00F15AE5">
        <w:rPr>
          <w:color w:val="000000" w:themeColor="text1"/>
          <w:sz w:val="24"/>
          <w:szCs w:val="24"/>
        </w:rPr>
        <w:t xml:space="preserve">, że </w:t>
      </w:r>
      <w:r w:rsidR="0010792B">
        <w:rPr>
          <w:color w:val="000000" w:themeColor="text1"/>
          <w:sz w:val="24"/>
          <w:szCs w:val="24"/>
        </w:rPr>
        <w:t xml:space="preserve">wartość </w:t>
      </w:r>
      <w:r w:rsidRPr="00F15AE5">
        <w:rPr>
          <w:color w:val="000000" w:themeColor="text1"/>
          <w:sz w:val="24"/>
          <w:szCs w:val="24"/>
        </w:rPr>
        <w:t>18 w F</w:t>
      </w:r>
      <w:r w:rsidR="00E41B9B">
        <w:rPr>
          <w:color w:val="000000" w:themeColor="text1"/>
          <w:sz w:val="24"/>
          <w:szCs w:val="24"/>
        </w:rPr>
        <w:t xml:space="preserve">ootball Managerze </w:t>
      </w:r>
      <w:r w:rsidR="0010792B">
        <w:rPr>
          <w:color w:val="000000" w:themeColor="text1"/>
          <w:sz w:val="24"/>
          <w:szCs w:val="24"/>
        </w:rPr>
        <w:t>jest równa</w:t>
      </w:r>
      <w:r w:rsidRPr="00F15AE5">
        <w:rPr>
          <w:color w:val="000000" w:themeColor="text1"/>
          <w:sz w:val="24"/>
          <w:szCs w:val="24"/>
        </w:rPr>
        <w:t xml:space="preserve"> 90 w F</w:t>
      </w:r>
      <w:r w:rsidR="00E41B9B">
        <w:rPr>
          <w:color w:val="000000" w:themeColor="text1"/>
          <w:sz w:val="24"/>
          <w:szCs w:val="24"/>
        </w:rPr>
        <w:t>IFIE</w:t>
      </w:r>
      <w:r w:rsidRPr="00F15AE5">
        <w:rPr>
          <w:color w:val="000000" w:themeColor="text1"/>
          <w:sz w:val="24"/>
          <w:szCs w:val="24"/>
        </w:rPr>
        <w:t>, ze względu na to</w:t>
      </w:r>
      <w:r w:rsidR="00494810">
        <w:rPr>
          <w:color w:val="000000" w:themeColor="text1"/>
          <w:sz w:val="24"/>
          <w:szCs w:val="24"/>
        </w:rPr>
        <w:t xml:space="preserve">, </w:t>
      </w:r>
      <w:r w:rsidRPr="00F15AE5">
        <w:rPr>
          <w:color w:val="000000" w:themeColor="text1"/>
          <w:sz w:val="24"/>
          <w:szCs w:val="24"/>
        </w:rPr>
        <w:t xml:space="preserve">że </w:t>
      </w:r>
      <w:r w:rsidR="0010792B">
        <w:rPr>
          <w:color w:val="000000" w:themeColor="text1"/>
          <w:sz w:val="24"/>
          <w:szCs w:val="24"/>
        </w:rPr>
        <w:t>odpowiada ona</w:t>
      </w:r>
      <w:r w:rsidRPr="00F15AE5">
        <w:rPr>
          <w:color w:val="000000" w:themeColor="text1"/>
          <w:sz w:val="24"/>
          <w:szCs w:val="24"/>
        </w:rPr>
        <w:t xml:space="preserve"> 90% względem maksymalnego atrybutu. </w:t>
      </w:r>
    </w:p>
    <w:p w14:paraId="56BA5A8A" w14:textId="77777777" w:rsidR="006B74F2" w:rsidRDefault="006B74F2" w:rsidP="00143D3A">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25905"/>
                    </a:xfrm>
                    <a:prstGeom prst="rect">
                      <a:avLst/>
                    </a:prstGeom>
                  </pic:spPr>
                </pic:pic>
              </a:graphicData>
            </a:graphic>
          </wp:inline>
        </w:drawing>
      </w:r>
    </w:p>
    <w:p w14:paraId="4630382C" w14:textId="388B7520"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8</w:t>
      </w:r>
      <w:r w:rsidRPr="00143D3A">
        <w:rPr>
          <w:sz w:val="22"/>
          <w:szCs w:val="22"/>
        </w:rPr>
        <w:t xml:space="preserve"> - Porównanie średniej wartości statystyki wszystkich piłkarzy Premier League w obu grach</w:t>
      </w:r>
    </w:p>
    <w:p w14:paraId="42E7DA3C" w14:textId="77777777" w:rsidR="006B74F2" w:rsidRPr="00F15AE5" w:rsidRDefault="006B74F2" w:rsidP="00143D3A">
      <w:pPr>
        <w:jc w:val="both"/>
        <w:rPr>
          <w:rStyle w:val="czeinternetowe"/>
          <w:i/>
          <w:iCs/>
          <w:color w:val="000000"/>
          <w:sz w:val="24"/>
          <w:szCs w:val="24"/>
          <w:u w:val="none"/>
        </w:rPr>
      </w:pPr>
    </w:p>
    <w:p w14:paraId="25E7A3F6" w14:textId="7FAE9285" w:rsidR="00CA4A4A" w:rsidRDefault="006B74F2" w:rsidP="00494810">
      <w:pPr>
        <w:ind w:firstLine="708"/>
        <w:jc w:val="both"/>
        <w:rPr>
          <w:rStyle w:val="czeinternetowe"/>
          <w:color w:val="000000"/>
          <w:sz w:val="24"/>
          <w:szCs w:val="24"/>
          <w:u w:val="none"/>
        </w:rPr>
      </w:pPr>
      <w:r w:rsidRPr="00F15AE5">
        <w:rPr>
          <w:rStyle w:val="czeinternetowe"/>
          <w:color w:val="000000"/>
          <w:sz w:val="24"/>
          <w:szCs w:val="24"/>
          <w:u w:val="none"/>
        </w:rPr>
        <w:t>Jedynym problemem w tym założeniu mogłoby być to, że</w:t>
      </w:r>
      <w:r w:rsidR="00E41B9B">
        <w:rPr>
          <w:rStyle w:val="czeinternetowe"/>
          <w:color w:val="000000"/>
          <w:sz w:val="24"/>
          <w:szCs w:val="24"/>
          <w:u w:val="none"/>
        </w:rPr>
        <w:t xml:space="preserve"> średnie wartości różnią się w sposób znaczący.</w:t>
      </w:r>
      <w:r w:rsidRPr="00F15AE5">
        <w:rPr>
          <w:rStyle w:val="czeinternetowe"/>
          <w:color w:val="000000"/>
          <w:sz w:val="24"/>
          <w:szCs w:val="24"/>
          <w:u w:val="none"/>
        </w:rPr>
        <w:t xml:space="preserve"> </w:t>
      </w:r>
      <w:r w:rsidR="00E41B9B">
        <w:rPr>
          <w:rStyle w:val="czeinternetowe"/>
          <w:color w:val="000000"/>
          <w:sz w:val="24"/>
          <w:szCs w:val="24"/>
          <w:u w:val="none"/>
        </w:rPr>
        <w:t>W FIFIE ta wartość wynosi</w:t>
      </w:r>
      <w:r w:rsidRPr="00F15AE5">
        <w:rPr>
          <w:rStyle w:val="czeinternetowe"/>
          <w:color w:val="000000"/>
          <w:sz w:val="24"/>
          <w:szCs w:val="24"/>
          <w:u w:val="none"/>
        </w:rPr>
        <w:t xml:space="preserve"> 74.55, a w Football Managerze 61,52</w:t>
      </w:r>
      <w:r w:rsidR="0010792B">
        <w:rPr>
          <w:rStyle w:val="czeinternetowe"/>
          <w:color w:val="000000"/>
          <w:sz w:val="24"/>
          <w:szCs w:val="24"/>
          <w:u w:val="none"/>
        </w:rPr>
        <w:t xml:space="preserve"> (Rysunek </w:t>
      </w:r>
      <w:r w:rsidR="00764647">
        <w:rPr>
          <w:rStyle w:val="czeinternetowe"/>
          <w:color w:val="000000"/>
          <w:sz w:val="24"/>
          <w:szCs w:val="24"/>
          <w:u w:val="none"/>
        </w:rPr>
        <w:t>8</w:t>
      </w:r>
      <w:r w:rsidR="0010792B">
        <w:rPr>
          <w:rStyle w:val="czeinternetowe"/>
          <w:color w:val="000000"/>
          <w:sz w:val="24"/>
          <w:szCs w:val="24"/>
          <w:u w:val="none"/>
        </w:rPr>
        <w:t>)</w:t>
      </w:r>
      <w:r w:rsidRPr="00F15AE5">
        <w:rPr>
          <w:rStyle w:val="czeinternetowe"/>
          <w:color w:val="000000"/>
          <w:sz w:val="24"/>
          <w:szCs w:val="24"/>
          <w:u w:val="none"/>
        </w:rPr>
        <w:t xml:space="preserve">. </w:t>
      </w:r>
      <w:r w:rsidR="00E41B9B">
        <w:rPr>
          <w:rStyle w:val="czeinternetowe"/>
          <w:color w:val="000000"/>
          <w:sz w:val="24"/>
          <w:szCs w:val="24"/>
          <w:u w:val="none"/>
        </w:rPr>
        <w:t>Wynika z tego, że</w:t>
      </w:r>
      <w:r w:rsidRPr="00F15AE5">
        <w:rPr>
          <w:rStyle w:val="czeinternetowe"/>
          <w:color w:val="000000"/>
          <w:sz w:val="24"/>
          <w:szCs w:val="24"/>
          <w:u w:val="none"/>
        </w:rPr>
        <w:t xml:space="preserve"> wartości w F</w:t>
      </w:r>
      <w:r w:rsidR="00E41B9B">
        <w:rPr>
          <w:rStyle w:val="czeinternetowe"/>
          <w:color w:val="000000"/>
          <w:sz w:val="24"/>
          <w:szCs w:val="24"/>
          <w:u w:val="none"/>
        </w:rPr>
        <w:t>IFIE</w:t>
      </w:r>
      <w:r w:rsidRPr="00F15AE5">
        <w:rPr>
          <w:rStyle w:val="czeinternetowe"/>
          <w:color w:val="000000"/>
          <w:sz w:val="24"/>
          <w:szCs w:val="24"/>
          <w:u w:val="none"/>
        </w:rPr>
        <w:t xml:space="preserve"> są zazwyczaj wyższe niż w F</w:t>
      </w:r>
      <w:r w:rsidR="0010792B">
        <w:rPr>
          <w:rStyle w:val="czeinternetowe"/>
          <w:color w:val="000000"/>
          <w:sz w:val="24"/>
          <w:szCs w:val="24"/>
          <w:u w:val="none"/>
        </w:rPr>
        <w:t>ootball Managerze</w:t>
      </w:r>
      <w:r w:rsidRPr="00F15AE5">
        <w:rPr>
          <w:rStyle w:val="czeinternetowe"/>
          <w:color w:val="000000"/>
          <w:sz w:val="24"/>
          <w:szCs w:val="24"/>
          <w:u w:val="none"/>
        </w:rPr>
        <w:t xml:space="preserve">. Jednak jest to </w:t>
      </w:r>
      <w:r w:rsidR="00E41B9B">
        <w:rPr>
          <w:rStyle w:val="czeinternetowe"/>
          <w:color w:val="000000"/>
          <w:sz w:val="24"/>
          <w:szCs w:val="24"/>
          <w:u w:val="none"/>
        </w:rPr>
        <w:t>sprawa sporna</w:t>
      </w:r>
      <w:r w:rsidRPr="00F15AE5">
        <w:rPr>
          <w:rStyle w:val="czeinternetowe"/>
          <w:color w:val="000000"/>
          <w:sz w:val="24"/>
          <w:szCs w:val="24"/>
          <w:u w:val="none"/>
        </w:rPr>
        <w:t>, czy ważniejsz</w:t>
      </w:r>
      <w:r w:rsidR="00E41B9B">
        <w:rPr>
          <w:rStyle w:val="czeinternetowe"/>
          <w:color w:val="000000"/>
          <w:sz w:val="24"/>
          <w:szCs w:val="24"/>
          <w:u w:val="none"/>
        </w:rPr>
        <w:t>ym asp</w:t>
      </w:r>
      <w:r w:rsidR="00B8186E">
        <w:rPr>
          <w:rStyle w:val="czeinternetowe"/>
          <w:color w:val="000000"/>
          <w:sz w:val="24"/>
          <w:szCs w:val="24"/>
          <w:u w:val="none"/>
        </w:rPr>
        <w:t>e</w:t>
      </w:r>
      <w:r w:rsidR="00E41B9B">
        <w:rPr>
          <w:rStyle w:val="czeinternetowe"/>
          <w:color w:val="000000"/>
          <w:sz w:val="24"/>
          <w:szCs w:val="24"/>
          <w:u w:val="none"/>
        </w:rPr>
        <w:t>ktem</w:t>
      </w:r>
      <w:r w:rsidRPr="00F15AE5">
        <w:rPr>
          <w:rStyle w:val="czeinternetowe"/>
          <w:color w:val="000000"/>
          <w:sz w:val="24"/>
          <w:szCs w:val="24"/>
          <w:u w:val="none"/>
        </w:rPr>
        <w:t xml:space="preserve"> jest to by zawodnik był jak najlepszy względem maksymalnej wartości czy lepszym względem innych piłkarzy. </w:t>
      </w:r>
      <w:r>
        <w:rPr>
          <w:rStyle w:val="czeinternetowe"/>
          <w:color w:val="000000"/>
          <w:sz w:val="24"/>
          <w:szCs w:val="24"/>
          <w:u w:val="none"/>
        </w:rPr>
        <w:t xml:space="preserve">Dodatkowo </w:t>
      </w:r>
      <w:r w:rsidR="0010792B">
        <w:rPr>
          <w:rStyle w:val="czeinternetowe"/>
          <w:color w:val="000000"/>
          <w:sz w:val="24"/>
          <w:szCs w:val="24"/>
          <w:u w:val="none"/>
        </w:rPr>
        <w:t xml:space="preserve">kolejnym </w:t>
      </w:r>
      <w:r>
        <w:rPr>
          <w:rStyle w:val="czeinternetowe"/>
          <w:color w:val="000000"/>
          <w:sz w:val="24"/>
          <w:szCs w:val="24"/>
          <w:u w:val="none"/>
        </w:rPr>
        <w:t xml:space="preserve">z </w:t>
      </w:r>
      <w:r>
        <w:rPr>
          <w:rStyle w:val="czeinternetowe"/>
          <w:color w:val="000000"/>
          <w:sz w:val="24"/>
          <w:szCs w:val="24"/>
          <w:u w:val="none"/>
        </w:rPr>
        <w:lastRenderedPageBreak/>
        <w:t xml:space="preserve">kryteriów przy porównywaniu jest procent w stosunku do najlepszej oceny tego konkretnego atrybutu. </w:t>
      </w: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2.1.3 Sofascore – rzeczywiste statystyki</w:t>
      </w:r>
    </w:p>
    <w:p w14:paraId="193C36C6" w14:textId="6B95FD6B" w:rsidR="006B74F2" w:rsidRPr="00494810" w:rsidRDefault="00953164" w:rsidP="00494810">
      <w:pPr>
        <w:ind w:firstLine="360"/>
        <w:jc w:val="both"/>
        <w:rPr>
          <w:rStyle w:val="czeinternetowe"/>
          <w:rFonts w:ascii="Times New Roman" w:hAnsi="Times New Roman" w:cs="Times New Roman"/>
          <w:color w:val="000000"/>
          <w:sz w:val="24"/>
          <w:szCs w:val="24"/>
          <w:u w:val="none"/>
        </w:rPr>
      </w:pPr>
      <w:r>
        <w:rPr>
          <w:rStyle w:val="czeinternetowe"/>
          <w:color w:val="000000"/>
          <w:sz w:val="24"/>
          <w:szCs w:val="24"/>
          <w:u w:val="none"/>
        </w:rPr>
        <w:t>Dane z Sofascore służą głównie do własnej analizy i porównań względem gier</w:t>
      </w:r>
      <w:r w:rsidR="006B74F2">
        <w:rPr>
          <w:rStyle w:val="czeinternetowe"/>
          <w:color w:val="000000"/>
          <w:sz w:val="24"/>
          <w:szCs w:val="24"/>
          <w:u w:val="none"/>
        </w:rPr>
        <w:t xml:space="preserve">. Niektóre statystyki takie jak średnia ocena </w:t>
      </w:r>
      <w:r w:rsidR="00CF6B0D">
        <w:rPr>
          <w:rStyle w:val="czeinternetowe"/>
          <w:color w:val="000000"/>
          <w:sz w:val="24"/>
          <w:szCs w:val="24"/>
          <w:u w:val="none"/>
        </w:rPr>
        <w:t xml:space="preserve"> są bezpośrednią informacją i</w:t>
      </w:r>
      <w:r w:rsidR="006B74F2">
        <w:rPr>
          <w:rStyle w:val="czeinternetowe"/>
          <w:color w:val="000000"/>
          <w:sz w:val="24"/>
          <w:szCs w:val="24"/>
          <w:u w:val="none"/>
        </w:rPr>
        <w:t xml:space="preserve"> dobrze odzwierciedla</w:t>
      </w:r>
      <w:r w:rsidR="00CF6B0D">
        <w:rPr>
          <w:rStyle w:val="czeinternetowe"/>
          <w:color w:val="000000"/>
          <w:sz w:val="24"/>
          <w:szCs w:val="24"/>
          <w:u w:val="none"/>
        </w:rPr>
        <w:t>ją</w:t>
      </w:r>
      <w:r w:rsidR="006B74F2">
        <w:rPr>
          <w:rStyle w:val="czeinternetowe"/>
          <w:color w:val="000000"/>
          <w:sz w:val="24"/>
          <w:szCs w:val="24"/>
          <w:u w:val="none"/>
        </w:rPr>
        <w:t xml:space="preserve"> formę piłkarza względem oceny ogólnej z gier. Jednak niektóre atrybuty takie jak „ilość faul</w:t>
      </w:r>
      <w:r w:rsidR="00CF6B0D">
        <w:rPr>
          <w:rStyle w:val="czeinternetowe"/>
          <w:color w:val="000000"/>
          <w:sz w:val="24"/>
          <w:szCs w:val="24"/>
          <w:u w:val="none"/>
        </w:rPr>
        <w:t>i</w:t>
      </w:r>
      <w:r w:rsidR="006B74F2">
        <w:rPr>
          <w:rStyle w:val="czeinternetowe"/>
          <w:color w:val="000000"/>
          <w:sz w:val="24"/>
          <w:szCs w:val="24"/>
          <w:u w:val="none"/>
        </w:rPr>
        <w:t xml:space="preserve"> na danym zawodniku”</w:t>
      </w:r>
      <w:r w:rsidR="00CF6B0D">
        <w:rPr>
          <w:rStyle w:val="czeinternetowe"/>
          <w:color w:val="000000"/>
          <w:sz w:val="24"/>
          <w:szCs w:val="24"/>
          <w:u w:val="none"/>
        </w:rPr>
        <w:t>(</w:t>
      </w:r>
      <w:r w:rsidR="006B74F2">
        <w:rPr>
          <w:rStyle w:val="czeinternetowe"/>
          <w:color w:val="000000"/>
          <w:sz w:val="24"/>
          <w:szCs w:val="24"/>
          <w:u w:val="none"/>
        </w:rPr>
        <w:t>sklasyfikowane w kolumnie szybkość</w:t>
      </w:r>
      <w:r w:rsidR="00CF6B0D">
        <w:rPr>
          <w:rStyle w:val="czeinternetowe"/>
          <w:color w:val="000000"/>
          <w:sz w:val="24"/>
          <w:szCs w:val="24"/>
          <w:u w:val="none"/>
        </w:rPr>
        <w:t>)</w:t>
      </w:r>
      <w:r w:rsidR="006B74F2">
        <w:rPr>
          <w:rStyle w:val="czeinternetowe"/>
          <w:color w:val="000000"/>
          <w:sz w:val="24"/>
          <w:szCs w:val="24"/>
          <w:u w:val="none"/>
        </w:rPr>
        <w:t xml:space="preserve"> </w:t>
      </w:r>
      <w:r w:rsidR="00CF6B0D">
        <w:rPr>
          <w:rStyle w:val="czeinternetowe"/>
          <w:color w:val="000000"/>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r w:rsidR="00B8186E">
        <w:rPr>
          <w:rStyle w:val="czeinternetowe"/>
          <w:color w:val="000000"/>
          <w:sz w:val="24"/>
          <w:szCs w:val="24"/>
          <w:u w:val="none"/>
        </w:rPr>
        <w:t>zagrań</w:t>
      </w:r>
      <w:r w:rsidR="00CF6B0D">
        <w:rPr>
          <w:rStyle w:val="czeinternetowe"/>
          <w:color w:val="000000"/>
          <w:sz w:val="24"/>
          <w:szCs w:val="24"/>
          <w:u w:val="none"/>
        </w:rPr>
        <w:t xml:space="preserve">. </w:t>
      </w:r>
      <w:r w:rsidR="00267365">
        <w:rPr>
          <w:rStyle w:val="czeinternetowe"/>
          <w:color w:val="000000"/>
          <w:sz w:val="24"/>
          <w:szCs w:val="24"/>
          <w:u w:val="none"/>
        </w:rPr>
        <w:t xml:space="preserve"> Mimo braku możliwości stworzenia sensownego i jednolitego rankingu, dane pozyskiwane mogą dać wiele cennych wskazówek przydatnych do analityki. </w:t>
      </w:r>
      <w:r w:rsidR="006B74F2">
        <w:rPr>
          <w:rStyle w:val="czeinternetowe"/>
          <w:color w:val="000000"/>
          <w:sz w:val="24"/>
          <w:szCs w:val="24"/>
          <w:u w:val="none"/>
        </w:rPr>
        <w:t>Wartości poszczególnych danych można porównać procentowo w stosunku do najlepszej oceny</w:t>
      </w:r>
      <w:r w:rsidR="00E66A51">
        <w:rPr>
          <w:rStyle w:val="czeinternetowe"/>
          <w:color w:val="000000"/>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7F024219" w:rsidR="006B74F2" w:rsidRPr="00E573AD" w:rsidRDefault="006B74F2" w:rsidP="00143D3A">
      <w:pPr>
        <w:pStyle w:val="Akapitzlist"/>
        <w:numPr>
          <w:ilvl w:val="0"/>
          <w:numId w:val="48"/>
        </w:numPr>
        <w:jc w:val="both"/>
        <w:rPr>
          <w:rStyle w:val="czeinternetowe"/>
          <w:color w:val="000000"/>
          <w:u w:val="none"/>
        </w:rPr>
      </w:pPr>
      <w:r w:rsidRPr="00143D3A">
        <w:rPr>
          <w:rStyle w:val="czeinternetowe"/>
          <w:b/>
          <w:bCs/>
          <w:color w:val="000000"/>
          <w:u w:val="none"/>
        </w:rPr>
        <w:t>średnia ocena</w:t>
      </w:r>
      <w:r w:rsidRPr="00E573AD">
        <w:rPr>
          <w:rStyle w:val="czeinternetowe"/>
          <w:color w:val="000000"/>
          <w:u w:val="none"/>
        </w:rPr>
        <w:t>– domyślna ocena zawodnika przed meczem wynosi 6.6. W momencie,</w:t>
      </w:r>
      <w:r w:rsidR="00FE1A87">
        <w:rPr>
          <w:rStyle w:val="czeinternetowe"/>
          <w:color w:val="000000"/>
          <w:u w:val="none"/>
        </w:rPr>
        <w:t xml:space="preserve"> </w:t>
      </w:r>
      <w:r w:rsidRPr="00E573AD">
        <w:rPr>
          <w:rStyle w:val="czeinternetowe"/>
          <w:color w:val="000000"/>
          <w:u w:val="none"/>
        </w:rPr>
        <w:t>gdy zawodnik strzeli bramkę, wykona dokładne podanie</w:t>
      </w:r>
      <w:r w:rsidR="003F65CC">
        <w:rPr>
          <w:rStyle w:val="czeinternetowe"/>
          <w:color w:val="000000"/>
          <w:u w:val="none"/>
        </w:rPr>
        <w:t xml:space="preserve">, bądź wykona inne </w:t>
      </w:r>
      <w:r w:rsidR="00F57322">
        <w:rPr>
          <w:rStyle w:val="czeinternetowe"/>
          <w:color w:val="000000"/>
          <w:u w:val="none"/>
        </w:rPr>
        <w:t>pozytywne</w:t>
      </w:r>
      <w:r w:rsidR="0057267B">
        <w:rPr>
          <w:rStyle w:val="czeinternetowe"/>
          <w:color w:val="000000"/>
          <w:u w:val="none"/>
        </w:rPr>
        <w:t xml:space="preserve"> </w:t>
      </w:r>
      <w:r w:rsidR="003F65CC">
        <w:rPr>
          <w:rStyle w:val="czeinternetowe"/>
          <w:color w:val="000000"/>
          <w:u w:val="none"/>
        </w:rPr>
        <w:t>zagranie,</w:t>
      </w:r>
      <w:r w:rsidRPr="00E573AD">
        <w:rPr>
          <w:rStyle w:val="czeinternetowe"/>
          <w:color w:val="000000"/>
          <w:u w:val="none"/>
        </w:rPr>
        <w:t xml:space="preserve"> otrzymuje dodatnie punkty do początkowej średniej. To samo tyczy</w:t>
      </w:r>
      <w:r w:rsidR="003F65CC">
        <w:rPr>
          <w:rStyle w:val="czeinternetowe"/>
          <w:color w:val="000000"/>
          <w:u w:val="none"/>
        </w:rPr>
        <w:t xml:space="preserve"> się</w:t>
      </w:r>
      <w:r w:rsidRPr="00E573AD">
        <w:rPr>
          <w:rStyle w:val="czeinternetowe"/>
          <w:color w:val="000000"/>
          <w:u w:val="none"/>
        </w:rPr>
        <w:t xml:space="preserve"> ujemnych punktów w przypadku złych </w:t>
      </w:r>
      <w:r w:rsidR="003F65CC">
        <w:rPr>
          <w:rStyle w:val="czeinternetowe"/>
          <w:color w:val="000000"/>
          <w:u w:val="none"/>
        </w:rPr>
        <w:t>rozwiązań</w:t>
      </w:r>
      <w:r w:rsidRPr="00E573AD">
        <w:rPr>
          <w:rStyle w:val="czeinternetowe"/>
          <w:color w:val="000000"/>
          <w:u w:val="none"/>
        </w:rPr>
        <w:t>.</w:t>
      </w:r>
      <w:r w:rsidR="003F65CC">
        <w:rPr>
          <w:rStyle w:val="czeinternetowe"/>
          <w:color w:val="000000"/>
          <w:u w:val="none"/>
        </w:rPr>
        <w:t xml:space="preserve"> Waga każdej statystyki jest inna.</w:t>
      </w:r>
      <w:r w:rsidRPr="00E573AD">
        <w:rPr>
          <w:rStyle w:val="czeinternetowe"/>
          <w:color w:val="000000"/>
          <w:u w:val="none"/>
        </w:rPr>
        <w:t xml:space="preserve"> </w:t>
      </w:r>
      <w:r w:rsidR="003F65CC">
        <w:rPr>
          <w:rStyle w:val="czeinternetowe"/>
          <w:color w:val="000000"/>
          <w:u w:val="none"/>
        </w:rPr>
        <w:t>P</w:t>
      </w:r>
      <w:r w:rsidRPr="00E573AD">
        <w:rPr>
          <w:rStyle w:val="czeinternetowe"/>
          <w:color w:val="000000"/>
          <w:u w:val="none"/>
        </w:rPr>
        <w:t xml:space="preserve">o strzelonej bramce zawodnik otrzymuje większy bonus punktowy niż po dokładnym </w:t>
      </w:r>
      <w:r w:rsidR="003F65CC">
        <w:rPr>
          <w:rStyle w:val="czeinternetowe"/>
          <w:color w:val="000000"/>
          <w:u w:val="none"/>
        </w:rPr>
        <w:t>podaniu</w:t>
      </w:r>
      <w:r w:rsidRPr="00E573AD">
        <w:rPr>
          <w:rStyle w:val="czeinternetowe"/>
          <w:color w:val="000000"/>
          <w:u w:val="none"/>
        </w:rPr>
        <w:t xml:space="preserve">.. </w:t>
      </w:r>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r w:rsidRPr="00E573AD">
        <w:rPr>
          <w:rStyle w:val="czeinternetowe"/>
          <w:color w:val="000000"/>
          <w:u w:val="none"/>
        </w:rPr>
        <w:t>źród</w:t>
      </w:r>
      <w:r w:rsidR="003F65CC">
        <w:rPr>
          <w:rStyle w:val="czeinternetowe"/>
          <w:color w:val="000000"/>
          <w:u w:val="none"/>
        </w:rPr>
        <w:t>łem</w:t>
      </w:r>
      <w:r w:rsidRPr="00E573AD">
        <w:rPr>
          <w:rStyle w:val="czeinternetowe"/>
          <w:color w:val="000000"/>
          <w:u w:val="none"/>
        </w:rPr>
        <w:t xml:space="preserve"> piłkarski</w:t>
      </w:r>
      <w:r w:rsidR="003F65CC">
        <w:rPr>
          <w:rStyle w:val="czeinternetowe"/>
          <w:color w:val="000000"/>
          <w:u w:val="none"/>
        </w:rPr>
        <w:t>m</w:t>
      </w:r>
      <w:r w:rsidRPr="00E573AD">
        <w:rPr>
          <w:rStyle w:val="czeinternetowe"/>
          <w:color w:val="000000"/>
          <w:u w:val="none"/>
        </w:rPr>
        <w:t xml:space="preserve">, </w:t>
      </w:r>
      <w:r w:rsidR="003F65CC">
        <w:rPr>
          <w:rStyle w:val="czeinternetowe"/>
          <w:color w:val="000000"/>
          <w:u w:val="none"/>
        </w:rPr>
        <w:t xml:space="preserve">a lista z najlepszymi występami w danym tygodniu </w:t>
      </w:r>
      <w:r w:rsidRPr="00E573AD">
        <w:rPr>
          <w:rStyle w:val="czeinternetowe"/>
          <w:color w:val="000000"/>
          <w:u w:val="none"/>
        </w:rPr>
        <w:t>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14AEA9D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ułatwi</w:t>
      </w:r>
      <w:r w:rsidRPr="00E573AD">
        <w:rPr>
          <w:rStyle w:val="czeinternetowe"/>
          <w:color w:val="000000"/>
          <w:u w:val="none"/>
        </w:rPr>
        <w:t xml:space="preserve"> skuteczne dośrodkowanie piłki w pole karne przeciwnika.</w:t>
      </w:r>
    </w:p>
    <w:p w14:paraId="057D7FBA" w14:textId="0852DEF0" w:rsidR="006B74F2" w:rsidRDefault="006B74F2" w:rsidP="00143D3A">
      <w:pPr>
        <w:pStyle w:val="Akapitzlist"/>
        <w:numPr>
          <w:ilvl w:val="0"/>
          <w:numId w:val="50"/>
        </w:numPr>
        <w:rPr>
          <w:rStyle w:val="czeinternetowe"/>
          <w:color w:val="000000"/>
          <w:u w:val="none"/>
        </w:rPr>
      </w:pPr>
      <w:r w:rsidRPr="00143D3A">
        <w:rPr>
          <w:rStyle w:val="czeinternetowe"/>
          <w:b/>
          <w:bCs/>
          <w:color w:val="000000"/>
          <w:u w:val="none"/>
        </w:rPr>
        <w:t>ilość faul</w:t>
      </w:r>
      <w:r w:rsidR="003F65CC" w:rsidRPr="00143D3A">
        <w:rPr>
          <w:rStyle w:val="czeinternetowe"/>
          <w:b/>
          <w:bCs/>
          <w:color w:val="000000"/>
          <w:u w:val="none"/>
        </w:rPr>
        <w:t>i</w:t>
      </w:r>
      <w:r w:rsidRPr="00143D3A">
        <w:rPr>
          <w:rStyle w:val="czeinternetowe"/>
          <w:b/>
          <w:bCs/>
          <w:color w:val="000000"/>
          <w:u w:val="none"/>
        </w:rPr>
        <w:t xml:space="preserve"> na danym zawodniku</w:t>
      </w:r>
      <w:r w:rsidRPr="00E573AD">
        <w:rPr>
          <w:rStyle w:val="czeinternetowe"/>
          <w:color w:val="000000"/>
          <w:u w:val="none"/>
        </w:rPr>
        <w:t xml:space="preserve"> – ten parametr wiąże się w dużym stopniu z powyższym, ponieważ do </w:t>
      </w:r>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r w:rsidRPr="00E573AD">
        <w:rPr>
          <w:rStyle w:val="czeinternetowe"/>
          <w:color w:val="000000"/>
          <w:u w:val="none"/>
        </w:rPr>
        <w:t>zagrania dochodzi zazwyczaj w momencie, gdy zawodnik wymknie się przeciwnikom spod kontroli</w:t>
      </w:r>
      <w:r w:rsidR="00F57322">
        <w:rPr>
          <w:rStyle w:val="czeinternetowe"/>
          <w:color w:val="000000"/>
          <w:u w:val="none"/>
        </w:rPr>
        <w:t>. Gdy</w:t>
      </w:r>
      <w:r w:rsidRPr="00E573AD">
        <w:rPr>
          <w:rStyle w:val="czeinternetowe"/>
          <w:color w:val="000000"/>
          <w:u w:val="none"/>
        </w:rPr>
        <w:t xml:space="preserve"> </w:t>
      </w:r>
      <w:r w:rsidR="00F57322">
        <w:rPr>
          <w:rStyle w:val="czeinternetowe"/>
          <w:color w:val="000000"/>
          <w:u w:val="none"/>
        </w:rPr>
        <w:t xml:space="preserve">przeciwnicy </w:t>
      </w:r>
      <w:r w:rsidRPr="00E573AD">
        <w:rPr>
          <w:rStyle w:val="czeinternetowe"/>
          <w:color w:val="000000"/>
          <w:u w:val="none"/>
        </w:rPr>
        <w:t xml:space="preserve"> nie </w:t>
      </w:r>
      <w:r w:rsidR="00187B9A">
        <w:rPr>
          <w:rStyle w:val="czeinternetowe"/>
          <w:color w:val="000000"/>
          <w:u w:val="none"/>
        </w:rPr>
        <w:t xml:space="preserve">potrafią </w:t>
      </w:r>
      <w:r w:rsidRPr="00E573AD">
        <w:rPr>
          <w:rStyle w:val="czeinternetowe"/>
          <w:color w:val="000000"/>
          <w:u w:val="none"/>
        </w:rPr>
        <w:t xml:space="preserve"> </w:t>
      </w:r>
      <w:r w:rsidR="00F57322">
        <w:rPr>
          <w:rStyle w:val="czeinternetowe"/>
          <w:color w:val="000000"/>
          <w:u w:val="none"/>
        </w:rPr>
        <w:t>nadążyć za zawodnikiem atakującym zmuszeni są do</w:t>
      </w:r>
      <w:r w:rsidR="00C94D73">
        <w:rPr>
          <w:rStyle w:val="czeinternetowe"/>
          <w:color w:val="000000"/>
          <w:u w:val="none"/>
        </w:rPr>
        <w:t xml:space="preserve"> tak zwanego faulu taktycznego</w:t>
      </w:r>
      <w:r w:rsidRPr="00E573AD">
        <w:rPr>
          <w:rStyle w:val="czeinternetowe"/>
          <w:color w:val="000000"/>
          <w:u w:val="none"/>
        </w:rPr>
        <w:t>.</w:t>
      </w:r>
      <w:r w:rsidR="00C94D73">
        <w:rPr>
          <w:rStyle w:val="czeinternetowe"/>
          <w:color w:val="000000"/>
          <w:u w:val="none"/>
        </w:rPr>
        <w:t xml:space="preserve"> Bardziej opłacalna jest sytuacja w której podczas rzutu wolne</w:t>
      </w:r>
      <w:r w:rsidR="00B8186E">
        <w:rPr>
          <w:rStyle w:val="czeinternetowe"/>
          <w:color w:val="000000"/>
          <w:u w:val="none"/>
        </w:rPr>
        <w:t>g</w:t>
      </w:r>
      <w:r w:rsidR="00C94D73">
        <w:rPr>
          <w:rStyle w:val="czeinternetowe"/>
          <w:color w:val="000000"/>
          <w:u w:val="none"/>
        </w:rPr>
        <w:t>o piłka zatrzymuje się w miejscu przewinienia, niż taka gdy przeciwnik wykorzysta brak poprawnego ustawienia i zorganizowania w obronie.</w:t>
      </w:r>
      <w:r w:rsidRPr="00E573AD">
        <w:rPr>
          <w:rStyle w:val="czeinternetowe"/>
          <w:color w:val="000000"/>
          <w:u w:val="none"/>
        </w:rPr>
        <w:t xml:space="preserve"> </w:t>
      </w:r>
      <w:r w:rsidR="00C94D73">
        <w:rPr>
          <w:rStyle w:val="czeinternetowe"/>
          <w:color w:val="000000"/>
          <w:u w:val="none"/>
        </w:rPr>
        <w:t xml:space="preserve">Istnieją także takie sytuacje </w:t>
      </w:r>
      <w:r w:rsidRPr="00E573AD">
        <w:rPr>
          <w:rStyle w:val="czeinternetowe"/>
          <w:color w:val="000000"/>
          <w:u w:val="none"/>
        </w:rPr>
        <w:t>w których</w:t>
      </w:r>
      <w:r w:rsidR="00B8186E">
        <w:rPr>
          <w:rStyle w:val="czeinternetowe"/>
          <w:color w:val="000000"/>
          <w:u w:val="none"/>
        </w:rPr>
        <w:t xml:space="preserve"> </w:t>
      </w:r>
      <w:r w:rsidRPr="00E573AD">
        <w:rPr>
          <w:rStyle w:val="czeinternetowe"/>
          <w:color w:val="000000"/>
          <w:u w:val="none"/>
        </w:rPr>
        <w:t xml:space="preserve">zawodnik chce odebrać piłkę, ale ze względu na jego spóźnienie, trafia </w:t>
      </w:r>
      <w:r w:rsidR="00C94D73">
        <w:rPr>
          <w:rStyle w:val="czeinternetowe"/>
          <w:color w:val="000000"/>
          <w:u w:val="none"/>
        </w:rPr>
        <w:t xml:space="preserve">on </w:t>
      </w:r>
      <w:r w:rsidRPr="00E573AD">
        <w:rPr>
          <w:rStyle w:val="czeinternetowe"/>
          <w:color w:val="000000"/>
          <w:u w:val="none"/>
        </w:rPr>
        <w:t>w nogi przeciwnika.</w:t>
      </w:r>
    </w:p>
    <w:p w14:paraId="4F47624E" w14:textId="77777777" w:rsidR="00494810" w:rsidRPr="00E573AD" w:rsidRDefault="00494810" w:rsidP="00494810">
      <w:pPr>
        <w:pStyle w:val="Akapitzlist"/>
        <w:ind w:left="720" w:firstLine="0"/>
        <w:rPr>
          <w:rStyle w:val="czeinternetowe"/>
          <w:color w:val="000000"/>
          <w:u w:val="none"/>
        </w:rPr>
      </w:pPr>
    </w:p>
    <w:p w14:paraId="3A99C854" w14:textId="77777777" w:rsidR="006B74F2" w:rsidRDefault="006B74F2" w:rsidP="00143D3A">
      <w:pPr>
        <w:jc w:val="both"/>
        <w:rPr>
          <w:rStyle w:val="czeinternetowe"/>
          <w:rFonts w:ascii="Times New Roman" w:hAnsi="Times New Roman" w:cs="Times New Roman"/>
          <w:color w:val="000000"/>
          <w:sz w:val="24"/>
          <w:szCs w:val="24"/>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lastRenderedPageBreak/>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49B95D99" w:rsidR="006B74F2" w:rsidRPr="00494810" w:rsidRDefault="006B74F2" w:rsidP="00494810">
      <w:pPr>
        <w:pStyle w:val="Akapitzlist"/>
        <w:numPr>
          <w:ilvl w:val="0"/>
          <w:numId w:val="58"/>
        </w:numPr>
        <w:rPr>
          <w:rStyle w:val="czeinternetowe"/>
          <w:color w:val="000000"/>
          <w:u w:val="none"/>
        </w:rPr>
      </w:pPr>
      <w:r w:rsidRPr="00143D3A">
        <w:rPr>
          <w:rStyle w:val="czeinternetowe"/>
          <w:b/>
          <w:bCs/>
          <w:color w:val="000000"/>
          <w:u w:val="none"/>
        </w:rPr>
        <w:t>wślizgi</w:t>
      </w:r>
      <w:r w:rsidRPr="00E573AD">
        <w:rPr>
          <w:rStyle w:val="czeinternetowe"/>
          <w:color w:val="000000"/>
          <w:u w:val="none"/>
        </w:rPr>
        <w:t xml:space="preserve"> – statystyka mówiąca o tym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28C8BB7C" w:rsidR="006B74F2" w:rsidRPr="00494810" w:rsidRDefault="006B74F2" w:rsidP="00494810">
      <w:pPr>
        <w:ind w:firstLine="360"/>
        <w:rPr>
          <w:color w:val="000000"/>
          <w:sz w:val="24"/>
          <w:szCs w:val="24"/>
        </w:rPr>
      </w:pPr>
      <w:r w:rsidRPr="00E573AD">
        <w:rPr>
          <w:rStyle w:val="czeinternetowe"/>
          <w:color w:val="000000"/>
          <w:sz w:val="24"/>
          <w:szCs w:val="24"/>
          <w:u w:val="none"/>
        </w:rPr>
        <w:t>Dodatkowo prócz stworzonej ogólnej tabelki porównawczej pomiędzy zawodnikami, istnieją wykresy w których można uzyskać bardziej zaawansowane informacje o atrybutach. W jednym z nich można porównywać średnią statystykę danego atrybutu pomiędzy F</w:t>
      </w:r>
      <w:r w:rsidR="005C4F08">
        <w:rPr>
          <w:rStyle w:val="czeinternetowe"/>
          <w:color w:val="000000"/>
          <w:sz w:val="24"/>
          <w:szCs w:val="24"/>
          <w:u w:val="none"/>
        </w:rPr>
        <w:t>IFĄ</w:t>
      </w:r>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1C25B825" w14:textId="6691D4EF" w:rsidR="00EB4DBF" w:rsidRDefault="00F627AD">
      <w:pPr>
        <w:pStyle w:val="MojNormalny2"/>
        <w:ind w:firstLine="0"/>
        <w:rPr>
          <w:b/>
          <w:bCs/>
          <w:sz w:val="32"/>
          <w:szCs w:val="32"/>
        </w:rPr>
      </w:pPr>
      <w:r w:rsidRPr="00143D3A">
        <w:rPr>
          <w:b/>
          <w:bCs/>
          <w:sz w:val="32"/>
          <w:szCs w:val="32"/>
        </w:rPr>
        <w:t xml:space="preserve">2.2 </w:t>
      </w:r>
      <w:r w:rsidR="006B74F2" w:rsidRPr="00143D3A">
        <w:rPr>
          <w:b/>
          <w:bCs/>
          <w:sz w:val="32"/>
          <w:szCs w:val="32"/>
        </w:rPr>
        <w:t>P</w:t>
      </w:r>
      <w:r w:rsidR="00CA4A4A" w:rsidRPr="00143D3A">
        <w:rPr>
          <w:b/>
          <w:bCs/>
          <w:sz w:val="32"/>
          <w:szCs w:val="32"/>
        </w:rPr>
        <w:t>rzykładowe</w:t>
      </w:r>
      <w:r w:rsidR="006B74F2" w:rsidRPr="00143D3A">
        <w:rPr>
          <w:b/>
          <w:bCs/>
          <w:sz w:val="32"/>
          <w:szCs w:val="32"/>
        </w:rPr>
        <w:t xml:space="preserve"> widoki</w:t>
      </w:r>
    </w:p>
    <w:p w14:paraId="1FC47B2E" w14:textId="77777777"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największej różnicy w statystykach.</w:t>
      </w:r>
    </w:p>
    <w:p w14:paraId="4FB64FBA" w14:textId="77777777" w:rsidR="006B74F2" w:rsidRDefault="006B74F2" w:rsidP="00143D3A">
      <w:pPr>
        <w:pStyle w:val="MojNormalny2"/>
        <w:keepNext/>
        <w:ind w:firstLine="0"/>
        <w:jc w:val="center"/>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052725E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9</w:t>
      </w:r>
      <w:r w:rsidRPr="00143D3A">
        <w:rPr>
          <w:sz w:val="22"/>
          <w:szCs w:val="22"/>
        </w:rPr>
        <w:t xml:space="preserve"> - Podstrona zawodników</w:t>
      </w:r>
    </w:p>
    <w:p w14:paraId="26AC0919" w14:textId="77777777" w:rsidR="006B74F2" w:rsidRDefault="006B74F2" w:rsidP="00143D3A">
      <w:pPr>
        <w:pStyle w:val="MojNormalny2"/>
        <w:jc w:val="left"/>
      </w:pPr>
    </w:p>
    <w:p w14:paraId="30E5D6A7" w14:textId="77777777" w:rsidR="006B74F2" w:rsidRDefault="006B74F2" w:rsidP="00143D3A">
      <w:pPr>
        <w:pStyle w:val="MojNormalny2"/>
        <w:ind w:firstLine="708"/>
        <w:jc w:val="left"/>
      </w:pPr>
      <w:r>
        <w:t xml:space="preserve">Na podstronie ze szczegółami, widnieją takie kolumny jak „nie gorszy niż” oraz „procent w stosunku do najlepszej oceny”. </w:t>
      </w:r>
    </w:p>
    <w:p w14:paraId="7C68A4F3" w14:textId="77777777" w:rsidR="006B74F2" w:rsidRDefault="006B74F2" w:rsidP="00143D3A">
      <w:pPr>
        <w:pStyle w:val="MojNormalny2"/>
        <w:ind w:firstLine="708"/>
      </w:pPr>
      <w:r>
        <w:t>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r w:rsidRPr="00494810">
        <w:rPr>
          <w:b/>
          <w:bCs/>
        </w:rPr>
        <w:t>ngn = (1 - m/lp)*100</w:t>
      </w:r>
      <w:r>
        <w:t>, gdzie</w:t>
      </w:r>
    </w:p>
    <w:p w14:paraId="19A48D8B" w14:textId="77777777" w:rsidR="006B74F2" w:rsidRDefault="006B74F2" w:rsidP="00143D3A">
      <w:pPr>
        <w:pStyle w:val="MojNormalny2"/>
        <w:ind w:left="2832" w:firstLine="0"/>
        <w:jc w:val="left"/>
      </w:pPr>
      <w:r w:rsidRPr="00494810">
        <w:rPr>
          <w:b/>
          <w:bCs/>
        </w:rPr>
        <w:t>ngn</w:t>
      </w:r>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r w:rsidRPr="00494810">
        <w:rPr>
          <w:b/>
          <w:bCs/>
        </w:rPr>
        <w:t>lp</w:t>
      </w:r>
      <w:r>
        <w:t xml:space="preserve"> – liczba piłkarzy</w:t>
      </w:r>
    </w:p>
    <w:p w14:paraId="1D56B03A" w14:textId="71666D45" w:rsidR="006B74F2" w:rsidRDefault="006B74F2" w:rsidP="007B0A94">
      <w:pPr>
        <w:pStyle w:val="MojNormalny2"/>
        <w:ind w:firstLine="708"/>
      </w:pPr>
      <w:r>
        <w:t>Przykładowo, zawodnik będący 30 w rankingu, w którym znajduje się 100 piłkarzy, jest nie gorszy od 70% pozostałych graczy.</w:t>
      </w:r>
    </w:p>
    <w:p w14:paraId="21B36389" w14:textId="77777777" w:rsidR="006B74F2" w:rsidRDefault="006B74F2" w:rsidP="007B0A94">
      <w:pPr>
        <w:pStyle w:val="MojNormalny2"/>
        <w:ind w:firstLine="708"/>
      </w:pPr>
      <w:r>
        <w:t>Druga statystyka przyrównuje procentowo danego zawodnika, do najlepszego piłkarza w tym atrybucie. Wzór na obliczenie:</w:t>
      </w:r>
    </w:p>
    <w:p w14:paraId="79FE36AA" w14:textId="77777777" w:rsidR="006B74F2" w:rsidRDefault="006B74F2" w:rsidP="00143D3A">
      <w:pPr>
        <w:pStyle w:val="MojNormalny2"/>
        <w:ind w:left="2832" w:firstLine="0"/>
        <w:jc w:val="left"/>
      </w:pPr>
      <w:r w:rsidRPr="00494810">
        <w:rPr>
          <w:b/>
          <w:bCs/>
        </w:rPr>
        <w:t xml:space="preserve">sdno </w:t>
      </w:r>
      <w:r>
        <w:t>= (op/on)*100, gdzie</w:t>
      </w:r>
    </w:p>
    <w:p w14:paraId="288404EE" w14:textId="77777777" w:rsidR="006B74F2" w:rsidRDefault="006B74F2" w:rsidP="00143D3A">
      <w:pPr>
        <w:pStyle w:val="MojNormalny2"/>
        <w:ind w:left="2832" w:firstLine="0"/>
        <w:jc w:val="left"/>
      </w:pPr>
      <w:r w:rsidRPr="00494810">
        <w:rPr>
          <w:b/>
          <w:bCs/>
        </w:rPr>
        <w:t>sdno</w:t>
      </w:r>
      <w:r>
        <w:t xml:space="preserve"> – stosunek do najlepszej oceny,</w:t>
      </w:r>
    </w:p>
    <w:p w14:paraId="6BBDEAF6" w14:textId="77777777" w:rsidR="006B74F2" w:rsidRDefault="006B74F2" w:rsidP="00143D3A">
      <w:pPr>
        <w:pStyle w:val="MojNormalny2"/>
        <w:ind w:left="2832" w:firstLine="0"/>
        <w:jc w:val="left"/>
      </w:pPr>
      <w:r w:rsidRPr="00494810">
        <w:rPr>
          <w:b/>
          <w:bCs/>
        </w:rPr>
        <w:t>op</w:t>
      </w:r>
      <w:r>
        <w:t xml:space="preserve"> – ocena piłkarza,</w:t>
      </w:r>
    </w:p>
    <w:p w14:paraId="6FEBCAA9" w14:textId="77777777" w:rsidR="006B74F2" w:rsidRDefault="006B74F2" w:rsidP="00143D3A">
      <w:pPr>
        <w:pStyle w:val="MojNormalny2"/>
        <w:ind w:left="2832" w:firstLine="0"/>
        <w:jc w:val="left"/>
      </w:pPr>
      <w:r w:rsidRPr="00494810">
        <w:rPr>
          <w:b/>
          <w:bCs/>
        </w:rPr>
        <w:lastRenderedPageBreak/>
        <w:t>on</w:t>
      </w:r>
      <w:r>
        <w:t xml:space="preserve"> – ocena najlepszego</w:t>
      </w:r>
    </w:p>
    <w:p w14:paraId="43CAB9CB" w14:textId="0F59831D" w:rsidR="006B74F2" w:rsidRDefault="006B74F2" w:rsidP="00143D3A">
      <w:pPr>
        <w:pStyle w:val="MojNormalny2"/>
        <w:ind w:firstLine="708"/>
        <w:jc w:val="left"/>
      </w:pPr>
      <w:r>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p>
    <w:p w14:paraId="53467916" w14:textId="5A8FD44E" w:rsidR="006B74F2" w:rsidRDefault="006B74F2" w:rsidP="00143D3A">
      <w:pPr>
        <w:pStyle w:val="MojNormalny2"/>
        <w:ind w:firstLine="708"/>
        <w:jc w:val="left"/>
      </w:pPr>
      <w:r>
        <w:t>W przypadku statystyki „technika”, która w grze F</w:t>
      </w:r>
      <w:r w:rsidR="00B8186E">
        <w:t xml:space="preserve">IFA </w:t>
      </w:r>
      <w:r>
        <w:t>jest rozdzielona na drybling i podania, brana pod uwagę jest średnia dwóch wyżej wymienionych wartości.</w:t>
      </w:r>
    </w:p>
    <w:p w14:paraId="51A020C0" w14:textId="35E65F34" w:rsidR="006B74F2" w:rsidRPr="000D3FB2" w:rsidRDefault="006B74F2" w:rsidP="00143D3A">
      <w:pPr>
        <w:pStyle w:val="MojNormalny2"/>
        <w:ind w:firstLine="708"/>
        <w:jc w:val="left"/>
      </w:pPr>
      <w:r>
        <w:t xml:space="preserve">Dodatkowo, dla ułatwienia analizy </w:t>
      </w:r>
      <w:r w:rsidR="00DC5725">
        <w:t xml:space="preserve">w </w:t>
      </w:r>
      <w:r>
        <w:t>interfejs</w:t>
      </w:r>
      <w:r w:rsidR="00DC5725">
        <w:t>ie</w:t>
      </w:r>
      <w:r>
        <w:t xml:space="preserve"> graficzny</w:t>
      </w:r>
      <w:r w:rsidR="00DC5725">
        <w:t xml:space="preserve">m porównywana jest </w:t>
      </w:r>
      <w:r>
        <w:t xml:space="preserve"> </w:t>
      </w:r>
      <w:r w:rsidR="00DC5725">
        <w:t>wyższa ocena</w:t>
      </w:r>
      <w:r>
        <w:t xml:space="preserve">, biorąc pod uwagę kolumnę „nie gorszy niż”. Jeśli zawodnik pod kątem jednego z atrybutów jest lepiej oceniony w jednej z gier, wyświetlony jest ciemniejszy kolor wiersza. </w:t>
      </w:r>
    </w:p>
    <w:p w14:paraId="071544D6" w14:textId="77777777" w:rsidR="006B74F2" w:rsidRDefault="006B74F2" w:rsidP="00143D3A">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5"/>
                    <a:stretch>
                      <a:fillRect/>
                    </a:stretch>
                  </pic:blipFill>
                  <pic:spPr>
                    <a:xfrm>
                      <a:off x="0" y="0"/>
                      <a:ext cx="5760720" cy="2726690"/>
                    </a:xfrm>
                    <a:prstGeom prst="rect">
                      <a:avLst/>
                    </a:prstGeom>
                  </pic:spPr>
                </pic:pic>
              </a:graphicData>
            </a:graphic>
          </wp:inline>
        </w:drawing>
      </w:r>
    </w:p>
    <w:p w14:paraId="3A65834D" w14:textId="7F5385D5" w:rsidR="00D046B8" w:rsidRPr="00494810" w:rsidRDefault="006B74F2" w:rsidP="00494810">
      <w:pPr>
        <w:pStyle w:val="Legenda"/>
        <w:jc w:val="center"/>
        <w:rPr>
          <w:sz w:val="22"/>
          <w:szCs w:val="22"/>
        </w:rPr>
      </w:pPr>
      <w:r w:rsidRPr="00143D3A">
        <w:rPr>
          <w:sz w:val="22"/>
          <w:szCs w:val="22"/>
        </w:rPr>
        <w:t>Rysunek 1</w:t>
      </w:r>
      <w:r w:rsidR="00764647" w:rsidRPr="00143D3A">
        <w:rPr>
          <w:sz w:val="22"/>
          <w:szCs w:val="22"/>
        </w:rPr>
        <w:t>0</w:t>
      </w:r>
      <w:r w:rsidRPr="00143D3A">
        <w:rPr>
          <w:sz w:val="22"/>
          <w:szCs w:val="22"/>
        </w:rPr>
        <w:t xml:space="preserve"> - Podstrona konkretnego zawodnika ze szczegółami (F</w:t>
      </w:r>
      <w:r w:rsidR="00764647" w:rsidRPr="00143D3A">
        <w:rPr>
          <w:sz w:val="22"/>
          <w:szCs w:val="22"/>
        </w:rPr>
        <w:t>IFA</w:t>
      </w:r>
      <w:r w:rsidRPr="00143D3A">
        <w:rPr>
          <w:sz w:val="22"/>
          <w:szCs w:val="22"/>
        </w:rPr>
        <w:t xml:space="preserve"> i Football Manager)</w:t>
      </w:r>
    </w:p>
    <w:p w14:paraId="77985FBD" w14:textId="03E72EAC" w:rsidR="006B74F2" w:rsidRPr="00201796" w:rsidRDefault="006B74F2" w:rsidP="00494810">
      <w:pPr>
        <w:pStyle w:val="MojNormalny2"/>
        <w:ind w:firstLine="708"/>
        <w:jc w:val="left"/>
      </w:pPr>
      <w:r>
        <w:t xml:space="preserve">W przypadku wartości z realnie rozgrywanych rozgrywek, </w:t>
      </w:r>
      <w:r w:rsidR="00FE1A87">
        <w:t>dane wskazują poglądowo formę danego piłkarza. Jest to jednak inn</w:t>
      </w:r>
      <w:r w:rsidR="005F4971">
        <w:t xml:space="preserve">y rodzaj przedstawienia atrybutów, niż w grach piłkarskich. W przypadku statystyki „podania”, twórcy gier oceniają całokształt zawodnika w tej dziedzinie, na podstawie obserwacji realnych meczy. Statystyki przedstawiające celność, bądź ilość kluczowych podań, są w stanie w dużym stopniu pomóc w analizie i nakreślić dyspozycje piłkarza, której niekoniecznie zauważy </w:t>
      </w:r>
      <w:r w:rsidR="000B47BA">
        <w:t>przeciętny kibic. Jeśli warunki, w których znajdują się dwaj piłkarze są podobne, przykładowo zawodnicy na tych samych pozycjach w danym klubie rywalizują ze sobą o miejsce w składzie, to większa liczba stworzonych sytuacji podbramkowych przez jednego z nich może wskazać p</w:t>
      </w:r>
      <w:r w:rsidR="000E4162">
        <w:t>otencjalnego zwycięzcę.</w:t>
      </w:r>
      <w:r w:rsidR="000B47BA">
        <w:t xml:space="preserve"> Aczkolwiek wpływ na celność podań, asyst i innych czynników pobranych ze źródła Sofascore, jest często zależna od klubu i pozycji, w którym gra zawodnik. Większe szanse na zdobycie dużej ilości </w:t>
      </w:r>
      <w:r w:rsidR="000B47BA">
        <w:lastRenderedPageBreak/>
        <w:t xml:space="preserve">bramek, ma napastnik, który dzięki dobrej grze drużyny, </w:t>
      </w:r>
      <w:r w:rsidR="000E4162">
        <w:t xml:space="preserve">znacznie </w:t>
      </w:r>
      <w:r w:rsidR="000B47BA">
        <w:t xml:space="preserve">częściej znajduje się w dogodnych sytuacjach. Podobnie sytuacja wygląda z innymi wartościami, które są </w:t>
      </w:r>
      <w:r w:rsidR="000E4162">
        <w:t>generowane na podstawie spotkań</w:t>
      </w:r>
      <w:r w:rsidR="000B47BA">
        <w:t xml:space="preserve">. Z tego względu wyznaczenie wartości w zakresie od 1 do 99, </w:t>
      </w:r>
      <w:r w:rsidR="000E4162">
        <w:t xml:space="preserve">podobnie </w:t>
      </w:r>
      <w:r w:rsidR="000B47BA">
        <w:t xml:space="preserve">jak w przypadku pozostałych źródeł, byłoby ciężkie do zrealizowania w taki sposób, aby było to </w:t>
      </w:r>
      <w:r w:rsidR="000E4162">
        <w:t>w pełni miarodajne</w:t>
      </w:r>
      <w:r w:rsidR="000B47BA">
        <w:t xml:space="preserve">. </w:t>
      </w:r>
      <w:r w:rsidR="005F4971">
        <w:t xml:space="preserve">   </w:t>
      </w:r>
    </w:p>
    <w:p w14:paraId="2B9DDDCE" w14:textId="77777777" w:rsidR="006B74F2" w:rsidRDefault="006B74F2" w:rsidP="00143D3A">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6"/>
                    <a:stretch>
                      <a:fillRect/>
                    </a:stretch>
                  </pic:blipFill>
                  <pic:spPr>
                    <a:xfrm>
                      <a:off x="0" y="0"/>
                      <a:ext cx="5760720" cy="2696845"/>
                    </a:xfrm>
                    <a:prstGeom prst="rect">
                      <a:avLst/>
                    </a:prstGeom>
                  </pic:spPr>
                </pic:pic>
              </a:graphicData>
            </a:graphic>
          </wp:inline>
        </w:drawing>
      </w:r>
    </w:p>
    <w:p w14:paraId="6C5DB04C" w14:textId="424233BD" w:rsidR="006B74F2" w:rsidRPr="00494810" w:rsidRDefault="006B74F2" w:rsidP="00494810">
      <w:pPr>
        <w:pStyle w:val="Legenda"/>
        <w:jc w:val="center"/>
        <w:rPr>
          <w:sz w:val="22"/>
          <w:szCs w:val="22"/>
        </w:rPr>
      </w:pPr>
      <w:r w:rsidRPr="00143D3A">
        <w:rPr>
          <w:sz w:val="22"/>
          <w:szCs w:val="22"/>
        </w:rPr>
        <w:t>Rysunek 1</w:t>
      </w:r>
      <w:r w:rsidR="00764647" w:rsidRPr="00143D3A">
        <w:rPr>
          <w:sz w:val="22"/>
          <w:szCs w:val="22"/>
        </w:rPr>
        <w:t>1</w:t>
      </w:r>
      <w:r w:rsidRPr="00143D3A">
        <w:rPr>
          <w:sz w:val="22"/>
          <w:szCs w:val="22"/>
        </w:rPr>
        <w:t xml:space="preserve"> - Kontynuacja podstrony konkretnego zawodnika - szczegółowe statystyki oparte na rzeczywistej rozgrywce</w:t>
      </w:r>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rsidP="00143D3A">
      <w:pPr>
        <w:pStyle w:val="MojNormalny2"/>
        <w:keepNext/>
        <w:ind w:firstLine="0"/>
        <w:jc w:val="center"/>
      </w:pPr>
      <w:r>
        <w:rPr>
          <w:noProof/>
        </w:rPr>
        <w:lastRenderedPageBreak/>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5A23857A" w14:textId="28B309FA" w:rsidR="006B74F2" w:rsidRPr="00776689" w:rsidRDefault="006B74F2" w:rsidP="00776689">
      <w:pPr>
        <w:pStyle w:val="Legenda"/>
        <w:jc w:val="center"/>
        <w:rPr>
          <w:sz w:val="22"/>
          <w:szCs w:val="22"/>
        </w:rPr>
      </w:pPr>
      <w:r w:rsidRPr="00143D3A">
        <w:rPr>
          <w:sz w:val="22"/>
          <w:szCs w:val="22"/>
        </w:rPr>
        <w:t>Rysunek 1</w:t>
      </w:r>
      <w:r w:rsidR="00764647" w:rsidRPr="00143D3A">
        <w:rPr>
          <w:sz w:val="22"/>
          <w:szCs w:val="22"/>
        </w:rPr>
        <w:t>2</w:t>
      </w:r>
      <w:r w:rsidRPr="00143D3A">
        <w:rPr>
          <w:sz w:val="22"/>
          <w:szCs w:val="22"/>
        </w:rPr>
        <w:t xml:space="preserve"> - Wykresy prezentująca siłę drużyn, w zależności od atrybutu z gry</w:t>
      </w:r>
    </w:p>
    <w:p w14:paraId="2BE9D01E" w14:textId="2EB4432B" w:rsidR="004C2FE9" w:rsidRPr="00F627AD" w:rsidRDefault="004C2FE9" w:rsidP="004C2FE9">
      <w:pPr>
        <w:pStyle w:val="MojNormalny2"/>
        <w:ind w:firstLine="0"/>
        <w:rPr>
          <w:b/>
          <w:bCs/>
          <w:sz w:val="32"/>
          <w:szCs w:val="32"/>
        </w:rPr>
      </w:pPr>
      <w:r w:rsidRPr="00F627AD">
        <w:rPr>
          <w:b/>
          <w:bCs/>
          <w:sz w:val="32"/>
          <w:szCs w:val="32"/>
        </w:rPr>
        <w:t xml:space="preserve">2.3 </w:t>
      </w:r>
      <w:r>
        <w:rPr>
          <w:b/>
          <w:bCs/>
          <w:sz w:val="32"/>
          <w:szCs w:val="32"/>
        </w:rPr>
        <w:t>Możliwość rozwinięcia</w:t>
      </w:r>
    </w:p>
    <w:p w14:paraId="18B96062" w14:textId="70021910" w:rsidR="00CA4A4A" w:rsidRPr="00776689" w:rsidRDefault="00EE4B3A" w:rsidP="00776689">
      <w:pPr>
        <w:pStyle w:val="MojNormalny2"/>
        <w:ind w:firstLine="0"/>
        <w:jc w:val="left"/>
      </w:pPr>
      <w:r>
        <w:rPr>
          <w:color w:val="FF0000"/>
        </w:rPr>
        <w:t xml:space="preserve"> </w:t>
      </w:r>
      <w:r>
        <w:rPr>
          <w:color w:val="FF0000"/>
        </w:rPr>
        <w:tab/>
      </w:r>
      <w:r w:rsidRPr="00776689">
        <w:t xml:space="preserve">Aplikacja dość rozlegle pozwala na zrealizowanie tematu, jakim jest analiza umiejętności piłkarzy w danym sezonie. Możliwe jest jednak rozwinięcie. Obecny stan pobiera informacje dotyczące zawodników jedynie z Premier League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 xml:space="preserve">oceniania w kolejnych edycjach, na podstawie dostarczonych z API Sofascore statystyk takich jak średnia ocena. </w:t>
      </w:r>
      <w:r w:rsidR="00764647" w:rsidRPr="00776689">
        <w:t xml:space="preserve">Oprócz tego dodanie większej ilości lig, pozwoliłoby na zwiększeniu ilości interesariuszy w tym temacie. </w:t>
      </w: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0119CF3D" w14:textId="77777777" w:rsidR="006B74F2" w:rsidRDefault="006B74F2" w:rsidP="00143D3A">
      <w:pPr>
        <w:pStyle w:val="MojNormalny2"/>
        <w:keepNext/>
        <w:ind w:firstLine="0"/>
        <w:jc w:val="center"/>
      </w:pPr>
      <w:r w:rsidRPr="007A30A3">
        <w:rPr>
          <w:b/>
          <w:bCs/>
          <w:noProof/>
          <w:sz w:val="32"/>
          <w:szCs w:val="32"/>
        </w:rPr>
        <w:lastRenderedPageBreak/>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8"/>
                    <a:stretch>
                      <a:fillRect/>
                    </a:stretch>
                  </pic:blipFill>
                  <pic:spPr>
                    <a:xfrm>
                      <a:off x="0" y="0"/>
                      <a:ext cx="5399405" cy="1721485"/>
                    </a:xfrm>
                    <a:prstGeom prst="rect">
                      <a:avLst/>
                    </a:prstGeom>
                  </pic:spPr>
                </pic:pic>
              </a:graphicData>
            </a:graphic>
          </wp:inline>
        </w:drawing>
      </w:r>
    </w:p>
    <w:p w14:paraId="239593E2" w14:textId="2F1B8555" w:rsidR="00646F58" w:rsidRPr="00776689" w:rsidRDefault="006B74F2" w:rsidP="00776689">
      <w:pPr>
        <w:pStyle w:val="Legenda"/>
        <w:jc w:val="center"/>
        <w:rPr>
          <w:noProof/>
          <w:color w:val="FF0000"/>
          <w:sz w:val="22"/>
          <w:szCs w:val="22"/>
        </w:rPr>
      </w:pPr>
      <w:r w:rsidRPr="00143D3A">
        <w:rPr>
          <w:sz w:val="22"/>
          <w:szCs w:val="22"/>
        </w:rPr>
        <w:t xml:space="preserve">Rysunek </w:t>
      </w:r>
      <w:r w:rsidR="00764647" w:rsidRPr="00143D3A">
        <w:rPr>
          <w:sz w:val="22"/>
          <w:szCs w:val="22"/>
        </w:rPr>
        <w:t>13</w:t>
      </w:r>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r w:rsidRPr="00552C77">
        <w:t>json na serwerze.</w:t>
      </w:r>
    </w:p>
    <w:p w14:paraId="0E314894" w14:textId="77777777" w:rsidR="006B74F2" w:rsidRDefault="006B74F2" w:rsidP="00143D3A">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9"/>
                    <a:stretch>
                      <a:fillRect/>
                    </a:stretch>
                  </pic:blipFill>
                  <pic:spPr>
                    <a:xfrm>
                      <a:off x="0" y="0"/>
                      <a:ext cx="5399405" cy="1784350"/>
                    </a:xfrm>
                    <a:prstGeom prst="rect">
                      <a:avLst/>
                    </a:prstGeom>
                  </pic:spPr>
                </pic:pic>
              </a:graphicData>
            </a:graphic>
          </wp:inline>
        </w:drawing>
      </w:r>
    </w:p>
    <w:p w14:paraId="13BA0CC4" w14:textId="3F061470" w:rsidR="006B74F2" w:rsidRPr="00143D3A" w:rsidRDefault="006B74F2" w:rsidP="00646F58">
      <w:pPr>
        <w:pStyle w:val="Legenda"/>
        <w:jc w:val="center"/>
        <w:rPr>
          <w:sz w:val="22"/>
          <w:szCs w:val="22"/>
        </w:rPr>
      </w:pPr>
      <w:r w:rsidRPr="00143D3A">
        <w:rPr>
          <w:sz w:val="22"/>
          <w:szCs w:val="22"/>
        </w:rPr>
        <w:t xml:space="preserve">Rysunek </w:t>
      </w:r>
      <w:r w:rsidR="00764647" w:rsidRPr="00143D3A">
        <w:rPr>
          <w:sz w:val="22"/>
          <w:szCs w:val="22"/>
        </w:rPr>
        <w:t>14</w:t>
      </w:r>
      <w:r w:rsidRPr="00143D3A">
        <w:rPr>
          <w:sz w:val="22"/>
          <w:szCs w:val="22"/>
        </w:rPr>
        <w:t xml:space="preserve"> </w:t>
      </w:r>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05E8056B" w14:textId="77777777" w:rsidR="006B74F2" w:rsidRDefault="006B74F2" w:rsidP="00143D3A">
      <w:pPr>
        <w:pStyle w:val="MojNormalny2"/>
        <w:keepNext/>
        <w:ind w:firstLine="0"/>
        <w:jc w:val="center"/>
      </w:pPr>
      <w:r w:rsidRPr="00992B9D">
        <w:rPr>
          <w:noProof/>
        </w:rPr>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399405" cy="920750"/>
                    </a:xfrm>
                    <a:prstGeom prst="rect">
                      <a:avLst/>
                    </a:prstGeom>
                  </pic:spPr>
                </pic:pic>
              </a:graphicData>
            </a:graphic>
          </wp:inline>
        </w:drawing>
      </w:r>
    </w:p>
    <w:p w14:paraId="633556A8" w14:textId="071EA7FA" w:rsidR="006B74F2" w:rsidRDefault="006B74F2" w:rsidP="00776689">
      <w:pPr>
        <w:pStyle w:val="Legenda"/>
        <w:jc w:val="center"/>
      </w:pPr>
      <w:r w:rsidRPr="00143D3A">
        <w:rPr>
          <w:sz w:val="22"/>
          <w:szCs w:val="22"/>
        </w:rPr>
        <w:t xml:space="preserve">Rysunek </w:t>
      </w:r>
      <w:r w:rsidR="00764647" w:rsidRPr="00143D3A">
        <w:rPr>
          <w:sz w:val="22"/>
          <w:szCs w:val="22"/>
        </w:rPr>
        <w:t>1</w:t>
      </w:r>
      <w:r w:rsidR="00646F58" w:rsidRPr="00143D3A">
        <w:rPr>
          <w:sz w:val="22"/>
          <w:szCs w:val="22"/>
        </w:rPr>
        <w:t>5</w:t>
      </w:r>
      <w:r>
        <w:t xml:space="preserve"> </w:t>
      </w:r>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104A5402" w14:textId="77777777" w:rsidR="006B74F2" w:rsidRDefault="006B74F2" w:rsidP="006B74F2">
      <w:pPr>
        <w:pStyle w:val="MojNormalny2"/>
        <w:keepNext/>
        <w:ind w:firstLine="0"/>
      </w:pPr>
      <w:r w:rsidRPr="0050294D">
        <w:rPr>
          <w:noProof/>
        </w:rPr>
        <w:lastRenderedPageBreak/>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1"/>
                    <a:stretch>
                      <a:fillRect/>
                    </a:stretch>
                  </pic:blipFill>
                  <pic:spPr>
                    <a:xfrm>
                      <a:off x="0" y="0"/>
                      <a:ext cx="5399405" cy="995045"/>
                    </a:xfrm>
                    <a:prstGeom prst="rect">
                      <a:avLst/>
                    </a:prstGeom>
                  </pic:spPr>
                </pic:pic>
              </a:graphicData>
            </a:graphic>
          </wp:inline>
        </w:drawing>
      </w:r>
    </w:p>
    <w:p w14:paraId="0E859690" w14:textId="4162C2B8" w:rsidR="006B74F2" w:rsidRDefault="006B74F2" w:rsidP="00143D3A">
      <w:pPr>
        <w:pStyle w:val="Legenda"/>
        <w:jc w:val="center"/>
      </w:pPr>
      <w:r w:rsidRPr="00143D3A">
        <w:rPr>
          <w:sz w:val="22"/>
          <w:szCs w:val="22"/>
        </w:rPr>
        <w:t>Rysunek</w:t>
      </w:r>
      <w:r w:rsidR="00764647" w:rsidRPr="00143D3A">
        <w:rPr>
          <w:sz w:val="22"/>
          <w:szCs w:val="22"/>
        </w:rPr>
        <w:t xml:space="preserve"> 16</w:t>
      </w:r>
      <w:r w:rsidR="00764647">
        <w:t xml:space="preserve"> </w:t>
      </w:r>
      <w:r>
        <w:t xml:space="preserve"> </w:t>
      </w:r>
    </w:p>
    <w:p w14:paraId="3AD8CA3A" w14:textId="11349F68" w:rsidR="00C13CE0" w:rsidRPr="00832E2D" w:rsidRDefault="00C13CE0" w:rsidP="00143D3A">
      <w:pPr>
        <w:pStyle w:val="Legenda"/>
        <w:jc w:val="both"/>
      </w:pPr>
      <w:r w:rsidRPr="00143D3A">
        <w:rPr>
          <w:rFonts w:ascii="Times New Roman" w:hAnsi="Times New Roman" w:cs="Times New Roman"/>
          <w:i w:val="0"/>
          <w:iCs w:val="0"/>
          <w:sz w:val="24"/>
          <w:szCs w:val="24"/>
        </w:rPr>
        <w:t>Pobieranie statystyk zawodnika po jego nazwie za pomocą Sofascore API</w:t>
      </w:r>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2"/>
                    <a:stretch>
                      <a:fillRect/>
                    </a:stretch>
                  </pic:blipFill>
                  <pic:spPr>
                    <a:xfrm>
                      <a:off x="0" y="0"/>
                      <a:ext cx="5399405" cy="1651000"/>
                    </a:xfrm>
                    <a:prstGeom prst="rect">
                      <a:avLst/>
                    </a:prstGeom>
                  </pic:spPr>
                </pic:pic>
              </a:graphicData>
            </a:graphic>
          </wp:inline>
        </w:drawing>
      </w:r>
    </w:p>
    <w:p w14:paraId="08BA9959" w14:textId="3D3D7510" w:rsidR="00F627AD" w:rsidRDefault="006B74F2" w:rsidP="00776689">
      <w:pPr>
        <w:pStyle w:val="Legenda"/>
        <w:jc w:val="center"/>
      </w:pPr>
      <w:r w:rsidRPr="00143D3A">
        <w:rPr>
          <w:sz w:val="22"/>
          <w:szCs w:val="22"/>
        </w:rPr>
        <w:t xml:space="preserve">Rysunek </w:t>
      </w:r>
      <w:r w:rsidR="00764647" w:rsidRPr="00143D3A">
        <w:rPr>
          <w:sz w:val="22"/>
          <w:szCs w:val="22"/>
        </w:rPr>
        <w:t>17</w:t>
      </w:r>
      <w:r>
        <w:t xml:space="preserve"> </w:t>
      </w:r>
    </w:p>
    <w:p w14:paraId="79C0AF91" w14:textId="701C35D3" w:rsidR="00776689" w:rsidRDefault="00776689" w:rsidP="00776689">
      <w:pPr>
        <w:pStyle w:val="MojNormalny2"/>
      </w:pPr>
    </w:p>
    <w:p w14:paraId="0549CC14" w14:textId="7B26C872" w:rsidR="00776689" w:rsidRDefault="00776689" w:rsidP="00776689">
      <w:pPr>
        <w:pStyle w:val="MojNormalny2"/>
      </w:pPr>
    </w:p>
    <w:p w14:paraId="19E4AB90" w14:textId="74966763" w:rsidR="00776689" w:rsidRDefault="00776689" w:rsidP="00776689">
      <w:pPr>
        <w:pStyle w:val="MojNormalny2"/>
      </w:pPr>
    </w:p>
    <w:p w14:paraId="49092405" w14:textId="7EB7B2BF" w:rsidR="00776689" w:rsidRDefault="00776689" w:rsidP="00776689">
      <w:pPr>
        <w:pStyle w:val="MojNormalny2"/>
      </w:pPr>
    </w:p>
    <w:p w14:paraId="68514EE8" w14:textId="124D0E80" w:rsidR="00776689" w:rsidRDefault="00776689" w:rsidP="00776689">
      <w:pPr>
        <w:pStyle w:val="MojNormalny2"/>
      </w:pPr>
    </w:p>
    <w:p w14:paraId="3131ED69" w14:textId="636DB5BA" w:rsidR="00776689" w:rsidRDefault="00776689" w:rsidP="00776689">
      <w:pPr>
        <w:pStyle w:val="MojNormalny2"/>
      </w:pPr>
    </w:p>
    <w:p w14:paraId="02E17F95" w14:textId="1FE836E5" w:rsidR="00776689" w:rsidRDefault="00776689" w:rsidP="00776689">
      <w:pPr>
        <w:pStyle w:val="MojNormalny2"/>
      </w:pPr>
    </w:p>
    <w:p w14:paraId="2A8EB8C6" w14:textId="40535CA5" w:rsidR="00776689" w:rsidRDefault="00776689" w:rsidP="00776689">
      <w:pPr>
        <w:pStyle w:val="MojNormalny2"/>
      </w:pPr>
    </w:p>
    <w:p w14:paraId="5916022D" w14:textId="3C5E6931" w:rsidR="00776689" w:rsidRDefault="00776689" w:rsidP="00776689">
      <w:pPr>
        <w:pStyle w:val="MojNormalny2"/>
      </w:pPr>
    </w:p>
    <w:p w14:paraId="0CF64569" w14:textId="5ED180FE" w:rsidR="00776689" w:rsidRDefault="00776689" w:rsidP="00776689">
      <w:pPr>
        <w:pStyle w:val="MojNormalny2"/>
      </w:pPr>
    </w:p>
    <w:p w14:paraId="264E84CA" w14:textId="2D48FE2B" w:rsidR="00776689" w:rsidRDefault="00776689" w:rsidP="00776689">
      <w:pPr>
        <w:pStyle w:val="MojNormalny2"/>
      </w:pPr>
    </w:p>
    <w:p w14:paraId="644B87B8" w14:textId="40A27E5A" w:rsidR="00776689" w:rsidRDefault="00776689" w:rsidP="00776689">
      <w:pPr>
        <w:pStyle w:val="MojNormalny2"/>
      </w:pPr>
    </w:p>
    <w:p w14:paraId="34D61ABD" w14:textId="77777777" w:rsidR="00776689" w:rsidRPr="00776689" w:rsidRDefault="00776689" w:rsidP="00776689">
      <w:pPr>
        <w:pStyle w:val="MojNormalny2"/>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lastRenderedPageBreak/>
        <w:t xml:space="preserve">Moduł </w:t>
      </w:r>
      <w:r w:rsidR="007A30A3">
        <w:rPr>
          <w:b/>
          <w:bCs/>
          <w:sz w:val="40"/>
          <w:szCs w:val="40"/>
        </w:rPr>
        <w:t>klubów</w:t>
      </w:r>
    </w:p>
    <w:p w14:paraId="483AAF16" w14:textId="1026FA1A" w:rsidR="006B74F2" w:rsidRPr="00776689" w:rsidRDefault="006B74F2" w:rsidP="00776689">
      <w:pPr>
        <w:pStyle w:val="Akapitzlist"/>
        <w:ind w:left="0" w:firstLine="480"/>
        <w:jc w:val="both"/>
        <w:rPr>
          <w:color w:val="000000"/>
        </w:rPr>
      </w:pPr>
      <w:r w:rsidRPr="006B74F2">
        <w:rPr>
          <w:color w:val="000000"/>
        </w:rPr>
        <w:t xml:space="preserve">Kolejnym modułem </w:t>
      </w:r>
      <w:r w:rsidR="00E71AAF">
        <w:rPr>
          <w:color w:val="000000"/>
        </w:rPr>
        <w:t xml:space="preserve">w aplikacji </w:t>
      </w:r>
      <w:r w:rsidRPr="006B74F2">
        <w:rPr>
          <w:color w:val="000000"/>
        </w:rPr>
        <w:t xml:space="preserve">jest </w:t>
      </w:r>
      <w:r w:rsidR="005C4F08">
        <w:rPr>
          <w:color w:val="000000"/>
        </w:rPr>
        <w:t xml:space="preserve">szacowanie zwycięzców </w:t>
      </w:r>
      <w:r w:rsidRPr="006B74F2">
        <w:rPr>
          <w:color w:val="000000"/>
        </w:rPr>
        <w:t xml:space="preserve">spotkań. Wynik meczu jest najważniejszym elementem w piłce nożnej. Każdy kibic lubi jak jego drużyna gra efektownie i prezentuje ofensywny styl, aczkolwiek to zwycięstwa gwarantują lepszą przyszłość. Dzięki dobrym wynikom </w:t>
      </w:r>
      <w:r w:rsidR="005C4F08">
        <w:rPr>
          <w:color w:val="000000"/>
        </w:rPr>
        <w:t xml:space="preserve">może </w:t>
      </w:r>
      <w:r w:rsidRPr="006B74F2">
        <w:rPr>
          <w:color w:val="000000"/>
        </w:rPr>
        <w:t>awans</w:t>
      </w:r>
      <w:r w:rsidR="005C4F08">
        <w:rPr>
          <w:color w:val="000000"/>
        </w:rPr>
        <w:t>ować</w:t>
      </w:r>
      <w:r w:rsidRPr="006B74F2">
        <w:rPr>
          <w:color w:val="000000"/>
        </w:rPr>
        <w:t xml:space="preserve"> do wyższej ligi</w:t>
      </w:r>
      <w:r w:rsidR="005C4F08">
        <w:rPr>
          <w:color w:val="000000"/>
        </w:rPr>
        <w:t>,</w:t>
      </w:r>
      <w:r w:rsidRPr="006B74F2">
        <w:rPr>
          <w:color w:val="000000"/>
        </w:rPr>
        <w:t xml:space="preserve"> co przekłada się na konkurowanie z lepszymi drużynami. Lepsze drużyny</w:t>
      </w:r>
      <w:r w:rsidR="005C4F08">
        <w:rPr>
          <w:color w:val="000000"/>
        </w:rPr>
        <w:t xml:space="preserve"> powodują zwiększenie</w:t>
      </w:r>
      <w:r w:rsidR="00776689">
        <w:rPr>
          <w:color w:val="000000"/>
        </w:rPr>
        <w:t xml:space="preserve"> </w:t>
      </w:r>
      <w:r w:rsidR="005C4F08">
        <w:rPr>
          <w:color w:val="000000"/>
        </w:rPr>
        <w:t>poziomu</w:t>
      </w:r>
      <w:r w:rsidRPr="006B74F2">
        <w:rPr>
          <w:color w:val="000000"/>
        </w:rPr>
        <w:t xml:space="preserve">, </w:t>
      </w:r>
      <w:r w:rsidR="005C4F08">
        <w:rPr>
          <w:color w:val="000000"/>
        </w:rPr>
        <w:t xml:space="preserve">przyciąga </w:t>
      </w:r>
      <w:r w:rsidRPr="006B74F2">
        <w:rPr>
          <w:color w:val="000000"/>
        </w:rPr>
        <w:t>więcej fanów na trybun</w:t>
      </w:r>
      <w:r w:rsidR="005C4F08">
        <w:rPr>
          <w:color w:val="000000"/>
        </w:rPr>
        <w:t>y</w:t>
      </w:r>
      <w:r w:rsidRPr="006B74F2">
        <w:rPr>
          <w:color w:val="000000"/>
        </w:rPr>
        <w:t xml:space="preserve"> </w:t>
      </w:r>
      <w:r w:rsidR="005C4F08">
        <w:rPr>
          <w:color w:val="000000"/>
        </w:rPr>
        <w:t>oraz gwarantuje</w:t>
      </w:r>
      <w:r w:rsidR="005C4F08" w:rsidRPr="006B74F2">
        <w:rPr>
          <w:color w:val="000000"/>
        </w:rPr>
        <w:t xml:space="preserve"> </w:t>
      </w:r>
      <w:r w:rsidRPr="006B74F2">
        <w:rPr>
          <w:color w:val="000000"/>
        </w:rPr>
        <w:t xml:space="preserve">większe wpływy z telewizji, które można </w:t>
      </w:r>
      <w:r w:rsidR="005C4F08">
        <w:rPr>
          <w:color w:val="000000"/>
        </w:rPr>
        <w:t>zainwestować na</w:t>
      </w:r>
      <w:r w:rsidRPr="006B74F2">
        <w:rPr>
          <w:color w:val="000000"/>
        </w:rPr>
        <w:t xml:space="preserve"> większy rozwój klubu. Dlatego też </w:t>
      </w:r>
      <w:r w:rsidR="00461124">
        <w:rPr>
          <w:color w:val="000000"/>
        </w:rPr>
        <w:t>zainteresowanie dotyczące</w:t>
      </w:r>
      <w:r w:rsidR="0057267B">
        <w:rPr>
          <w:color w:val="000000"/>
        </w:rPr>
        <w:t xml:space="preserve"> </w:t>
      </w:r>
      <w:r w:rsidR="00461124">
        <w:rPr>
          <w:color w:val="000000"/>
        </w:rPr>
        <w:t xml:space="preserve">typowania </w:t>
      </w:r>
      <w:r w:rsidRPr="006B74F2">
        <w:rPr>
          <w:color w:val="000000"/>
        </w:rPr>
        <w:t xml:space="preserve">wyników </w:t>
      </w:r>
      <w:r w:rsidR="00776689" w:rsidRPr="006B74F2">
        <w:rPr>
          <w:color w:val="000000"/>
        </w:rPr>
        <w:t>jest popularna</w:t>
      </w:r>
      <w:r w:rsidRPr="006B74F2">
        <w:rPr>
          <w:color w:val="000000"/>
        </w:rPr>
        <w:t xml:space="preserve"> co wykorzystują firmy bukmacherskie. </w:t>
      </w:r>
      <w:r w:rsidR="00461124">
        <w:rPr>
          <w:color w:val="000000"/>
        </w:rPr>
        <w:t>Szacowania podawane przez zakłady bukmacherskie</w:t>
      </w:r>
      <w:r w:rsidRPr="006B74F2">
        <w:rPr>
          <w:color w:val="000000"/>
        </w:rPr>
        <w:t xml:space="preserve"> w teorii powinn</w:t>
      </w:r>
      <w:r w:rsidR="00461124">
        <w:rPr>
          <w:color w:val="000000"/>
        </w:rPr>
        <w:t>y</w:t>
      </w:r>
      <w:r w:rsidRPr="006B74F2">
        <w:rPr>
          <w:color w:val="000000"/>
        </w:rPr>
        <w:t xml:space="preserve"> być najbardziej rzetelne</w:t>
      </w:r>
      <w:r w:rsidR="00461124">
        <w:rPr>
          <w:color w:val="000000"/>
        </w:rPr>
        <w:t xml:space="preserve"> i trafne</w:t>
      </w:r>
      <w:r w:rsidRPr="006B74F2">
        <w:rPr>
          <w:color w:val="000000"/>
        </w:rPr>
        <w:t xml:space="preserve">.  </w:t>
      </w:r>
      <w:r w:rsidR="00461124">
        <w:rPr>
          <w:color w:val="000000"/>
        </w:rPr>
        <w:t>Wpływ na to mają</w:t>
      </w:r>
      <w:r w:rsidRPr="006B74F2">
        <w:rPr>
          <w:color w:val="000000"/>
        </w:rPr>
        <w:t xml:space="preserve"> duże pieniądze</w:t>
      </w:r>
      <w:r w:rsidR="00461124">
        <w:rPr>
          <w:color w:val="000000"/>
        </w:rPr>
        <w:t xml:space="preserve"> zarabiane</w:t>
      </w:r>
      <w:r w:rsidRPr="006B74F2">
        <w:rPr>
          <w:color w:val="000000"/>
        </w:rPr>
        <w:t xml:space="preserve"> na ofertach </w:t>
      </w:r>
      <w:r w:rsidR="00461124">
        <w:rPr>
          <w:color w:val="000000"/>
        </w:rPr>
        <w:t xml:space="preserve">proponowanych swoim klientom.  Aby pieniądze zwracały się w tym biznesie, </w:t>
      </w:r>
      <w:r w:rsidR="00776689">
        <w:rPr>
          <w:color w:val="000000"/>
        </w:rPr>
        <w:t>najpierw</w:t>
      </w:r>
      <w:r w:rsidR="00461124">
        <w:rPr>
          <w:color w:val="000000"/>
        </w:rPr>
        <w:t xml:space="preserve"> trzeba za</w:t>
      </w:r>
      <w:r w:rsidRPr="006B74F2">
        <w:rPr>
          <w:color w:val="000000"/>
        </w:rPr>
        <w:t>inwestować spore środki</w:t>
      </w:r>
      <w:r w:rsidR="00461124">
        <w:rPr>
          <w:color w:val="000000"/>
        </w:rPr>
        <w:t xml:space="preserve"> na system przewidujący</w:t>
      </w:r>
      <w:r w:rsidRPr="006B74F2">
        <w:rPr>
          <w:color w:val="000000"/>
        </w:rPr>
        <w:t xml:space="preserve">. </w:t>
      </w:r>
      <w:r w:rsidR="00461124">
        <w:rPr>
          <w:color w:val="000000"/>
        </w:rPr>
        <w:t>Można z</w:t>
      </w:r>
      <w:r w:rsidRPr="006B74F2">
        <w:rPr>
          <w:color w:val="000000"/>
        </w:rPr>
        <w:t>auważy</w:t>
      </w:r>
      <w:r w:rsidR="00461124">
        <w:rPr>
          <w:color w:val="000000"/>
        </w:rPr>
        <w:t>ć</w:t>
      </w:r>
      <w:r w:rsidRPr="006B74F2">
        <w:rPr>
          <w:color w:val="000000"/>
        </w:rPr>
        <w:t xml:space="preserve">, że często na </w:t>
      </w:r>
      <w:r w:rsidR="00461124">
        <w:rPr>
          <w:color w:val="000000"/>
        </w:rPr>
        <w:t>przedmeczowe kursy</w:t>
      </w:r>
      <w:r w:rsidRPr="006B74F2">
        <w:rPr>
          <w:color w:val="000000"/>
        </w:rPr>
        <w:t xml:space="preserve">  ma wpływ nie tylko </w:t>
      </w:r>
      <w:r w:rsidR="00461124">
        <w:rPr>
          <w:color w:val="000000"/>
        </w:rPr>
        <w:t xml:space="preserve">obecna </w:t>
      </w:r>
      <w:r w:rsidRPr="006B74F2">
        <w:rPr>
          <w:color w:val="000000"/>
        </w:rPr>
        <w:t xml:space="preserve">dyspozycja i </w:t>
      </w:r>
      <w:r w:rsidR="003A3545" w:rsidRPr="006B74F2">
        <w:rPr>
          <w:color w:val="000000"/>
        </w:rPr>
        <w:t>siła,</w:t>
      </w:r>
      <w:r w:rsidRPr="006B74F2">
        <w:rPr>
          <w:color w:val="000000"/>
        </w:rPr>
        <w:t xml:space="preserve"> lecz także reputacja danej drużyny. </w:t>
      </w:r>
      <w:r w:rsidR="00461124">
        <w:rPr>
          <w:color w:val="000000"/>
        </w:rPr>
        <w:t>Dodatkowo, wpływ na kursy ma ilość pieniędzy zainwestowanych przez klientów. Ten czynnik jest mocno subiektywny</w:t>
      </w:r>
      <w:r w:rsidR="002C64BC">
        <w:rPr>
          <w:color w:val="000000"/>
        </w:rPr>
        <w:t xml:space="preserve"> [10]</w:t>
      </w:r>
      <w:r w:rsidR="00461124">
        <w:rPr>
          <w:color w:val="000000"/>
        </w:rPr>
        <w:t xml:space="preserve">. </w:t>
      </w:r>
      <w:r w:rsidR="00CB54DA">
        <w:rPr>
          <w:color w:val="000000"/>
        </w:rPr>
        <w:t>Przykładem takiej sytuacji jest</w:t>
      </w:r>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najbardziej znanego klubu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00CB54DA">
        <w:rPr>
          <w:color w:val="000000"/>
        </w:rPr>
        <w:t xml:space="preserve"> [10]</w:t>
      </w:r>
      <w:r w:rsidRPr="006B74F2">
        <w:rPr>
          <w:color w:val="000000"/>
        </w:rPr>
        <w:t xml:space="preserve">. Mecz ostatecznie zakończył się wynikiem 3-0 dla zespołu z Radomia. Aby zbadać </w:t>
      </w:r>
      <w:r w:rsidR="00CB54DA">
        <w:rPr>
          <w:color w:val="000000"/>
        </w:rPr>
        <w:t xml:space="preserve"> takie sytuacje i lepiej zrozumieć czynniki, które wpływają na zwycięstwo, został stworzony ten moduł. </w:t>
      </w: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5C51DE3D" w14:textId="77777777" w:rsidR="00776689" w:rsidRPr="00776689" w:rsidRDefault="006B74F2" w:rsidP="00143D3A">
      <w:pPr>
        <w:jc w:val="both"/>
        <w:rPr>
          <w:b/>
          <w:bCs/>
          <w:sz w:val="28"/>
          <w:szCs w:val="28"/>
        </w:rPr>
      </w:pPr>
      <w:r>
        <w:rPr>
          <w:b/>
          <w:bCs/>
          <w:sz w:val="32"/>
          <w:szCs w:val="32"/>
        </w:rPr>
        <w:t xml:space="preserve">3.1.1 </w:t>
      </w:r>
      <w:r w:rsidR="00CC7F51" w:rsidRPr="00776689">
        <w:rPr>
          <w:b/>
          <w:bCs/>
          <w:sz w:val="28"/>
          <w:szCs w:val="28"/>
        </w:rPr>
        <w:t>System na podstawie ostatnich rezultatów</w:t>
      </w:r>
    </w:p>
    <w:p w14:paraId="73AB6DA0" w14:textId="0657407E" w:rsidR="006B74F2" w:rsidRDefault="00CC7F51" w:rsidP="00776689">
      <w:pPr>
        <w:ind w:firstLine="708"/>
        <w:jc w:val="both"/>
        <w:rPr>
          <w:color w:val="000000"/>
          <w:sz w:val="24"/>
          <w:szCs w:val="24"/>
        </w:rPr>
      </w:pPr>
      <w:r>
        <w:rPr>
          <w:color w:val="000000"/>
          <w:sz w:val="24"/>
          <w:szCs w:val="24"/>
        </w:rPr>
        <w:t>W celu zoptymalizowania szacowania do konkretnych wyników, system skupia się na jednej konkretnej lidze. Według statystyk</w:t>
      </w:r>
      <w:r w:rsidR="006B74F2">
        <w:rPr>
          <w:color w:val="000000"/>
          <w:sz w:val="24"/>
          <w:szCs w:val="24"/>
        </w:rPr>
        <w:t>, takie czynniki jak ilość remisów czy bramek, są zależne od kraju i poziomu rozgrywkowego</w:t>
      </w:r>
      <w:r>
        <w:rPr>
          <w:color w:val="000000"/>
          <w:sz w:val="24"/>
          <w:szCs w:val="24"/>
        </w:rPr>
        <w:t xml:space="preserve"> [11]</w:t>
      </w:r>
      <w:r w:rsidR="006B74F2">
        <w:rPr>
          <w:color w:val="000000"/>
          <w:sz w:val="24"/>
          <w:szCs w:val="24"/>
        </w:rPr>
        <w:t xml:space="preserve">. Na ilość remisów wpływa w dużej mierze ilość bramek.  Jeżeli wartość ta znajduję się w zakresie </w:t>
      </w:r>
      <w:r>
        <w:rPr>
          <w:color w:val="000000"/>
          <w:sz w:val="24"/>
          <w:szCs w:val="24"/>
        </w:rPr>
        <w:t xml:space="preserve">od </w:t>
      </w:r>
      <w:r w:rsidR="006B74F2">
        <w:rPr>
          <w:color w:val="000000"/>
          <w:sz w:val="24"/>
          <w:szCs w:val="24"/>
        </w:rPr>
        <w:t>0</w:t>
      </w:r>
      <w:r>
        <w:rPr>
          <w:color w:val="000000"/>
          <w:sz w:val="24"/>
          <w:szCs w:val="24"/>
        </w:rPr>
        <w:t xml:space="preserve"> do</w:t>
      </w:r>
      <w:r w:rsidR="006B74F2">
        <w:rPr>
          <w:color w:val="000000"/>
          <w:sz w:val="24"/>
          <w:szCs w:val="24"/>
        </w:rPr>
        <w:t xml:space="preserve">2 </w:t>
      </w:r>
      <w:r>
        <w:rPr>
          <w:color w:val="000000"/>
          <w:sz w:val="24"/>
          <w:szCs w:val="24"/>
        </w:rPr>
        <w:t xml:space="preserve">bramek </w:t>
      </w:r>
      <w:r w:rsidR="006B74F2">
        <w:rPr>
          <w:color w:val="000000"/>
          <w:sz w:val="24"/>
          <w:szCs w:val="24"/>
        </w:rPr>
        <w:t xml:space="preserve">to </w:t>
      </w:r>
      <w:r>
        <w:rPr>
          <w:color w:val="000000"/>
          <w:sz w:val="24"/>
          <w:szCs w:val="24"/>
        </w:rPr>
        <w:t>dwa</w:t>
      </w:r>
      <w:r w:rsidR="006B74F2">
        <w:rPr>
          <w:color w:val="000000"/>
          <w:sz w:val="24"/>
          <w:szCs w:val="24"/>
        </w:rPr>
        <w:t xml:space="preserve"> z możliwych </w:t>
      </w:r>
      <w:r>
        <w:rPr>
          <w:color w:val="000000"/>
          <w:sz w:val="24"/>
          <w:szCs w:val="24"/>
        </w:rPr>
        <w:t>sześciu</w:t>
      </w:r>
      <w:r w:rsidR="006B74F2">
        <w:rPr>
          <w:color w:val="000000"/>
          <w:sz w:val="24"/>
          <w:szCs w:val="24"/>
        </w:rPr>
        <w:t xml:space="preserve"> wyników oznacza podział punktów. W przypadku </w:t>
      </w:r>
      <w:r>
        <w:rPr>
          <w:color w:val="000000"/>
          <w:sz w:val="24"/>
          <w:szCs w:val="24"/>
        </w:rPr>
        <w:t xml:space="preserve">od </w:t>
      </w:r>
      <w:r w:rsidR="006B74F2">
        <w:rPr>
          <w:color w:val="000000"/>
          <w:sz w:val="24"/>
          <w:szCs w:val="24"/>
        </w:rPr>
        <w:t>3</w:t>
      </w:r>
      <w:r>
        <w:rPr>
          <w:color w:val="000000"/>
          <w:sz w:val="24"/>
          <w:szCs w:val="24"/>
        </w:rPr>
        <w:t xml:space="preserve"> do</w:t>
      </w:r>
      <w:r w:rsidR="006B74F2">
        <w:rPr>
          <w:color w:val="000000"/>
          <w:sz w:val="24"/>
          <w:szCs w:val="24"/>
        </w:rPr>
        <w:t xml:space="preserve">5 goli, zaledwie </w:t>
      </w:r>
      <w:r>
        <w:rPr>
          <w:color w:val="000000"/>
          <w:sz w:val="24"/>
          <w:szCs w:val="24"/>
        </w:rPr>
        <w:t>jeden</w:t>
      </w:r>
      <w:r w:rsidR="006B74F2">
        <w:rPr>
          <w:color w:val="000000"/>
          <w:sz w:val="24"/>
          <w:szCs w:val="24"/>
        </w:rPr>
        <w:t xml:space="preserve"> z </w:t>
      </w:r>
      <w:r>
        <w:rPr>
          <w:color w:val="000000"/>
          <w:sz w:val="24"/>
          <w:szCs w:val="24"/>
        </w:rPr>
        <w:t xml:space="preserve">piętnastu </w:t>
      </w:r>
      <w:r w:rsidR="006B74F2">
        <w:rPr>
          <w:color w:val="000000"/>
          <w:sz w:val="24"/>
          <w:szCs w:val="24"/>
        </w:rPr>
        <w:t xml:space="preserve"> rezultatów </w:t>
      </w:r>
      <w:r w:rsidR="001424EA">
        <w:rPr>
          <w:color w:val="000000"/>
          <w:sz w:val="24"/>
          <w:szCs w:val="24"/>
        </w:rPr>
        <w:t>jest remisowych</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49B40FF"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 xml:space="preserve">ligach częściej można spotkać ofensywny styl </w:t>
      </w:r>
      <w:r>
        <w:rPr>
          <w:color w:val="000000"/>
          <w:sz w:val="24"/>
          <w:szCs w:val="24"/>
        </w:rPr>
        <w:t>i piłkarzom zależy na dużej zdobyczy bramkowej, gdyż to wpływa na atrakcyjność meczy i przyciąga więcej kibiców. W innych częściej gra się bardziej zachowawczo, ponieważ to często pomaga w uzyskiwaniu dobrych wyników, co się przekłada na miejsce w tabeli. W dodatku niektóre narodowości słyną z tego, że są nadprzeciętne dobre w danej dziedzinie. Przykładowo zawodnik z Brazylii kojarzy się z dobrym dryblingiem, szybkością i wieloma walorami ofensywnymi, a włoskie kluby z przykuwaniem dużej uwagi do taktyki.</w:t>
      </w:r>
    </w:p>
    <w:p w14:paraId="6F09E121" w14:textId="0987DD76" w:rsidR="006B74F2" w:rsidRDefault="006B74F2" w:rsidP="00143D3A">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3"/>
                    <a:stretch>
                      <a:fillRect/>
                    </a:stretch>
                  </pic:blipFill>
                  <pic:spPr>
                    <a:xfrm>
                      <a:off x="0" y="0"/>
                      <a:ext cx="3791479" cy="5220429"/>
                    </a:xfrm>
                    <a:prstGeom prst="rect">
                      <a:avLst/>
                    </a:prstGeom>
                  </pic:spPr>
                </pic:pic>
              </a:graphicData>
            </a:graphic>
          </wp:inline>
        </w:drawing>
      </w:r>
    </w:p>
    <w:p w14:paraId="4C6B5CBF" w14:textId="2B89A991" w:rsidR="006B74F2" w:rsidRDefault="006B74F2" w:rsidP="00143D3A">
      <w:pPr>
        <w:jc w:val="both"/>
        <w:rPr>
          <w:color w:val="000000"/>
          <w:sz w:val="24"/>
          <w:szCs w:val="24"/>
        </w:rPr>
      </w:pPr>
      <w:r w:rsidRPr="00143D3A">
        <w:rPr>
          <w:i/>
          <w:iCs/>
          <w:color w:val="44546A" w:themeColor="text2"/>
        </w:rPr>
        <w:t xml:space="preserve">Rysunek </w:t>
      </w:r>
      <w:r w:rsidR="00764647" w:rsidRPr="00143D3A">
        <w:rPr>
          <w:i/>
          <w:iCs/>
          <w:color w:val="44546A" w:themeColor="text2"/>
        </w:rPr>
        <w:t>18</w:t>
      </w:r>
      <w:r w:rsidR="00776689">
        <w:rPr>
          <w:i/>
          <w:iCs/>
          <w:color w:val="44546A" w:themeColor="text2"/>
        </w:rPr>
        <w:t xml:space="preserve"> - </w:t>
      </w:r>
      <w:r w:rsidR="001424EA" w:rsidRPr="00143D3A">
        <w:rPr>
          <w:i/>
          <w:iCs/>
          <w:color w:val="44546A" w:themeColor="text2"/>
        </w:rPr>
        <w:t xml:space="preserve">procent </w:t>
      </w:r>
      <w:r w:rsidRPr="00143D3A">
        <w:rPr>
          <w:i/>
          <w:iCs/>
          <w:color w:val="44546A" w:themeColor="text2"/>
        </w:rPr>
        <w:t xml:space="preserve">remisów w danych ligach na dzień 2 grudnia 2022 roku </w:t>
      </w:r>
      <w:r w:rsidR="009E0A85" w:rsidRPr="00143D3A">
        <w:rPr>
          <w:i/>
          <w:iCs/>
          <w:color w:val="44546A" w:themeColor="text2"/>
        </w:rPr>
        <w:t>[</w:t>
      </w:r>
      <w:r w:rsidR="001424EA" w:rsidRPr="00143D3A">
        <w:rPr>
          <w:i/>
          <w:iCs/>
          <w:color w:val="44546A" w:themeColor="text2"/>
        </w:rPr>
        <w:t>11</w:t>
      </w:r>
      <w:r w:rsidR="009E0A85" w:rsidRPr="00143D3A">
        <w:rPr>
          <w:i/>
          <w:iCs/>
          <w:color w:val="44546A" w:themeColor="text2"/>
        </w:rPr>
        <w:t>]</w:t>
      </w:r>
      <w:r w:rsidR="00D046B8" w:rsidRPr="00143D3A">
        <w:rPr>
          <w:i/>
          <w:iCs/>
          <w:color w:val="44546A" w:themeColor="text2"/>
        </w:rPr>
        <w:t>.</w:t>
      </w:r>
    </w:p>
    <w:p w14:paraId="0AEE95BE" w14:textId="75FEEAEC" w:rsidR="006B74F2" w:rsidRDefault="006B74F2" w:rsidP="00776689">
      <w:pPr>
        <w:ind w:firstLine="708"/>
        <w:jc w:val="both"/>
        <w:rPr>
          <w:color w:val="000000"/>
          <w:sz w:val="24"/>
          <w:szCs w:val="24"/>
        </w:rPr>
      </w:pPr>
      <w:r>
        <w:rPr>
          <w:color w:val="000000"/>
          <w:sz w:val="24"/>
          <w:szCs w:val="24"/>
        </w:rPr>
        <w:t>Według danych portalu eprogresja.pl z dnia 2 grudnia 2022 roku</w:t>
      </w:r>
      <w:r w:rsidR="00D046B8">
        <w:rPr>
          <w:color w:val="000000"/>
          <w:sz w:val="24"/>
          <w:szCs w:val="24"/>
        </w:rPr>
        <w:t>]</w:t>
      </w:r>
      <w:r>
        <w:rPr>
          <w:color w:val="000000"/>
          <w:sz w:val="24"/>
          <w:szCs w:val="24"/>
        </w:rPr>
        <w:t xml:space="preserve"> najczęściej remis pada w bahrańskiej Premier League,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League, gdzie ten współczynnik jest równy 9.52%. Jak widać różnica zależna od ligi jest </w:t>
      </w:r>
      <w:r w:rsidR="001424EA">
        <w:rPr>
          <w:color w:val="000000"/>
          <w:sz w:val="24"/>
          <w:szCs w:val="24"/>
        </w:rPr>
        <w:t>ogromna</w:t>
      </w:r>
      <w:r>
        <w:rPr>
          <w:color w:val="000000"/>
          <w:sz w:val="24"/>
          <w:szCs w:val="24"/>
        </w:rPr>
        <w:t>.</w:t>
      </w:r>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angielska Premier League</w:t>
      </w:r>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francuska Ligue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45ADE555" w:rsidR="002670A5" w:rsidRPr="00143D3A" w:rsidRDefault="002670A5" w:rsidP="00143D3A">
      <w:pPr>
        <w:pStyle w:val="MojNormalny2"/>
        <w:ind w:firstLine="0"/>
        <w:rPr>
          <w:b/>
          <w:bCs/>
          <w:sz w:val="32"/>
          <w:szCs w:val="32"/>
        </w:rPr>
      </w:pPr>
      <w:r>
        <w:rPr>
          <w:b/>
          <w:bCs/>
          <w:sz w:val="32"/>
          <w:szCs w:val="32"/>
        </w:rPr>
        <w:t>3.1.1.1 Wyznaczenie zwycięzcy</w:t>
      </w:r>
    </w:p>
    <w:p w14:paraId="7BE02A78" w14:textId="3C76A416" w:rsidR="006B74F2" w:rsidRDefault="006B74F2" w:rsidP="00776689">
      <w:pPr>
        <w:ind w:firstLine="708"/>
        <w:jc w:val="both"/>
        <w:rPr>
          <w:color w:val="000000"/>
          <w:sz w:val="24"/>
          <w:szCs w:val="24"/>
        </w:rPr>
      </w:pPr>
      <w:r>
        <w:rPr>
          <w:color w:val="000000"/>
          <w:sz w:val="24"/>
          <w:szCs w:val="24"/>
        </w:rPr>
        <w:t xml:space="preserve">Pierwszym zadaniem aplikacji jest pobranie informacji dotyczących ostatnich meczy w Ekstraklasie. </w:t>
      </w:r>
      <w:r w:rsidR="009F3513">
        <w:rPr>
          <w:color w:val="000000"/>
          <w:sz w:val="24"/>
          <w:szCs w:val="24"/>
        </w:rPr>
        <w:t>Do uzyskania ich użyte zostało</w:t>
      </w:r>
      <w:r>
        <w:rPr>
          <w:color w:val="000000"/>
          <w:sz w:val="24"/>
          <w:szCs w:val="24"/>
        </w:rPr>
        <w:t xml:space="preserve"> API Flashscore. Za jego pomocą tworz</w:t>
      </w:r>
      <w:r w:rsidR="009F3513">
        <w:rPr>
          <w:color w:val="000000"/>
          <w:sz w:val="24"/>
          <w:szCs w:val="24"/>
        </w:rPr>
        <w:t xml:space="preserve">one zostają </w:t>
      </w:r>
      <w:r>
        <w:rPr>
          <w:color w:val="000000"/>
          <w:sz w:val="24"/>
          <w:szCs w:val="24"/>
        </w:rPr>
        <w:t xml:space="preserve"> ocen</w:t>
      </w:r>
      <w:r w:rsidR="009F3513">
        <w:rPr>
          <w:color w:val="000000"/>
          <w:sz w:val="24"/>
          <w:szCs w:val="24"/>
        </w:rPr>
        <w:t>y</w:t>
      </w:r>
      <w:r>
        <w:rPr>
          <w:color w:val="000000"/>
          <w:sz w:val="24"/>
          <w:szCs w:val="24"/>
        </w:rPr>
        <w:t xml:space="preserve"> siły drużyn, w podobny sposób </w:t>
      </w:r>
      <w:r w:rsidR="009F3513">
        <w:rPr>
          <w:color w:val="000000"/>
          <w:sz w:val="24"/>
          <w:szCs w:val="24"/>
        </w:rPr>
        <w:t>do</w:t>
      </w:r>
      <w:r>
        <w:rPr>
          <w:color w:val="000000"/>
          <w:sz w:val="24"/>
          <w:szCs w:val="24"/>
        </w:rPr>
        <w:t xml:space="preserve"> ranking</w:t>
      </w:r>
      <w:r w:rsidR="009F3513">
        <w:rPr>
          <w:color w:val="000000"/>
          <w:sz w:val="24"/>
          <w:szCs w:val="24"/>
        </w:rPr>
        <w:t>u</w:t>
      </w:r>
      <w:r>
        <w:rPr>
          <w:color w:val="000000"/>
          <w:sz w:val="24"/>
          <w:szCs w:val="24"/>
        </w:rPr>
        <w:t xml:space="preserve"> ELO. Ranking ten jest stosowany do określenia mocy reprezentacji narodowych w piłce nożnej. </w:t>
      </w:r>
      <w:r w:rsidR="009F3513">
        <w:rPr>
          <w:color w:val="000000"/>
          <w:sz w:val="24"/>
          <w:szCs w:val="24"/>
        </w:rPr>
        <w:t xml:space="preserve">Oficjalny ranking federacji piłki kobiecej jest oparty na tym systemie. </w:t>
      </w:r>
      <w:r>
        <w:rPr>
          <w:color w:val="000000"/>
          <w:sz w:val="24"/>
          <w:szCs w:val="24"/>
        </w:rPr>
        <w:t xml:space="preserve">W przypadku reprezentacji narodowych stosuje się go na podstawie </w:t>
      </w:r>
      <w:r w:rsidR="009F3513">
        <w:rPr>
          <w:color w:val="000000"/>
          <w:sz w:val="24"/>
          <w:szCs w:val="24"/>
        </w:rPr>
        <w:t>trzydziestu lub większej ilości</w:t>
      </w:r>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rsidP="00143D3A">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6686550"/>
                    </a:xfrm>
                    <a:prstGeom prst="rect">
                      <a:avLst/>
                    </a:prstGeom>
                  </pic:spPr>
                </pic:pic>
              </a:graphicData>
            </a:graphic>
          </wp:inline>
        </w:drawing>
      </w:r>
    </w:p>
    <w:p w14:paraId="081A33B9" w14:textId="063AF86B" w:rsidR="006B74F2" w:rsidRPr="00CF30D5" w:rsidRDefault="006B74F2" w:rsidP="00776689">
      <w:pPr>
        <w:pStyle w:val="Legenda"/>
        <w:jc w:val="center"/>
      </w:pPr>
      <w:r w:rsidRPr="00143D3A">
        <w:rPr>
          <w:i w:val="0"/>
          <w:iCs w:val="0"/>
          <w:sz w:val="22"/>
          <w:szCs w:val="22"/>
        </w:rPr>
        <w:t xml:space="preserve">Rysunek </w:t>
      </w:r>
      <w:r w:rsidR="00764647" w:rsidRPr="00143D3A">
        <w:rPr>
          <w:i w:val="0"/>
          <w:iCs w:val="0"/>
          <w:sz w:val="22"/>
          <w:szCs w:val="22"/>
        </w:rPr>
        <w:t>19</w:t>
      </w:r>
      <w:r w:rsidRPr="00143D3A">
        <w:rPr>
          <w:i w:val="0"/>
          <w:iCs w:val="0"/>
          <w:sz w:val="22"/>
          <w:szCs w:val="22"/>
        </w:rPr>
        <w:t xml:space="preserve"> - Ranking ELO męskich drużyn narodowych na dzień 3 grudnia 2022 roku </w:t>
      </w:r>
      <w:r w:rsidR="009E0A85" w:rsidRPr="00143D3A">
        <w:rPr>
          <w:i w:val="0"/>
          <w:iCs w:val="0"/>
          <w:sz w:val="22"/>
          <w:szCs w:val="22"/>
        </w:rPr>
        <w:t>[</w:t>
      </w:r>
      <w:r w:rsidR="009F3513" w:rsidRPr="00143D3A">
        <w:rPr>
          <w:i w:val="0"/>
          <w:iCs w:val="0"/>
          <w:sz w:val="22"/>
          <w:szCs w:val="22"/>
        </w:rPr>
        <w:t>12</w:t>
      </w:r>
      <w:r w:rsidR="009E0A85" w:rsidRPr="00143D3A">
        <w:rPr>
          <w:i w:val="0"/>
          <w:iCs w:val="0"/>
          <w:sz w:val="22"/>
          <w:szCs w:val="22"/>
        </w:rPr>
        <w:t>]</w:t>
      </w:r>
    </w:p>
    <w:p w14:paraId="7D371C9B" w14:textId="77777777"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drużyn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 sezonie 2022/2023. Po szóstej kolejce, dzięki dobrej dyspozycji, zostali liderem tabeli. Jednak po przerwie zimowej, ich forma znacząco uległa pogorszeniu. </w:t>
      </w:r>
    </w:p>
    <w:p w14:paraId="421E4193" w14:textId="5B3AE655" w:rsidR="002420F2" w:rsidRPr="00776689" w:rsidRDefault="002420F2" w:rsidP="00776689">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5"/>
                    <a:stretch>
                      <a:fillRect/>
                    </a:stretch>
                  </pic:blipFill>
                  <pic:spPr>
                    <a:xfrm>
                      <a:off x="0" y="0"/>
                      <a:ext cx="5760720" cy="3087370"/>
                    </a:xfrm>
                    <a:prstGeom prst="rect">
                      <a:avLst/>
                    </a:prstGeom>
                  </pic:spPr>
                </pic:pic>
              </a:graphicData>
            </a:graphic>
          </wp:inline>
        </w:drawing>
      </w:r>
      <w:r w:rsidRPr="00143D3A">
        <w:rPr>
          <w:i/>
          <w:iCs/>
          <w:color w:val="44546A" w:themeColor="text2"/>
        </w:rPr>
        <w:t>Rysunek 20 – Tabela za okres 15 lipca 2022 – 22 sierpnia 2022 w Ekstraklasie [13]</w:t>
      </w:r>
    </w:p>
    <w:p w14:paraId="31D560D3" w14:textId="786B0580" w:rsidR="002420F2" w:rsidRPr="00776689" w:rsidRDefault="002420F2" w:rsidP="00776689">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6"/>
                    <a:stretch>
                      <a:fillRect/>
                    </a:stretch>
                  </pic:blipFill>
                  <pic:spPr>
                    <a:xfrm>
                      <a:off x="0" y="0"/>
                      <a:ext cx="5760720" cy="2862580"/>
                    </a:xfrm>
                    <a:prstGeom prst="rect">
                      <a:avLst/>
                    </a:prstGeom>
                  </pic:spPr>
                </pic:pic>
              </a:graphicData>
            </a:graphic>
          </wp:inline>
        </w:drawing>
      </w:r>
      <w:r w:rsidRPr="00143D3A">
        <w:rPr>
          <w:i/>
          <w:iCs/>
          <w:color w:val="44546A" w:themeColor="text2"/>
        </w:rPr>
        <w:t>Rysunek 21 – Tabela za okres 27 stycznia 2023 – 7 marca 2023 [13]</w:t>
      </w:r>
    </w:p>
    <w:p w14:paraId="703F043D" w14:textId="3777BE0E"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w:t>
      </w:r>
      <w:ins w:id="21" w:author="Kuba Fa" w:date="2023-03-19T23:31:00Z">
        <w:r w:rsidR="006628E2">
          <w:rPr>
            <w:color w:val="000000"/>
            <w:sz w:val="24"/>
            <w:szCs w:val="24"/>
          </w:rPr>
          <w:t xml:space="preserve">powinien mieć </w:t>
        </w:r>
      </w:ins>
      <w:del w:id="22" w:author="Kuba Fa" w:date="2023-03-19T23:31:00Z">
        <w:r w:rsidDel="006628E2">
          <w:rPr>
            <w:color w:val="000000"/>
            <w:sz w:val="24"/>
            <w:szCs w:val="24"/>
          </w:rPr>
          <w:delText xml:space="preserve">ma </w:delText>
        </w:r>
      </w:del>
      <w:r>
        <w:rPr>
          <w:color w:val="000000"/>
          <w:sz w:val="24"/>
          <w:szCs w:val="24"/>
        </w:rPr>
        <w:t xml:space="preserve">wpływu na </w:t>
      </w:r>
      <w:del w:id="23" w:author="Kuba Fa" w:date="2023-03-19T23:32:00Z">
        <w:r w:rsidDel="006628E2">
          <w:rPr>
            <w:color w:val="000000"/>
            <w:sz w:val="24"/>
            <w:szCs w:val="24"/>
          </w:rPr>
          <w:delText>przewidywan</w:delText>
        </w:r>
      </w:del>
      <w:del w:id="24" w:author="Kuba Fa" w:date="2023-03-19T23:31:00Z">
        <w:r w:rsidDel="006628E2">
          <w:rPr>
            <w:color w:val="000000"/>
            <w:sz w:val="24"/>
            <w:szCs w:val="24"/>
          </w:rPr>
          <w:delText>ie</w:delText>
        </w:r>
      </w:del>
      <w:r>
        <w:rPr>
          <w:color w:val="000000"/>
          <w:sz w:val="24"/>
          <w:szCs w:val="24"/>
        </w:rPr>
        <w:t xml:space="preserve"> wynik</w:t>
      </w:r>
      <w:del w:id="25" w:author="Kuba Fa" w:date="2023-03-19T23:32:00Z">
        <w:r w:rsidDel="006628E2">
          <w:rPr>
            <w:color w:val="000000"/>
            <w:sz w:val="24"/>
            <w:szCs w:val="24"/>
          </w:rPr>
          <w:delText>u</w:delText>
        </w:r>
      </w:del>
      <w:r>
        <w:rPr>
          <w:color w:val="000000"/>
          <w:sz w:val="24"/>
          <w:szCs w:val="24"/>
        </w:rPr>
        <w:t xml:space="preserve"> z obecnego okresu i nie zakłóca obrazu okresie jak rok wyniki są zupełnie odmienne w stosunku do dzisiejszych, zarówno pod względem zdobyczy punktowej, jak i bilansu bramkowego. </w:t>
      </w:r>
    </w:p>
    <w:p w14:paraId="3C9295AA" w14:textId="77777777" w:rsidR="006B74F2" w:rsidRDefault="006B74F2" w:rsidP="006B74F2">
      <w:pPr>
        <w:rPr>
          <w:color w:val="000000"/>
          <w:sz w:val="24"/>
          <w:szCs w:val="24"/>
        </w:rPr>
      </w:pPr>
    </w:p>
    <w:p w14:paraId="5E847E30" w14:textId="77777777" w:rsidR="006B74F2" w:rsidRDefault="006B74F2" w:rsidP="00143D3A">
      <w:pPr>
        <w:keepNext/>
        <w:jc w:val="center"/>
      </w:pPr>
      <w:r w:rsidRPr="00586748">
        <w:rPr>
          <w:noProof/>
          <w:color w:val="000000"/>
          <w:sz w:val="24"/>
          <w:szCs w:val="24"/>
        </w:rPr>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7"/>
                    <a:stretch>
                      <a:fillRect/>
                    </a:stretch>
                  </pic:blipFill>
                  <pic:spPr>
                    <a:xfrm>
                      <a:off x="0" y="0"/>
                      <a:ext cx="3124636" cy="3677163"/>
                    </a:xfrm>
                    <a:prstGeom prst="rect">
                      <a:avLst/>
                    </a:prstGeom>
                  </pic:spPr>
                </pic:pic>
              </a:graphicData>
            </a:graphic>
          </wp:inline>
        </w:drawing>
      </w:r>
    </w:p>
    <w:p w14:paraId="161E248C" w14:textId="70446EF6" w:rsidR="006B74F2" w:rsidRDefault="006B74F2" w:rsidP="00776689">
      <w:pPr>
        <w:pStyle w:val="Legenda"/>
        <w:jc w:val="center"/>
        <w:rPr>
          <w:color w:val="000000"/>
          <w:sz w:val="24"/>
          <w:szCs w:val="24"/>
        </w:rPr>
      </w:pPr>
      <w:r w:rsidRPr="00143D3A">
        <w:rPr>
          <w:i w:val="0"/>
          <w:iCs w:val="0"/>
          <w:sz w:val="22"/>
          <w:szCs w:val="22"/>
        </w:rPr>
        <w:t>Rysunek 2</w:t>
      </w:r>
      <w:r w:rsidR="002420F2" w:rsidRPr="00143D3A">
        <w:rPr>
          <w:i w:val="0"/>
          <w:iCs w:val="0"/>
          <w:sz w:val="22"/>
          <w:szCs w:val="22"/>
        </w:rPr>
        <w:t>2</w:t>
      </w:r>
      <w:r w:rsidRPr="00143D3A">
        <w:rPr>
          <w:i w:val="0"/>
          <w:iCs w:val="0"/>
          <w:sz w:val="22"/>
          <w:szCs w:val="22"/>
        </w:rPr>
        <w:t xml:space="preserve"> - metoda obliczania punktów ELO </w:t>
      </w:r>
      <w:r w:rsidR="009E0A85" w:rsidRPr="00143D3A">
        <w:rPr>
          <w:i w:val="0"/>
          <w:iCs w:val="0"/>
          <w:sz w:val="22"/>
          <w:szCs w:val="22"/>
        </w:rPr>
        <w:t>[</w:t>
      </w:r>
      <w:r w:rsidR="00813B29" w:rsidRPr="00143D3A">
        <w:rPr>
          <w:i w:val="0"/>
          <w:iCs w:val="0"/>
          <w:sz w:val="22"/>
          <w:szCs w:val="22"/>
        </w:rPr>
        <w:t>14</w:t>
      </w:r>
      <w:r w:rsidR="009E0A85" w:rsidRPr="00143D3A">
        <w:rPr>
          <w:i w:val="0"/>
          <w:iCs w:val="0"/>
          <w:sz w:val="22"/>
          <w:szCs w:val="22"/>
        </w:rPr>
        <w:t>]</w:t>
      </w:r>
    </w:p>
    <w:p w14:paraId="1D6CBDD8" w14:textId="5F89FB6A" w:rsidR="006B74F2" w:rsidRDefault="006B74F2" w:rsidP="00776689">
      <w:pPr>
        <w:ind w:firstLine="708"/>
        <w:jc w:val="both"/>
        <w:rPr>
          <w:color w:val="000000"/>
          <w:sz w:val="24"/>
          <w:szCs w:val="24"/>
        </w:rPr>
      </w:pPr>
      <w:r>
        <w:rPr>
          <w:color w:val="000000"/>
          <w:sz w:val="24"/>
          <w:szCs w:val="24"/>
        </w:rPr>
        <w:t>W rankingu ELO indeksem ważności oznaczana jest ranga meczu. W przypadku spotkania podczas mistrzostw świata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które drużyna zajmie miejsce w tabeli</w:t>
      </w:r>
      <w:r w:rsidR="00813B29">
        <w:rPr>
          <w:color w:val="000000"/>
          <w:sz w:val="24"/>
          <w:szCs w:val="24"/>
        </w:rPr>
        <w:t>. To przekłada się na to</w:t>
      </w:r>
      <w:r>
        <w:rPr>
          <w:color w:val="000000"/>
          <w:sz w:val="24"/>
          <w:szCs w:val="24"/>
        </w:rPr>
        <w:t xml:space="preserve"> czy się utrzyma w lidze, bądź awansuje. </w:t>
      </w:r>
      <w:r w:rsidR="00813B29">
        <w:rPr>
          <w:color w:val="000000"/>
          <w:sz w:val="24"/>
          <w:szCs w:val="24"/>
        </w:rPr>
        <w:t>Aplikacja weryfikuje</w:t>
      </w:r>
      <w:r>
        <w:rPr>
          <w:color w:val="000000"/>
          <w:sz w:val="24"/>
          <w:szCs w:val="24"/>
        </w:rPr>
        <w:t xml:space="preserve"> formę drużyny, a w ocenieniu tego pomagają ostatnie mecze, szczególnie te które </w:t>
      </w:r>
      <w:r w:rsidR="009571CC">
        <w:rPr>
          <w:color w:val="000000"/>
          <w:sz w:val="24"/>
          <w:szCs w:val="24"/>
        </w:rPr>
        <w:t xml:space="preserve"> odbywały się w mniejszym odstępie czasowym od obecnej daty</w:t>
      </w:r>
      <w:r>
        <w:rPr>
          <w:color w:val="000000"/>
          <w:sz w:val="24"/>
          <w:szCs w:val="24"/>
        </w:rPr>
        <w:t xml:space="preserve">. </w:t>
      </w:r>
      <w:r w:rsidR="009571CC">
        <w:rPr>
          <w:color w:val="000000"/>
          <w:sz w:val="24"/>
          <w:szCs w:val="24"/>
        </w:rPr>
        <w:t xml:space="preserve">  System, który przy testowaniu dawał najlepsze efekty wygląda następująco:</w:t>
      </w:r>
    </w:p>
    <w:p w14:paraId="6FBBB6AC" w14:textId="4B7EFE61"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r w:rsidR="00D046B8">
        <w:rPr>
          <w:color w:val="000000"/>
          <w:sz w:val="24"/>
          <w:szCs w:val="24"/>
        </w:rPr>
        <w:t xml:space="preserve"> </w:t>
      </w:r>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3CBF0758"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 punktacji jest teren rozgrywania spotkania</w:t>
      </w:r>
      <w:r w:rsidR="006B74F2" w:rsidRPr="00776689">
        <w:rPr>
          <w:sz w:val="24"/>
          <w:szCs w:val="24"/>
        </w:rPr>
        <w:t xml:space="preserve">. W analizie statycznej Ekstraklasy z sezonu 2021/2022 można znaleźć informacje </w:t>
      </w:r>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42557D5B" w:rsidR="006B74F2" w:rsidRDefault="006B74F2" w:rsidP="00776689">
      <w:pPr>
        <w:ind w:firstLine="708"/>
        <w:jc w:val="both"/>
        <w:rPr>
          <w:color w:val="000000"/>
          <w:sz w:val="24"/>
          <w:szCs w:val="24"/>
        </w:rPr>
      </w:pPr>
      <w:r>
        <w:rPr>
          <w:color w:val="000000"/>
          <w:sz w:val="24"/>
          <w:szCs w:val="24"/>
        </w:rPr>
        <w:t xml:space="preserve">Stosunek zwycięstw gości do gospodarzy wynosi 64,(4)%. W lidze </w:t>
      </w:r>
      <w:r w:rsidR="00B12AC4">
        <w:rPr>
          <w:color w:val="000000"/>
          <w:sz w:val="24"/>
          <w:szCs w:val="24"/>
        </w:rPr>
        <w:t>każda drużyna rozgrywa ze sobą po dwa mecze,</w:t>
      </w:r>
      <w:r>
        <w:rPr>
          <w:color w:val="000000"/>
          <w:sz w:val="24"/>
          <w:szCs w:val="24"/>
        </w:rPr>
        <w:t xml:space="preserve"> zarówno na swoim jak i wyjazdowym terenie. </w:t>
      </w:r>
      <w:r w:rsidR="00B12AC4">
        <w:rPr>
          <w:color w:val="000000"/>
          <w:sz w:val="24"/>
          <w:szCs w:val="24"/>
        </w:rPr>
        <w:t>Widoczna jest</w:t>
      </w:r>
      <w:r>
        <w:rPr>
          <w:color w:val="000000"/>
          <w:sz w:val="24"/>
          <w:szCs w:val="24"/>
        </w:rPr>
        <w:t xml:space="preserve"> spor</w:t>
      </w:r>
      <w:r w:rsidR="00B12AC4">
        <w:rPr>
          <w:color w:val="000000"/>
          <w:sz w:val="24"/>
          <w:szCs w:val="24"/>
        </w:rPr>
        <w:t>a</w:t>
      </w:r>
      <w:r>
        <w:rPr>
          <w:color w:val="000000"/>
          <w:sz w:val="24"/>
          <w:szCs w:val="24"/>
        </w:rPr>
        <w:t xml:space="preserve"> zależność wyniku od miejsca w którym spotkanie jest rozgrywane. Około 1/3 wyników spotkań </w:t>
      </w:r>
      <w:r w:rsidR="00B12AC4">
        <w:rPr>
          <w:color w:val="000000"/>
          <w:sz w:val="24"/>
          <w:szCs w:val="24"/>
        </w:rPr>
        <w:t xml:space="preserve">kończy się sukcesem </w:t>
      </w:r>
      <w:r>
        <w:rPr>
          <w:color w:val="000000"/>
          <w:sz w:val="24"/>
          <w:szCs w:val="24"/>
        </w:rPr>
        <w:t xml:space="preserve"> gospodarzy ze względu na swoje boisko, kibiców i brak konieczności odbywania podróży</w:t>
      </w:r>
      <w:r w:rsidR="00B12AC4">
        <w:rPr>
          <w:color w:val="000000"/>
          <w:sz w:val="24"/>
          <w:szCs w:val="24"/>
        </w:rPr>
        <w:t xml:space="preserve"> przed spotkaniem</w:t>
      </w:r>
      <w:r>
        <w:rPr>
          <w:color w:val="000000"/>
          <w:sz w:val="24"/>
          <w:szCs w:val="24"/>
        </w:rPr>
        <w:t>. Jednak</w:t>
      </w:r>
      <w:r w:rsidR="00B12AC4">
        <w:rPr>
          <w:color w:val="000000"/>
          <w:sz w:val="24"/>
          <w:szCs w:val="24"/>
        </w:rPr>
        <w:t xml:space="preserve"> ta sytuacja raz jest większym, a raz mniejszym atutem</w:t>
      </w:r>
      <w:r>
        <w:rPr>
          <w:color w:val="000000"/>
          <w:sz w:val="24"/>
          <w:szCs w:val="24"/>
        </w:rPr>
        <w:t>.</w:t>
      </w:r>
      <w:r w:rsidR="00B12AC4">
        <w:rPr>
          <w:color w:val="000000"/>
          <w:sz w:val="24"/>
          <w:szCs w:val="24"/>
        </w:rPr>
        <w:t xml:space="preserve"> Zależne jest to od drużyny.</w:t>
      </w:r>
      <w:r>
        <w:rPr>
          <w:color w:val="000000"/>
          <w:sz w:val="24"/>
          <w:szCs w:val="24"/>
        </w:rPr>
        <w:t xml:space="preserve"> W sezonie 2021/2022 aż 15 na 18 zespołów zdobyło więcej punktów u siebie względem meczów na wyjeździe. </w:t>
      </w:r>
      <w:r w:rsidR="00B12AC4">
        <w:rPr>
          <w:color w:val="000000"/>
          <w:sz w:val="24"/>
          <w:szCs w:val="24"/>
        </w:rPr>
        <w:t xml:space="preserve"> U niektórych zespołów widać było dużą dysproporcje pomiędzy ilością punktów u siebie i na wyjeździe </w:t>
      </w:r>
      <w:r>
        <w:rPr>
          <w:color w:val="000000"/>
          <w:sz w:val="24"/>
          <w:szCs w:val="24"/>
        </w:rPr>
        <w:t xml:space="preserve">. Dobrym przykładem jest 40 zdobytych punktów Lechii Gdańsk u siebie i tylko 17 na obcym boisku. Podobnie Wisła z dorobkiem 35 punktów w Płocku i 13 oczek na wyjazdach. Zdarzają się jednak sytuacje, w których drużynom lepiej się gra na innym boisku, niż tym gdzie formalnie są gospodarzem.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0B12AC4">
        <w:rPr>
          <w:color w:val="000000"/>
          <w:sz w:val="24"/>
          <w:szCs w:val="24"/>
        </w:rPr>
        <w:t xml:space="preserve">Warty </w:t>
      </w:r>
      <w:r>
        <w:rPr>
          <w:color w:val="000000"/>
          <w:sz w:val="24"/>
          <w:szCs w:val="24"/>
        </w:rPr>
        <w:t xml:space="preserve">wynosił 18:24. Po rundzie jesiennej kolejnego sezonu, czyli po rozegraniu połowy spotkań, ta różnica jest sporo większa i wynosi 6:19. Mając na uwadze powyższe statystyki </w:t>
      </w:r>
      <w:r w:rsidR="00B12AC4">
        <w:rPr>
          <w:color w:val="000000"/>
          <w:sz w:val="24"/>
          <w:szCs w:val="24"/>
        </w:rPr>
        <w:t>system</w:t>
      </w:r>
      <w:r>
        <w:rPr>
          <w:color w:val="000000"/>
          <w:sz w:val="24"/>
          <w:szCs w:val="24"/>
        </w:rPr>
        <w:t xml:space="preserve"> prócz punktów mających określić formę w ostatnich 15 meczach do rankingu klubu</w:t>
      </w:r>
      <w:r w:rsidR="00B12AC4">
        <w:rPr>
          <w:color w:val="000000"/>
          <w:sz w:val="24"/>
          <w:szCs w:val="24"/>
        </w:rPr>
        <w:t xml:space="preserve">, </w:t>
      </w:r>
      <w:r>
        <w:rPr>
          <w:color w:val="000000"/>
          <w:sz w:val="24"/>
          <w:szCs w:val="24"/>
        </w:rPr>
        <w:t>wlicza</w:t>
      </w:r>
      <w:r w:rsidR="00B12AC4">
        <w:rPr>
          <w:color w:val="000000"/>
          <w:sz w:val="24"/>
          <w:szCs w:val="24"/>
        </w:rPr>
        <w:t>na jest</w:t>
      </w:r>
      <w:r>
        <w:rPr>
          <w:color w:val="000000"/>
          <w:sz w:val="24"/>
          <w:szCs w:val="24"/>
        </w:rPr>
        <w:t xml:space="preserve"> form</w:t>
      </w:r>
      <w:r w:rsidR="00B12AC4">
        <w:rPr>
          <w:color w:val="000000"/>
          <w:sz w:val="24"/>
          <w:szCs w:val="24"/>
        </w:rPr>
        <w:t>a</w:t>
      </w:r>
      <w:r>
        <w:rPr>
          <w:color w:val="000000"/>
          <w:sz w:val="24"/>
          <w:szCs w:val="24"/>
        </w:rPr>
        <w:t xml:space="preserve"> zespołu w </w:t>
      </w:r>
      <w:r w:rsidR="003A3545">
        <w:rPr>
          <w:color w:val="000000"/>
          <w:sz w:val="24"/>
          <w:szCs w:val="24"/>
        </w:rPr>
        <w:t>miejscu,</w:t>
      </w:r>
      <w:r>
        <w:rPr>
          <w:color w:val="000000"/>
          <w:sz w:val="24"/>
          <w:szCs w:val="24"/>
        </w:rPr>
        <w:t xml:space="preserve"> gdzie będzie się odbywał</w:t>
      </w:r>
      <w:r w:rsidR="00B12AC4">
        <w:rPr>
          <w:color w:val="000000"/>
          <w:sz w:val="24"/>
          <w:szCs w:val="24"/>
        </w:rPr>
        <w:t xml:space="preserve"> szacowany</w:t>
      </w:r>
      <w:r>
        <w:rPr>
          <w:color w:val="000000"/>
          <w:sz w:val="24"/>
          <w:szCs w:val="24"/>
        </w:rPr>
        <w:t xml:space="preserve"> mecz. Jeśli drużyna gra kolejny mecz u siebie, 1/3 punktów w rankingu będzie zależna od </w:t>
      </w:r>
      <w:r w:rsidR="00B12AC4">
        <w:rPr>
          <w:color w:val="000000"/>
          <w:sz w:val="24"/>
          <w:szCs w:val="24"/>
        </w:rPr>
        <w:t xml:space="preserve">ilości punktów w </w:t>
      </w:r>
      <w:r>
        <w:rPr>
          <w:color w:val="000000"/>
          <w:sz w:val="24"/>
          <w:szCs w:val="24"/>
        </w:rPr>
        <w:t xml:space="preserve">ostatnich 5 </w:t>
      </w:r>
      <w:r w:rsidR="00B12AC4">
        <w:rPr>
          <w:color w:val="000000"/>
          <w:sz w:val="24"/>
          <w:szCs w:val="24"/>
        </w:rPr>
        <w:t xml:space="preserve">domowych </w:t>
      </w:r>
      <w:r>
        <w:rPr>
          <w:color w:val="000000"/>
          <w:sz w:val="24"/>
          <w:szCs w:val="24"/>
        </w:rPr>
        <w:t>spotka</w:t>
      </w:r>
      <w:r w:rsidR="00B12AC4">
        <w:rPr>
          <w:color w:val="000000"/>
          <w:sz w:val="24"/>
          <w:szCs w:val="24"/>
        </w:rPr>
        <w:t>niach</w:t>
      </w:r>
      <w:r>
        <w:rPr>
          <w:color w:val="000000"/>
          <w:sz w:val="24"/>
          <w:szCs w:val="24"/>
        </w:rPr>
        <w:t>. Analogicznie w przypadku spotkań wyjazdowych. Ogólny wzór na obliczanie punktów w rankingu, który będzie miał zakres procentowy, czyli wartości od 0 do 100 jest następujący:</w:t>
      </w:r>
    </w:p>
    <w:p w14:paraId="3FEFF38C" w14:textId="6ABB331D" w:rsidR="006B74F2" w:rsidRDefault="006B74F2" w:rsidP="00143D3A">
      <w:pPr>
        <w:ind w:left="708"/>
        <w:rPr>
          <w:color w:val="000000"/>
          <w:sz w:val="24"/>
          <w:szCs w:val="24"/>
        </w:rPr>
      </w:pPr>
      <w:r w:rsidRPr="00776689">
        <w:rPr>
          <w:b/>
          <w:bCs/>
          <w:color w:val="000000"/>
          <w:sz w:val="24"/>
          <w:szCs w:val="24"/>
        </w:rPr>
        <w:t>PP = ((2*(PO/45)+(PT/15))/3)*100</w:t>
      </w:r>
      <w:r>
        <w:rPr>
          <w:color w:val="000000"/>
          <w:sz w:val="24"/>
          <w:szCs w:val="24"/>
        </w:rPr>
        <w:t>, gdzie</w:t>
      </w:r>
      <w:r w:rsidR="00832E2D">
        <w:rPr>
          <w:color w:val="000000"/>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77777777" w:rsidR="006B74F2" w:rsidRDefault="006B74F2" w:rsidP="00143D3A">
      <w:pPr>
        <w:ind w:left="708"/>
        <w:rPr>
          <w:color w:val="000000"/>
          <w:sz w:val="24"/>
          <w:szCs w:val="24"/>
        </w:rPr>
      </w:pPr>
      <w:r w:rsidRPr="006A57D6">
        <w:rPr>
          <w:b/>
          <w:bCs/>
          <w:color w:val="000000"/>
          <w:sz w:val="24"/>
          <w:szCs w:val="24"/>
        </w:rPr>
        <w:t>PO</w:t>
      </w:r>
      <w:r>
        <w:rPr>
          <w:color w:val="000000"/>
          <w:sz w:val="24"/>
          <w:szCs w:val="24"/>
        </w:rPr>
        <w:t xml:space="preserve"> – punkty ogólne, czyli liczba punktów w ostatnich 15 meczach pomnożona razy indeks ważność meczu k(wzór powyżej, uśredniona wartość równa 1), 45 to maksymalna wartość po,</w:t>
      </w:r>
    </w:p>
    <w:p w14:paraId="379DDF76" w14:textId="0A00F1DA"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w:t>
      </w:r>
      <w:r w:rsidR="0057267B">
        <w:rPr>
          <w:color w:val="000000"/>
          <w:sz w:val="24"/>
          <w:szCs w:val="24"/>
        </w:rPr>
        <w:t xml:space="preserve">, </w:t>
      </w:r>
      <w:r>
        <w:rPr>
          <w:color w:val="000000"/>
          <w:sz w:val="24"/>
          <w:szCs w:val="24"/>
        </w:rPr>
        <w:t>gdzie dana drużyna gra, 15 to maksymalna wartość pt</w:t>
      </w:r>
      <w:r w:rsidR="002670A5">
        <w:rPr>
          <w:color w:val="000000"/>
          <w:sz w:val="24"/>
          <w:szCs w:val="24"/>
        </w:rPr>
        <w:t>.</w:t>
      </w:r>
    </w:p>
    <w:p w14:paraId="3E927F91" w14:textId="79FE2B8B" w:rsidR="006B74F2" w:rsidRDefault="00B12AC4" w:rsidP="006A57D6">
      <w:pPr>
        <w:ind w:firstLine="360"/>
        <w:jc w:val="both"/>
        <w:rPr>
          <w:color w:val="000000"/>
          <w:sz w:val="24"/>
          <w:szCs w:val="24"/>
        </w:rPr>
      </w:pPr>
      <w:r>
        <w:rPr>
          <w:color w:val="000000"/>
          <w:sz w:val="24"/>
          <w:szCs w:val="24"/>
        </w:rPr>
        <w:t>Celem</w:t>
      </w:r>
      <w:r w:rsidR="006B74F2">
        <w:rPr>
          <w:color w:val="000000"/>
          <w:sz w:val="24"/>
          <w:szCs w:val="24"/>
        </w:rPr>
        <w:t xml:space="preserve"> aplikacji nie jest tylko i wyłącznie wygenerowanie siły drużyny, lecz wynik w spotkaniu z drużyną przeciwną. Aby </w:t>
      </w:r>
      <w:ins w:id="26" w:author="Kuba Fa" w:date="2023-03-19T23:32:00Z">
        <w:r w:rsidR="006628E2">
          <w:rPr>
            <w:color w:val="000000"/>
            <w:sz w:val="24"/>
            <w:szCs w:val="24"/>
          </w:rPr>
          <w:t>typować</w:t>
        </w:r>
      </w:ins>
      <w:del w:id="27" w:author="Kuba Fa" w:date="2023-03-19T23:32:00Z">
        <w:r w:rsidR="006B74F2" w:rsidDel="006628E2">
          <w:rPr>
            <w:color w:val="000000"/>
            <w:sz w:val="24"/>
            <w:szCs w:val="24"/>
          </w:rPr>
          <w:delText>próbować przewidywać</w:delText>
        </w:r>
      </w:del>
      <w:r w:rsidR="006B74F2">
        <w:rPr>
          <w:color w:val="000000"/>
          <w:sz w:val="24"/>
          <w:szCs w:val="24"/>
        </w:rPr>
        <w:t xml:space="preserve"> jakim wynikiem zakończy się spotkanie potrzebne są informacje o tym</w:t>
      </w:r>
      <w:r>
        <w:rPr>
          <w:color w:val="000000"/>
          <w:sz w:val="24"/>
          <w:szCs w:val="24"/>
        </w:rPr>
        <w:t>,</w:t>
      </w:r>
      <w:r w:rsidR="006B74F2">
        <w:rPr>
          <w:color w:val="000000"/>
          <w:sz w:val="24"/>
          <w:szCs w:val="24"/>
        </w:rPr>
        <w:t xml:space="preserve"> która drużyna wygra spotkanie, jaka będzie różnica bramkowa i ile bramek padnie. W piłce nożnej dosyć często dochodzi do remisów i trzeba je też brać pod uwagę przy </w:t>
      </w:r>
      <w:ins w:id="28" w:author="Kuba Fa" w:date="2023-03-19T23:25:00Z">
        <w:r w:rsidR="00D8403B">
          <w:rPr>
            <w:color w:val="000000"/>
            <w:sz w:val="24"/>
            <w:szCs w:val="24"/>
          </w:rPr>
          <w:t>typowaniach</w:t>
        </w:r>
      </w:ins>
      <w:del w:id="29" w:author="Kuba Fa" w:date="2023-03-19T23:25:00Z">
        <w:r w:rsidR="006B74F2" w:rsidDel="00D8403B">
          <w:rPr>
            <w:color w:val="000000"/>
            <w:sz w:val="24"/>
            <w:szCs w:val="24"/>
          </w:rPr>
          <w:delText>predykcjach</w:delText>
        </w:r>
      </w:del>
      <w:r w:rsidR="006B74F2">
        <w:rPr>
          <w:color w:val="000000"/>
          <w:sz w:val="24"/>
          <w:szCs w:val="24"/>
        </w:rPr>
        <w:t xml:space="preserve">. Przy obliczaniu tylu działań </w:t>
      </w:r>
      <w:del w:id="30" w:author="Kuba Fa" w:date="2023-03-19T23:21:00Z">
        <w:r w:rsidR="006B74F2" w:rsidDel="00EC49E6">
          <w:rPr>
            <w:color w:val="000000"/>
            <w:sz w:val="24"/>
            <w:szCs w:val="24"/>
          </w:rPr>
          <w:delText>mało prawdopodobne jest, że</w:delText>
        </w:r>
      </w:del>
      <w:ins w:id="31" w:author="Kuba Fa" w:date="2023-03-19T23:21:00Z">
        <w:r w:rsidR="00EC49E6">
          <w:rPr>
            <w:color w:val="000000"/>
            <w:sz w:val="24"/>
            <w:szCs w:val="24"/>
          </w:rPr>
          <w:t>rzadko się będą zdarzać sytuacje, gdy</w:t>
        </w:r>
      </w:ins>
      <w:r w:rsidR="006B74F2">
        <w:rPr>
          <w:color w:val="000000"/>
          <w:sz w:val="24"/>
          <w:szCs w:val="24"/>
        </w:rPr>
        <w:t xml:space="preserve"> siła obu drużyn będzie identyczna. W </w:t>
      </w:r>
      <w:r w:rsidR="006B74F2">
        <w:rPr>
          <w:color w:val="000000"/>
          <w:sz w:val="24"/>
          <w:szCs w:val="24"/>
        </w:rPr>
        <w:lastRenderedPageBreak/>
        <w:t xml:space="preserve">celu rozwiązania tego problemu </w:t>
      </w:r>
      <w:r w:rsidR="003716A6">
        <w:rPr>
          <w:color w:val="000000"/>
          <w:sz w:val="24"/>
          <w:szCs w:val="24"/>
        </w:rPr>
        <w:t xml:space="preserve"> nastąpiła komunikacja</w:t>
      </w:r>
      <w:r w:rsidR="006B74F2">
        <w:rPr>
          <w:color w:val="000000"/>
          <w:sz w:val="24"/>
          <w:szCs w:val="24"/>
        </w:rPr>
        <w:t xml:space="preserve"> </w:t>
      </w:r>
      <w:r w:rsidR="006B74F2" w:rsidRPr="00143D3A">
        <w:rPr>
          <w:color w:val="000000" w:themeColor="text1"/>
          <w:sz w:val="24"/>
          <w:szCs w:val="24"/>
        </w:rPr>
        <w:t xml:space="preserve">z </w:t>
      </w:r>
      <w:r w:rsidR="003716A6">
        <w:rPr>
          <w:color w:val="000000" w:themeColor="text1"/>
          <w:sz w:val="24"/>
          <w:szCs w:val="24"/>
        </w:rPr>
        <w:t xml:space="preserve">mgr. Inż. </w:t>
      </w:r>
      <w:hyperlink r:id="rId38" w:history="1">
        <w:r w:rsidR="006B74F2" w:rsidRPr="00143D3A">
          <w:rPr>
            <w:rStyle w:val="Hipercze"/>
            <w:color w:val="000000" w:themeColor="text1"/>
            <w:sz w:val="24"/>
            <w:szCs w:val="24"/>
            <w:u w:val="none"/>
          </w:rPr>
          <w:t>Piotrem Klimkiem</w:t>
        </w:r>
      </w:hyperlink>
      <w:r w:rsidR="00C327FF" w:rsidRPr="00143D3A">
        <w:rPr>
          <w:rStyle w:val="Hipercze"/>
          <w:color w:val="000000" w:themeColor="text1"/>
          <w:sz w:val="24"/>
          <w:szCs w:val="24"/>
          <w:u w:val="none"/>
        </w:rPr>
        <w:t xml:space="preserve"> [</w:t>
      </w:r>
      <w:r w:rsidR="003716A6">
        <w:rPr>
          <w:rStyle w:val="Hipercze"/>
          <w:color w:val="000000" w:themeColor="text1"/>
          <w:sz w:val="24"/>
          <w:szCs w:val="24"/>
          <w:u w:val="none"/>
        </w:rPr>
        <w:t>16</w:t>
      </w:r>
      <w:r w:rsidR="00C327FF" w:rsidRPr="00143D3A">
        <w:rPr>
          <w:rStyle w:val="Hipercze"/>
          <w:color w:val="000000" w:themeColor="text1"/>
          <w:sz w:val="24"/>
          <w:szCs w:val="24"/>
          <w:u w:val="none"/>
        </w:rPr>
        <w:t>]</w:t>
      </w:r>
      <w:r w:rsidR="006B74F2">
        <w:rPr>
          <w:color w:val="000000"/>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r w:rsidR="003716A6">
        <w:rPr>
          <w:color w:val="000000"/>
          <w:sz w:val="24"/>
          <w:szCs w:val="24"/>
        </w:rPr>
        <w:t xml:space="preserve">brane są </w:t>
      </w:r>
      <w:r w:rsidR="006B74F2">
        <w:rPr>
          <w:color w:val="000000"/>
          <w:sz w:val="24"/>
          <w:szCs w:val="24"/>
        </w:rPr>
        <w:t>pod uwagę liczby z poprzedniego sezonu. Skoro w ostatnim sezonie liczba remisów wynosiła 23.03% to</w:t>
      </w:r>
      <w:r w:rsidR="00C2110E">
        <w:rPr>
          <w:color w:val="000000"/>
          <w:sz w:val="24"/>
          <w:szCs w:val="24"/>
        </w:rPr>
        <w:t xml:space="preserve"> można zakładać, że</w:t>
      </w:r>
      <w:r w:rsidR="006B74F2">
        <w:rPr>
          <w:color w:val="000000"/>
          <w:sz w:val="24"/>
          <w:szCs w:val="24"/>
        </w:rPr>
        <w:t xml:space="preserve"> w obecnym stosunek powinien mieć podobną wartość</w:t>
      </w:r>
      <w:r w:rsidR="00C2110E">
        <w:rPr>
          <w:color w:val="000000"/>
          <w:sz w:val="24"/>
          <w:szCs w:val="24"/>
        </w:rPr>
        <w:t>.</w:t>
      </w:r>
      <w:r w:rsidR="006A57D6">
        <w:rPr>
          <w:color w:val="000000"/>
          <w:sz w:val="24"/>
          <w:szCs w:val="24"/>
        </w:rPr>
        <w:t xml:space="preserve"> </w:t>
      </w:r>
      <w:r w:rsidR="00C2110E">
        <w:rPr>
          <w:color w:val="000000"/>
          <w:sz w:val="24"/>
          <w:szCs w:val="24"/>
        </w:rPr>
        <w:t>C</w:t>
      </w:r>
      <w:r w:rsidR="006B74F2">
        <w:rPr>
          <w:color w:val="000000"/>
          <w:sz w:val="24"/>
          <w:szCs w:val="24"/>
        </w:rPr>
        <w:t xml:space="preserve">o czwarte bądź piąte </w:t>
      </w:r>
      <w:r w:rsidR="003716A6">
        <w:rPr>
          <w:color w:val="000000"/>
          <w:sz w:val="24"/>
          <w:szCs w:val="24"/>
        </w:rPr>
        <w:t xml:space="preserve">szacowanie </w:t>
      </w:r>
      <w:r w:rsidR="006B74F2">
        <w:rPr>
          <w:color w:val="000000"/>
          <w:sz w:val="24"/>
          <w:szCs w:val="24"/>
        </w:rPr>
        <w:t xml:space="preserve">powinno wskazywać na remis. Wzory, które po konsultacjach i analizie </w:t>
      </w:r>
      <w:r w:rsidR="006A651F">
        <w:rPr>
          <w:color w:val="000000"/>
          <w:sz w:val="24"/>
          <w:szCs w:val="24"/>
        </w:rPr>
        <w:t xml:space="preserve"> okazały się najlepsze</w:t>
      </w:r>
      <w:r w:rsidR="006B74F2">
        <w:rPr>
          <w:color w:val="000000"/>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24F0A231" w:rsidR="006B74F2" w:rsidRPr="00143D3A" w:rsidRDefault="006B74F2" w:rsidP="00143D3A">
      <w:pPr>
        <w:pStyle w:val="Akapitzlist"/>
        <w:numPr>
          <w:ilvl w:val="0"/>
          <w:numId w:val="61"/>
        </w:numPr>
        <w:rPr>
          <w:color w:val="000000"/>
        </w:rPr>
      </w:pPr>
      <w:r w:rsidRPr="00143D3A">
        <w:rPr>
          <w:color w:val="000000"/>
        </w:rPr>
        <w:t>DW = 30 - (H-60)/2</w:t>
      </w:r>
      <w:r w:rsidR="006A651F">
        <w:rPr>
          <w:color w:val="000000"/>
        </w:rPr>
        <w:t>,</w:t>
      </w:r>
    </w:p>
    <w:p w14:paraId="4385E6B1" w14:textId="1CCB8D5E" w:rsidR="006B74F2" w:rsidRPr="00143D3A" w:rsidRDefault="006B74F2" w:rsidP="00143D3A">
      <w:pPr>
        <w:pStyle w:val="Akapitzlist"/>
        <w:numPr>
          <w:ilvl w:val="0"/>
          <w:numId w:val="61"/>
        </w:numPr>
        <w:rPr>
          <w:color w:val="000000"/>
        </w:rPr>
      </w:pPr>
      <w:r w:rsidRPr="00143D3A">
        <w:rPr>
          <w:color w:val="000000"/>
        </w:rPr>
        <w:t>AW = 20 - (H-60)/2</w:t>
      </w:r>
      <w:r w:rsidR="006A651F">
        <w:rPr>
          <w:color w:val="000000"/>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244A5270" w:rsidR="006B74F2" w:rsidRPr="00143D3A" w:rsidRDefault="006B74F2" w:rsidP="00143D3A">
      <w:pPr>
        <w:pStyle w:val="Akapitzlist"/>
        <w:numPr>
          <w:ilvl w:val="0"/>
          <w:numId w:val="63"/>
        </w:numPr>
        <w:rPr>
          <w:color w:val="000000"/>
        </w:rPr>
      </w:pPr>
      <w:r w:rsidRPr="00143D3A">
        <w:rPr>
          <w:color w:val="000000"/>
        </w:rPr>
        <w:t>HW = 30 + (H-50)*2</w:t>
      </w:r>
      <w:r w:rsidR="006A651F">
        <w:rPr>
          <w:color w:val="000000"/>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0FF46679" w:rsidR="006B74F2" w:rsidRPr="006A57D6" w:rsidRDefault="006B74F2" w:rsidP="006B74F2">
      <w:pPr>
        <w:pStyle w:val="Akapitzlist"/>
        <w:numPr>
          <w:ilvl w:val="0"/>
          <w:numId w:val="65"/>
        </w:numPr>
        <w:rPr>
          <w:color w:val="000000"/>
        </w:rPr>
      </w:pPr>
      <w:r w:rsidRPr="00143D3A">
        <w:rPr>
          <w:color w:val="000000"/>
        </w:rPr>
        <w:t>AW = 30 + (A-50)*2</w:t>
      </w:r>
      <w:r w:rsidR="006A651F">
        <w:rPr>
          <w:color w:val="000000"/>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41450A07" w:rsidR="006B74F2" w:rsidRPr="00143D3A" w:rsidRDefault="006B74F2" w:rsidP="00143D3A">
      <w:pPr>
        <w:pStyle w:val="Akapitzlist"/>
        <w:numPr>
          <w:ilvl w:val="0"/>
          <w:numId w:val="67"/>
        </w:numPr>
        <w:rPr>
          <w:color w:val="000000"/>
        </w:rPr>
      </w:pPr>
      <w:r w:rsidRPr="00143D3A">
        <w:rPr>
          <w:color w:val="000000"/>
        </w:rPr>
        <w:t>HW = 20 – (A-60)/2</w:t>
      </w:r>
      <w:r w:rsidR="006A651F">
        <w:rPr>
          <w:color w:val="000000"/>
        </w:rPr>
        <w:t>,</w:t>
      </w:r>
    </w:p>
    <w:p w14:paraId="2C6E3AC6" w14:textId="7D337ECF" w:rsidR="006B74F2" w:rsidRPr="00143D3A" w:rsidRDefault="006B74F2" w:rsidP="00143D3A">
      <w:pPr>
        <w:pStyle w:val="Akapitzlist"/>
        <w:numPr>
          <w:ilvl w:val="0"/>
          <w:numId w:val="67"/>
        </w:numPr>
        <w:rPr>
          <w:color w:val="000000"/>
        </w:rPr>
      </w:pPr>
      <w:r w:rsidRPr="00143D3A">
        <w:rPr>
          <w:color w:val="000000"/>
        </w:rPr>
        <w:t>DW = 30 - (A-60)/2</w:t>
      </w:r>
      <w:r w:rsidR="006A651F">
        <w:rPr>
          <w:color w:val="000000"/>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091C09FF"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p>
    <w:p w14:paraId="2CBF1F69" w14:textId="77777777" w:rsidR="006B74F2" w:rsidRPr="00143D3A" w:rsidRDefault="006B74F2" w:rsidP="00143D3A">
      <w:pPr>
        <w:pStyle w:val="Akapitzlist"/>
        <w:ind w:left="720" w:firstLine="0"/>
        <w:rPr>
          <w:color w:val="000000"/>
        </w:rPr>
      </w:pPr>
      <w:r w:rsidRPr="00143D3A">
        <w:rPr>
          <w:color w:val="000000"/>
        </w:rPr>
        <w:t>A – procentowy stosunek siły drużyny gości do siły obu drużyn, A jest równe 100 - H</w:t>
      </w:r>
    </w:p>
    <w:p w14:paraId="3B24C700" w14:textId="24FD085B" w:rsidR="006B74F2" w:rsidRPr="00143D3A" w:rsidRDefault="006B74F2" w:rsidP="00143D3A">
      <w:pPr>
        <w:pStyle w:val="Akapitzlist"/>
        <w:ind w:left="720" w:firstLine="0"/>
        <w:rPr>
          <w:color w:val="000000"/>
        </w:rPr>
      </w:pPr>
      <w:r w:rsidRPr="00143D3A">
        <w:rPr>
          <w:color w:val="000000"/>
        </w:rPr>
        <w:t xml:space="preserve">HW – </w:t>
      </w:r>
      <w:ins w:id="32" w:author="Kuba Fa" w:date="2023-03-19T23:22:00Z">
        <w:r w:rsidR="00A22932">
          <w:rPr>
            <w:color w:val="000000"/>
          </w:rPr>
          <w:t>procent szacowania</w:t>
        </w:r>
      </w:ins>
      <w:del w:id="33" w:author="Kuba Fa" w:date="2023-03-19T23:21:00Z">
        <w:r w:rsidRPr="00143D3A" w:rsidDel="00A22932">
          <w:rPr>
            <w:color w:val="000000"/>
          </w:rPr>
          <w:delText>prawdopodobieństwo</w:delText>
        </w:r>
      </w:del>
      <w:r w:rsidRPr="00143D3A">
        <w:rPr>
          <w:color w:val="000000"/>
        </w:rPr>
        <w:t xml:space="preserve"> na zakończenie spotkania zwycięstwem gospodarzy</w:t>
      </w:r>
    </w:p>
    <w:p w14:paraId="0CF32C43" w14:textId="7FD389A1" w:rsidR="006B74F2" w:rsidRPr="00143D3A" w:rsidRDefault="006B74F2" w:rsidP="00143D3A">
      <w:pPr>
        <w:pStyle w:val="Akapitzlist"/>
        <w:ind w:left="720" w:firstLine="0"/>
        <w:rPr>
          <w:color w:val="000000"/>
        </w:rPr>
      </w:pPr>
      <w:r w:rsidRPr="00143D3A">
        <w:rPr>
          <w:color w:val="000000"/>
        </w:rPr>
        <w:t xml:space="preserve">DW </w:t>
      </w:r>
      <w:del w:id="34" w:author="Kuba Fa" w:date="2023-03-19T23:22:00Z">
        <w:r w:rsidRPr="00143D3A" w:rsidDel="00A22932">
          <w:rPr>
            <w:color w:val="000000"/>
          </w:rPr>
          <w:delText>-</w:delText>
        </w:r>
      </w:del>
      <w:ins w:id="35" w:author="Kuba Fa" w:date="2023-03-19T23:22:00Z">
        <w:r w:rsidR="00A22932">
          <w:rPr>
            <w:color w:val="000000"/>
          </w:rPr>
          <w:t>–</w:t>
        </w:r>
      </w:ins>
      <w:r w:rsidRPr="00143D3A">
        <w:rPr>
          <w:color w:val="000000"/>
        </w:rPr>
        <w:t xml:space="preserve"> </w:t>
      </w:r>
      <w:ins w:id="36" w:author="Kuba Fa" w:date="2023-03-19T23:22:00Z">
        <w:r w:rsidR="00A22932">
          <w:rPr>
            <w:color w:val="000000"/>
          </w:rPr>
          <w:t>procent szacowania</w:t>
        </w:r>
      </w:ins>
      <w:del w:id="37" w:author="Kuba Fa" w:date="2023-03-19T23:22:00Z">
        <w:r w:rsidRPr="00143D3A" w:rsidDel="00A22932">
          <w:rPr>
            <w:color w:val="000000"/>
          </w:rPr>
          <w:delText>prawdopodobieństwo</w:delText>
        </w:r>
      </w:del>
      <w:r w:rsidRPr="00143D3A">
        <w:rPr>
          <w:color w:val="000000"/>
        </w:rPr>
        <w:t xml:space="preserve"> na zakończenie spotkania remisem</w:t>
      </w:r>
    </w:p>
    <w:p w14:paraId="67F5B0F9" w14:textId="1FB04B9D" w:rsidR="006B74F2" w:rsidRDefault="006B74F2" w:rsidP="00E65E28">
      <w:pPr>
        <w:pStyle w:val="Akapitzlist"/>
        <w:ind w:left="720" w:firstLine="0"/>
        <w:rPr>
          <w:color w:val="000000"/>
        </w:rPr>
      </w:pPr>
      <w:r w:rsidRPr="00143D3A">
        <w:rPr>
          <w:color w:val="000000"/>
        </w:rPr>
        <w:t xml:space="preserve">AW </w:t>
      </w:r>
      <w:del w:id="38" w:author="Kuba Fa" w:date="2023-03-19T23:22:00Z">
        <w:r w:rsidRPr="00143D3A" w:rsidDel="00A22932">
          <w:rPr>
            <w:color w:val="000000"/>
          </w:rPr>
          <w:delText>-</w:delText>
        </w:r>
      </w:del>
      <w:ins w:id="39" w:author="Kuba Fa" w:date="2023-03-19T23:22:00Z">
        <w:r w:rsidR="00A22932">
          <w:rPr>
            <w:color w:val="000000"/>
          </w:rPr>
          <w:t>–</w:t>
        </w:r>
      </w:ins>
      <w:r w:rsidRPr="00143D3A">
        <w:rPr>
          <w:color w:val="000000"/>
        </w:rPr>
        <w:t xml:space="preserve"> pr</w:t>
      </w:r>
      <w:ins w:id="40" w:author="Kuba Fa" w:date="2023-03-19T23:22:00Z">
        <w:r w:rsidR="00A22932">
          <w:rPr>
            <w:color w:val="000000"/>
          </w:rPr>
          <w:t>ocent szacowania</w:t>
        </w:r>
      </w:ins>
      <w:del w:id="41" w:author="Kuba Fa" w:date="2023-03-19T23:22:00Z">
        <w:r w:rsidRPr="00143D3A" w:rsidDel="00A22932">
          <w:rPr>
            <w:color w:val="000000"/>
          </w:rPr>
          <w:delText>awdopodobieństwo</w:delText>
        </w:r>
      </w:del>
      <w:r w:rsidRPr="00143D3A">
        <w:rPr>
          <w:color w:val="000000"/>
        </w:rPr>
        <w:t xml:space="preserve"> na zakończenie spotkania zwycięstwem gości</w:t>
      </w:r>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03727CFC" w:rsidR="002670A5" w:rsidRPr="00143D3A" w:rsidRDefault="002670A5" w:rsidP="00143D3A">
      <w:pPr>
        <w:pStyle w:val="MojNormalny2"/>
        <w:ind w:firstLine="0"/>
        <w:rPr>
          <w:b/>
          <w:bCs/>
          <w:sz w:val="32"/>
          <w:szCs w:val="32"/>
        </w:rPr>
      </w:pPr>
      <w:r>
        <w:rPr>
          <w:b/>
          <w:bCs/>
          <w:sz w:val="32"/>
          <w:szCs w:val="32"/>
        </w:rPr>
        <w:t>3.1.1.2 Wyznaczenie różnicy bramkowej</w:t>
      </w:r>
    </w:p>
    <w:p w14:paraId="0E39A089" w14:textId="35BAE984" w:rsidR="006B74F2" w:rsidRDefault="002670A5" w:rsidP="006A57D6">
      <w:pPr>
        <w:ind w:firstLine="708"/>
        <w:jc w:val="both"/>
        <w:rPr>
          <w:color w:val="000000"/>
          <w:sz w:val="24"/>
          <w:szCs w:val="24"/>
        </w:rPr>
      </w:pPr>
      <w:r>
        <w:rPr>
          <w:color w:val="000000"/>
          <w:sz w:val="24"/>
          <w:szCs w:val="24"/>
        </w:rPr>
        <w:t>Posiadając</w:t>
      </w:r>
      <w:r w:rsidR="006B74F2">
        <w:rPr>
          <w:color w:val="000000"/>
          <w:sz w:val="24"/>
          <w:szCs w:val="24"/>
        </w:rPr>
        <w:t xml:space="preserve"> parametry HW, DW i AW można określić potencjalnego zwycięzcę spotkania. Wiadomą sprawą jest, że czym większa wartość danej statystyki tym </w:t>
      </w:r>
      <w:del w:id="42" w:author="Kuba Fa" w:date="2023-03-19T23:22:00Z">
        <w:r w:rsidR="006B74F2" w:rsidDel="00A22932">
          <w:rPr>
            <w:color w:val="000000"/>
            <w:sz w:val="24"/>
            <w:szCs w:val="24"/>
          </w:rPr>
          <w:delText>większe prawdopodobieństwo</w:delText>
        </w:r>
      </w:del>
      <w:ins w:id="43" w:author="Kuba Fa" w:date="2023-03-19T23:22:00Z">
        <w:r w:rsidR="00A22932">
          <w:rPr>
            <w:color w:val="000000"/>
            <w:sz w:val="24"/>
            <w:szCs w:val="24"/>
          </w:rPr>
          <w:t>większa szansa</w:t>
        </w:r>
      </w:ins>
      <w:r w:rsidR="006B74F2">
        <w:rPr>
          <w:color w:val="000000"/>
          <w:sz w:val="24"/>
          <w:szCs w:val="24"/>
        </w:rPr>
        <w:t xml:space="preserve"> na </w:t>
      </w:r>
      <w:ins w:id="44" w:author="Kuba Fa" w:date="2023-03-19T23:22:00Z">
        <w:r w:rsidR="00A22932">
          <w:rPr>
            <w:color w:val="000000"/>
            <w:sz w:val="24"/>
            <w:szCs w:val="24"/>
          </w:rPr>
          <w:t xml:space="preserve">zwycięstwo przez daną </w:t>
        </w:r>
      </w:ins>
      <w:ins w:id="45" w:author="Kuba Fa" w:date="2023-03-19T23:23:00Z">
        <w:r w:rsidR="00A22932">
          <w:rPr>
            <w:color w:val="000000"/>
            <w:sz w:val="24"/>
            <w:szCs w:val="24"/>
          </w:rPr>
          <w:t>drużynę</w:t>
        </w:r>
      </w:ins>
      <w:del w:id="46" w:author="Kuba Fa" w:date="2023-03-19T23:22:00Z">
        <w:r w:rsidR="006B74F2" w:rsidDel="00A22932">
          <w:rPr>
            <w:color w:val="000000"/>
            <w:sz w:val="24"/>
            <w:szCs w:val="24"/>
          </w:rPr>
          <w:delText>danego zwycięzcę</w:delText>
        </w:r>
      </w:del>
      <w:r w:rsidR="006B74F2">
        <w:rPr>
          <w:color w:val="000000"/>
          <w:sz w:val="24"/>
          <w:szCs w:val="24"/>
        </w:rPr>
        <w:t xml:space="preserve">. Wynika to z różnicy siły pomiędzy drużynami. Skoro drużyna A jest sporo lepsza od drużyny B, to można </w:t>
      </w:r>
      <w:r w:rsidR="006B74F2">
        <w:rPr>
          <w:color w:val="000000"/>
          <w:sz w:val="24"/>
          <w:szCs w:val="24"/>
        </w:rPr>
        <w:lastRenderedPageBreak/>
        <w:t>przypuszczać, nie tylko że zdobędzie 3 punkty, ale również, że różnica bramkowa będzie trochę większa. Z analizy statystycznej Ekstraklasy wynika, że</w:t>
      </w:r>
      <w:r w:rsidR="00432010">
        <w:rPr>
          <w:color w:val="000000"/>
          <w:sz w:val="24"/>
          <w:szCs w:val="24"/>
        </w:rPr>
        <w:t>: „</w:t>
      </w:r>
    </w:p>
    <w:p w14:paraId="7DB6359F" w14:textId="76DB022B" w:rsidR="006B74F2" w:rsidRPr="006C2CD0" w:rsidRDefault="006B74F2" w:rsidP="00143D3A">
      <w:pPr>
        <w:jc w:val="center"/>
        <w:rPr>
          <w:i/>
          <w:iCs/>
        </w:rPr>
      </w:pPr>
      <w:r w:rsidRPr="00B851E2">
        <w:rPr>
          <w:b/>
          <w:bCs/>
          <w:i/>
          <w:iCs/>
          <w:sz w:val="32"/>
          <w:szCs w:val="32"/>
        </w:rPr>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9"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40"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1"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2" w:history="1">
        <w:r w:rsidRPr="006C2CD0">
          <w:rPr>
            <w:rStyle w:val="Hipercze"/>
            <w:i/>
            <w:iCs/>
            <w:color w:val="000000" w:themeColor="text1"/>
            <w:u w:val="none"/>
          </w:rPr>
          <w:t>Lech Poznań 5-0 Bruk-Bet Termalica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3"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4"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6"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7"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8"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1168563F" w:rsidR="006B74F2" w:rsidRDefault="006B74F2" w:rsidP="006A57D6">
      <w:pPr>
        <w:ind w:firstLine="360"/>
        <w:jc w:val="both"/>
        <w:rPr>
          <w:color w:val="000000"/>
          <w:sz w:val="24"/>
          <w:szCs w:val="24"/>
        </w:rPr>
      </w:pPr>
      <w:r>
        <w:rPr>
          <w:color w:val="000000"/>
          <w:sz w:val="24"/>
          <w:szCs w:val="24"/>
        </w:rPr>
        <w:t xml:space="preserve">Dopasowując to do trzytorowych procentów na dany wynik (HW – wygrana gospodarzy, DW – remis, AW – wygrana gości) </w:t>
      </w:r>
      <w:r w:rsidR="00432010">
        <w:rPr>
          <w:color w:val="000000"/>
          <w:sz w:val="24"/>
          <w:szCs w:val="24"/>
        </w:rPr>
        <w:t xml:space="preserve"> w praktyce najsensowniejszy podział był w momencie, </w:t>
      </w:r>
      <w:r>
        <w:rPr>
          <w:color w:val="000000"/>
          <w:sz w:val="24"/>
          <w:szCs w:val="24"/>
        </w:rPr>
        <w:t xml:space="preserve"> gdy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6F6360A8" w:rsidR="006B74F2" w:rsidRPr="00143D3A" w:rsidRDefault="006B74F2" w:rsidP="00143D3A">
      <w:pPr>
        <w:pStyle w:val="Akapitzlist"/>
        <w:numPr>
          <w:ilvl w:val="0"/>
          <w:numId w:val="37"/>
        </w:numPr>
        <w:rPr>
          <w:color w:val="000000"/>
        </w:rPr>
      </w:pPr>
      <w:r w:rsidRPr="00143D3A">
        <w:rPr>
          <w:color w:val="000000"/>
        </w:rPr>
        <w:t xml:space="preserve">WP &gt;= DW+25 i WP &lt; DW+40  – </w:t>
      </w:r>
      <w:r w:rsidRPr="00143D3A">
        <w:rPr>
          <w:b/>
          <w:bCs/>
          <w:color w:val="000000"/>
        </w:rPr>
        <w:t>różnica 3 bramek</w:t>
      </w:r>
      <w:r w:rsidR="00432010">
        <w:rPr>
          <w:color w:val="000000"/>
        </w:rPr>
        <w:t>,</w:t>
      </w:r>
    </w:p>
    <w:p w14:paraId="788FABC7" w14:textId="77777777" w:rsidR="006B74F2" w:rsidRPr="00143D3A" w:rsidRDefault="006B74F2" w:rsidP="00143D3A">
      <w:pPr>
        <w:pStyle w:val="Akapitzlist"/>
        <w:numPr>
          <w:ilvl w:val="0"/>
          <w:numId w:val="37"/>
        </w:numPr>
        <w:rPr>
          <w:color w:val="000000"/>
        </w:rPr>
      </w:pPr>
      <w:r w:rsidRPr="00143D3A">
        <w:rPr>
          <w:color w:val="000000"/>
        </w:rPr>
        <w:t xml:space="preserve">WP &gt;= DW+40 – </w:t>
      </w:r>
      <w:r w:rsidRPr="00143D3A">
        <w:rPr>
          <w:b/>
          <w:bCs/>
          <w:color w:val="000000"/>
        </w:rPr>
        <w:t>różnica 4 bramek</w:t>
      </w:r>
      <w:r w:rsidRPr="00143D3A">
        <w:rPr>
          <w:color w:val="000000"/>
        </w:rPr>
        <w:t>, gdzie:</w:t>
      </w:r>
    </w:p>
    <w:p w14:paraId="3ABDDA31" w14:textId="6CA41533"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w:t>
      </w:r>
      <w:ins w:id="47" w:author="Kuba Fa" w:date="2023-03-19T23:25:00Z">
        <w:r w:rsidR="00D8403B">
          <w:rPr>
            <w:color w:val="000000"/>
          </w:rPr>
          <w:t>typowań</w:t>
        </w:r>
      </w:ins>
      <w:del w:id="48" w:author="Kuba Fa" w:date="2023-03-19T23:25:00Z">
        <w:r w:rsidRPr="00143D3A" w:rsidDel="00D8403B">
          <w:rPr>
            <w:color w:val="000000"/>
          </w:rPr>
          <w:delText>przewidywań</w:delText>
        </w:r>
      </w:del>
      <w:r w:rsidRPr="00143D3A">
        <w:rPr>
          <w:color w:val="000000"/>
        </w:rPr>
        <w:t xml:space="preserve"> ma największe szanse na wygraną</w:t>
      </w:r>
      <w:r w:rsidR="00432010">
        <w:rPr>
          <w:color w:val="000000"/>
        </w:rPr>
        <w:t>,</w:t>
      </w:r>
    </w:p>
    <w:p w14:paraId="20686F08" w14:textId="0336E631" w:rsidR="006B74F2" w:rsidRDefault="006B74F2" w:rsidP="00432010">
      <w:pPr>
        <w:pStyle w:val="Akapitzlist"/>
        <w:numPr>
          <w:ilvl w:val="0"/>
          <w:numId w:val="70"/>
        </w:numPr>
        <w:rPr>
          <w:color w:val="000000"/>
        </w:rPr>
      </w:pPr>
      <w:r w:rsidRPr="00143D3A">
        <w:rPr>
          <w:b/>
          <w:bCs/>
          <w:color w:val="000000"/>
        </w:rPr>
        <w:lastRenderedPageBreak/>
        <w:t>DW</w:t>
      </w:r>
      <w:r w:rsidRPr="00143D3A">
        <w:rPr>
          <w:color w:val="000000"/>
        </w:rPr>
        <w:t xml:space="preserve"> – procent na remis w tym meczu</w:t>
      </w:r>
      <w:r w:rsidR="00432010">
        <w:rPr>
          <w:color w:val="000000"/>
        </w:rPr>
        <w:t>.</w:t>
      </w:r>
    </w:p>
    <w:p w14:paraId="6C29A257" w14:textId="2D713338" w:rsidR="00432010" w:rsidRDefault="00432010" w:rsidP="00432010">
      <w:pPr>
        <w:ind w:left="360"/>
        <w:rPr>
          <w:color w:val="000000"/>
        </w:rPr>
      </w:pPr>
    </w:p>
    <w:p w14:paraId="5000CBBF" w14:textId="648345BF" w:rsidR="00432010" w:rsidRPr="008A20F3" w:rsidRDefault="00432010" w:rsidP="00432010">
      <w:pPr>
        <w:pStyle w:val="MojNormalny2"/>
        <w:ind w:firstLine="0"/>
        <w:rPr>
          <w:b/>
          <w:bCs/>
          <w:sz w:val="32"/>
          <w:szCs w:val="32"/>
        </w:rPr>
      </w:pPr>
      <w:r>
        <w:rPr>
          <w:b/>
          <w:bCs/>
          <w:sz w:val="32"/>
          <w:szCs w:val="32"/>
        </w:rPr>
        <w:t>3.1.1.3 Wyznaczenie dokładnego wyniku</w:t>
      </w:r>
    </w:p>
    <w:p w14:paraId="5E85BC05" w14:textId="6AC1576C"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r>
        <w:rPr>
          <w:color w:val="000000"/>
          <w:sz w:val="24"/>
          <w:szCs w:val="24"/>
        </w:rPr>
        <w:t xml:space="preserve"> 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140AC21E" w:rsidR="006B74F2" w:rsidRPr="00143D3A" w:rsidRDefault="006B74F2" w:rsidP="006A57D6">
      <w:pPr>
        <w:ind w:firstLine="360"/>
        <w:jc w:val="both"/>
        <w:rPr>
          <w:color w:val="000000"/>
          <w:sz w:val="24"/>
          <w:szCs w:val="24"/>
        </w:rPr>
      </w:pPr>
      <w:r>
        <w:rPr>
          <w:color w:val="000000"/>
          <w:sz w:val="24"/>
          <w:szCs w:val="24"/>
        </w:rPr>
        <w:t xml:space="preserve">W zależności od stopnia bramkostrzelności obu ekip i </w:t>
      </w:r>
      <w:ins w:id="49" w:author="Kuba Fa" w:date="2023-03-19T23:25:00Z">
        <w:r w:rsidR="00D8403B">
          <w:rPr>
            <w:color w:val="000000"/>
            <w:sz w:val="24"/>
            <w:szCs w:val="24"/>
          </w:rPr>
          <w:t>zwróconej</w:t>
        </w:r>
      </w:ins>
      <w:del w:id="50" w:author="Kuba Fa" w:date="2023-03-19T23:25:00Z">
        <w:r w:rsidDel="00D8403B">
          <w:rPr>
            <w:color w:val="000000"/>
            <w:sz w:val="24"/>
            <w:szCs w:val="24"/>
          </w:rPr>
          <w:delText>przewidywanej</w:delText>
        </w:r>
      </w:del>
      <w:r>
        <w:rPr>
          <w:color w:val="000000"/>
          <w:sz w:val="24"/>
          <w:szCs w:val="24"/>
        </w:rPr>
        <w:t xml:space="preserve"> różn</w:t>
      </w:r>
      <w:r w:rsidRPr="003B6D6F">
        <w:rPr>
          <w:color w:val="000000"/>
          <w:sz w:val="24"/>
          <w:szCs w:val="24"/>
        </w:rPr>
        <w:t xml:space="preserve">icy pomiędzy zespołami </w:t>
      </w:r>
      <w:del w:id="51" w:author="Kuba Fa" w:date="2023-03-19T23:23:00Z">
        <w:r w:rsidRPr="003B6D6F" w:rsidDel="00D8403B">
          <w:rPr>
            <w:color w:val="000000"/>
            <w:sz w:val="24"/>
            <w:szCs w:val="24"/>
          </w:rPr>
          <w:delText>najbardziej prawdopodobny</w:delText>
        </w:r>
      </w:del>
      <w:ins w:id="52" w:author="Kuba Fa" w:date="2023-03-19T23:23:00Z">
        <w:r w:rsidR="00D8403B">
          <w:rPr>
            <w:color w:val="000000"/>
            <w:sz w:val="24"/>
            <w:szCs w:val="24"/>
          </w:rPr>
          <w:t>typowany</w:t>
        </w:r>
      </w:ins>
      <w:r w:rsidRPr="003B6D6F">
        <w:rPr>
          <w:color w:val="000000"/>
          <w:sz w:val="24"/>
          <w:szCs w:val="24"/>
        </w:rPr>
        <w:t xml:space="preserve"> wynik jest podawany przez aplikacje. </w:t>
      </w:r>
      <w:r w:rsidRPr="00143D3A">
        <w:rPr>
          <w:color w:val="000000"/>
          <w:sz w:val="24"/>
          <w:szCs w:val="24"/>
        </w:rPr>
        <w:t xml:space="preserve">Algorytmy </w:t>
      </w:r>
      <w:del w:id="53" w:author="Kuba Fa" w:date="2023-03-19T23:26:00Z">
        <w:r w:rsidRPr="00143D3A" w:rsidDel="00D8403B">
          <w:rPr>
            <w:color w:val="000000"/>
            <w:sz w:val="24"/>
            <w:szCs w:val="24"/>
          </w:rPr>
          <w:delText>przewidywania</w:delText>
        </w:r>
      </w:del>
      <w:r w:rsidRPr="00143D3A">
        <w:rPr>
          <w:color w:val="000000"/>
          <w:sz w:val="24"/>
          <w:szCs w:val="24"/>
        </w:rPr>
        <w:t xml:space="preserve"> dokładnych wyników zostały utworzone na podstawie cytowanych wyżej częstości wyników z portalu 90minut. Ilość konkretnych rezultatów (1-0, 2-1 ,1-1 itd.) podawana przez  aplikacje jest zbliżona do tej, która wydarzyła się w rzeczywistości w rundzie wiosennej 2022 roku.</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19A84924" w14:textId="770CE942" w:rsidR="006B74F2" w:rsidRDefault="006B74F2" w:rsidP="00743DD9">
      <w:pPr>
        <w:ind w:firstLine="708"/>
        <w:jc w:val="both"/>
        <w:rPr>
          <w:color w:val="000000"/>
          <w:sz w:val="24"/>
          <w:szCs w:val="24"/>
        </w:rPr>
      </w:pPr>
      <w:r>
        <w:rPr>
          <w:color w:val="000000"/>
          <w:sz w:val="24"/>
          <w:szCs w:val="24"/>
        </w:rPr>
        <w:t>Kolejnym źródłem są kursy od bukmacherów. Jeśli kurs wynosi 2.0</w:t>
      </w:r>
      <w:r w:rsidR="00373395">
        <w:rPr>
          <w:color w:val="000000"/>
          <w:sz w:val="24"/>
          <w:szCs w:val="24"/>
        </w:rPr>
        <w:t>,</w:t>
      </w:r>
      <w:r>
        <w:rPr>
          <w:color w:val="000000"/>
          <w:sz w:val="24"/>
          <w:szCs w:val="24"/>
        </w:rPr>
        <w:t xml:space="preserve"> to za każdą postawioną złotówkę</w:t>
      </w:r>
      <w:r w:rsidR="00373395">
        <w:rPr>
          <w:color w:val="000000"/>
          <w:sz w:val="24"/>
          <w:szCs w:val="24"/>
        </w:rPr>
        <w:t>,</w:t>
      </w:r>
      <w:r>
        <w:rPr>
          <w:color w:val="000000"/>
          <w:sz w:val="24"/>
          <w:szCs w:val="24"/>
        </w:rPr>
        <w:t xml:space="preserve"> klient dostanie dodatkową złotówkę, czyli </w:t>
      </w:r>
      <w:r w:rsidR="00373395">
        <w:rPr>
          <w:color w:val="000000"/>
          <w:sz w:val="24"/>
          <w:szCs w:val="24"/>
        </w:rPr>
        <w:t xml:space="preserve">podwoi </w:t>
      </w:r>
      <w:r>
        <w:rPr>
          <w:color w:val="000000"/>
          <w:sz w:val="24"/>
          <w:szCs w:val="24"/>
        </w:rPr>
        <w:t>swoją kwotę. Z matematycznego punktu widzenia szansa na wygraną w takich sytuacjach wynosi 50%. W momencie gdy kurs wynosi 4.0, wskazuje to na szanse 25%. Wzór na obliczanie szans wynosi 1/(wysokość kursu)</w:t>
      </w:r>
      <w:r w:rsidR="00832E2D">
        <w:rPr>
          <w:color w:val="000000"/>
          <w:sz w:val="24"/>
          <w:szCs w:val="24"/>
        </w:rPr>
        <w:t xml:space="preserve"> [10]</w:t>
      </w:r>
      <w:r>
        <w:rPr>
          <w:color w:val="000000"/>
          <w:sz w:val="24"/>
          <w:szCs w:val="24"/>
        </w:rPr>
        <w:t>. Z</w:t>
      </w:r>
      <w:r w:rsidR="00832E2D">
        <w:rPr>
          <w:color w:val="000000"/>
          <w:sz w:val="24"/>
          <w:szCs w:val="24"/>
        </w:rPr>
        <w:t>azwyczaj</w:t>
      </w:r>
      <w:r>
        <w:rPr>
          <w:color w:val="000000"/>
          <w:sz w:val="24"/>
          <w:szCs w:val="24"/>
        </w:rPr>
        <w:t xml:space="preserve"> suma szans na zwycięstwo gospodarzy, gości oraz remis wynosi 105-110%. Wynika to z tego, że większ</w:t>
      </w:r>
      <w:ins w:id="54" w:author="Kuba Fa" w:date="2023-03-19T23:23:00Z">
        <w:r w:rsidR="00D8403B">
          <w:rPr>
            <w:color w:val="000000"/>
            <w:sz w:val="24"/>
            <w:szCs w:val="24"/>
          </w:rPr>
          <w:t>y procent szans</w:t>
        </w:r>
      </w:ins>
      <w:del w:id="55" w:author="Kuba Fa" w:date="2023-03-19T23:23:00Z">
        <w:r w:rsidDel="00D8403B">
          <w:rPr>
            <w:color w:val="000000"/>
            <w:sz w:val="24"/>
            <w:szCs w:val="24"/>
          </w:rPr>
          <w:delText>e prawdopodobieństwo</w:delText>
        </w:r>
      </w:del>
      <w:r>
        <w:rPr>
          <w:color w:val="000000"/>
          <w:sz w:val="24"/>
          <w:szCs w:val="24"/>
        </w:rPr>
        <w:t xml:space="preserve"> według tej metody oznacza mniejszą możliwą wygraną dla klienta. A zakłady bukmacherskie są konstruowane w taki sposób, aby móc zarabiać na swoich klientach. Aby móc czytelniej porównywać dane </w:t>
      </w:r>
      <w:r>
        <w:rPr>
          <w:color w:val="000000"/>
          <w:sz w:val="24"/>
          <w:szCs w:val="24"/>
        </w:rPr>
        <w:lastRenderedPageBreak/>
        <w:t xml:space="preserve">powyższe procenty zostały podzielone w taki sposób by całość wynosiła 100%. Zakłady bukmacherskie w Polsce obejmuje 12% podatek. Żeby móc sprawdzić jakie minimalne </w:t>
      </w:r>
      <w:ins w:id="56" w:author="Kuba Fa" w:date="2023-03-19T23:24:00Z">
        <w:r w:rsidR="00D8403B">
          <w:rPr>
            <w:color w:val="000000"/>
            <w:sz w:val="24"/>
            <w:szCs w:val="24"/>
          </w:rPr>
          <w:t>szacowanie</w:t>
        </w:r>
      </w:ins>
      <w:del w:id="57" w:author="Kuba Fa" w:date="2023-03-19T23:24:00Z">
        <w:r w:rsidDel="00D8403B">
          <w:rPr>
            <w:color w:val="000000"/>
            <w:sz w:val="24"/>
            <w:szCs w:val="24"/>
          </w:rPr>
          <w:delText>prawdopodobieństwo</w:delText>
        </w:r>
      </w:del>
      <w:r>
        <w:rPr>
          <w:color w:val="000000"/>
          <w:sz w:val="24"/>
          <w:szCs w:val="24"/>
        </w:rPr>
        <w:t xml:space="preserve"> powinno być by na powyższy mecz opłacane było stawianie swoich pieniędzy stworzona została </w:t>
      </w:r>
      <w:r w:rsidR="00832E2D">
        <w:rPr>
          <w:color w:val="000000"/>
          <w:sz w:val="24"/>
          <w:szCs w:val="24"/>
        </w:rPr>
        <w:t xml:space="preserve">statystyka </w:t>
      </w:r>
      <w:r>
        <w:rPr>
          <w:color w:val="000000"/>
          <w:sz w:val="24"/>
          <w:szCs w:val="24"/>
        </w:rPr>
        <w:t xml:space="preserve">„opłacalne </w:t>
      </w:r>
      <w:r w:rsidR="00373395">
        <w:rPr>
          <w:color w:val="000000"/>
          <w:sz w:val="24"/>
          <w:szCs w:val="24"/>
        </w:rPr>
        <w:t>procent</w:t>
      </w:r>
      <w:r>
        <w:rPr>
          <w:color w:val="000000"/>
          <w:sz w:val="24"/>
          <w:szCs w:val="24"/>
        </w:rPr>
        <w:t xml:space="preserve">”. Jest to </w:t>
      </w:r>
      <w:r w:rsidR="00373395">
        <w:rPr>
          <w:color w:val="000000"/>
          <w:sz w:val="24"/>
          <w:szCs w:val="24"/>
        </w:rPr>
        <w:t xml:space="preserve">wysokość szacowania </w:t>
      </w:r>
      <w:r>
        <w:rPr>
          <w:color w:val="000000"/>
          <w:sz w:val="24"/>
          <w:szCs w:val="24"/>
        </w:rPr>
        <w:t>na dany wynik pomnożon</w:t>
      </w:r>
      <w:r w:rsidR="00373395">
        <w:rPr>
          <w:color w:val="000000"/>
          <w:sz w:val="24"/>
          <w:szCs w:val="24"/>
        </w:rPr>
        <w:t>y</w:t>
      </w:r>
      <w:r>
        <w:rPr>
          <w:color w:val="000000"/>
          <w:sz w:val="24"/>
          <w:szCs w:val="24"/>
        </w:rPr>
        <w:t xml:space="preserve"> przez 88% (kwota, która nie jest objęta podatkiem). Ze względu na to, że od kursów zależny jest zarobek bukmacherów, to źródło powinno być najbardziej prawidłowe. Jednak </w:t>
      </w:r>
      <w:r w:rsidR="00373395">
        <w:rPr>
          <w:color w:val="000000"/>
          <w:sz w:val="24"/>
          <w:szCs w:val="24"/>
        </w:rPr>
        <w:t xml:space="preserve"> ewentualne znalezienie alternatywnego źródła, o podobnej skuteczności byłoby dużym odkryciem i zagrożeniem dla firm bukmacherskich.</w:t>
      </w:r>
    </w:p>
    <w:p w14:paraId="3891EF9B" w14:textId="46A90969" w:rsidR="006B74F2" w:rsidRPr="006B74F2" w:rsidRDefault="006B74F2" w:rsidP="006B74F2">
      <w:pPr>
        <w:pStyle w:val="MojNormalny2"/>
        <w:ind w:firstLine="0"/>
        <w:rPr>
          <w:b/>
          <w:bCs/>
          <w:sz w:val="32"/>
          <w:szCs w:val="32"/>
        </w:rPr>
      </w:pPr>
      <w:r>
        <w:rPr>
          <w:b/>
          <w:bCs/>
          <w:sz w:val="32"/>
          <w:szCs w:val="32"/>
        </w:rPr>
        <w:t>3.1.3 Forebet</w:t>
      </w:r>
    </w:p>
    <w:p w14:paraId="485ECECF" w14:textId="0C164895" w:rsidR="006B74F2" w:rsidRDefault="006B74F2" w:rsidP="00743DD9">
      <w:pPr>
        <w:ind w:firstLine="708"/>
        <w:jc w:val="both"/>
        <w:rPr>
          <w:color w:val="000000"/>
          <w:sz w:val="24"/>
          <w:szCs w:val="24"/>
        </w:rPr>
      </w:pPr>
      <w:r>
        <w:rPr>
          <w:color w:val="000000"/>
          <w:sz w:val="24"/>
          <w:szCs w:val="24"/>
        </w:rPr>
        <w:t xml:space="preserve">Ostatnim źródłem są dane z witryny forebet.com. Ta strona </w:t>
      </w:r>
      <w:del w:id="58" w:author="Kuba Fa" w:date="2023-03-19T23:27:00Z">
        <w:r w:rsidR="00373395" w:rsidDel="00D8403B">
          <w:rPr>
            <w:color w:val="000000"/>
            <w:sz w:val="24"/>
            <w:szCs w:val="24"/>
          </w:rPr>
          <w:delText>próbuje przewidywać</w:delText>
        </w:r>
      </w:del>
      <w:ins w:id="59" w:author="Kuba Fa" w:date="2023-03-19T23:27:00Z">
        <w:r w:rsidR="00D8403B">
          <w:rPr>
            <w:color w:val="000000"/>
            <w:sz w:val="24"/>
            <w:szCs w:val="24"/>
          </w:rPr>
          <w:t>oferuje</w:t>
        </w:r>
      </w:ins>
      <w:r w:rsidR="00373395">
        <w:rPr>
          <w:color w:val="000000"/>
          <w:sz w:val="24"/>
          <w:szCs w:val="24"/>
        </w:rPr>
        <w:t xml:space="preserve"> </w:t>
      </w:r>
      <w:r>
        <w:rPr>
          <w:color w:val="000000"/>
          <w:sz w:val="24"/>
          <w:szCs w:val="24"/>
        </w:rPr>
        <w:t xml:space="preserve">nie tylko procent szans na zwycięstwo danej drużyny, ale również </w:t>
      </w:r>
      <w:ins w:id="60" w:author="Kuba Fa" w:date="2023-03-19T23:26:00Z">
        <w:r w:rsidR="00D8403B">
          <w:rPr>
            <w:color w:val="000000"/>
            <w:sz w:val="24"/>
            <w:szCs w:val="24"/>
          </w:rPr>
          <w:t>zwraca</w:t>
        </w:r>
      </w:ins>
      <w:del w:id="61" w:author="Kuba Fa" w:date="2023-03-19T23:26:00Z">
        <w:r w:rsidDel="00D8403B">
          <w:rPr>
            <w:color w:val="000000"/>
            <w:sz w:val="24"/>
            <w:szCs w:val="24"/>
          </w:rPr>
          <w:delText>prognozuje</w:delText>
        </w:r>
      </w:del>
      <w:r>
        <w:rPr>
          <w:color w:val="000000"/>
          <w:sz w:val="24"/>
          <w:szCs w:val="24"/>
        </w:rPr>
        <w:t xml:space="preserve"> </w:t>
      </w:r>
      <w:del w:id="62" w:author="Kuba Fa" w:date="2023-03-19T23:24:00Z">
        <w:r w:rsidDel="00D8403B">
          <w:rPr>
            <w:color w:val="000000"/>
            <w:sz w:val="24"/>
            <w:szCs w:val="24"/>
          </w:rPr>
          <w:delText>najbardziej prawdopodobny wynik</w:delText>
        </w:r>
      </w:del>
      <w:ins w:id="63" w:author="Kuba Fa" w:date="2023-03-19T23:24:00Z">
        <w:r w:rsidR="00D8403B">
          <w:rPr>
            <w:color w:val="000000"/>
            <w:sz w:val="24"/>
            <w:szCs w:val="24"/>
          </w:rPr>
          <w:t>sugerowany wynik</w:t>
        </w:r>
      </w:ins>
      <w:r w:rsidR="00373395">
        <w:rPr>
          <w:color w:val="000000"/>
          <w:sz w:val="24"/>
          <w:szCs w:val="24"/>
        </w:rPr>
        <w:t>.</w:t>
      </w:r>
      <w:r>
        <w:rPr>
          <w:color w:val="000000"/>
          <w:sz w:val="24"/>
          <w:szCs w:val="24"/>
        </w:rPr>
        <w:t xml:space="preserve"> </w:t>
      </w:r>
      <w:r w:rsidR="00373395">
        <w:rPr>
          <w:color w:val="000000"/>
          <w:sz w:val="24"/>
          <w:szCs w:val="24"/>
        </w:rPr>
        <w:t>S</w:t>
      </w:r>
      <w:r>
        <w:rPr>
          <w:color w:val="000000"/>
          <w:sz w:val="24"/>
          <w:szCs w:val="24"/>
        </w:rPr>
        <w:t xml:space="preserve">tanowi dobrą alternatywę do analiz. Podobnie jak </w:t>
      </w:r>
      <w:r w:rsidR="00373395">
        <w:rPr>
          <w:color w:val="000000"/>
          <w:sz w:val="24"/>
          <w:szCs w:val="24"/>
        </w:rPr>
        <w:t>system szacujący wynik spotkania,</w:t>
      </w:r>
      <w:r>
        <w:rPr>
          <w:color w:val="000000"/>
          <w:sz w:val="24"/>
          <w:szCs w:val="24"/>
        </w:rPr>
        <w:t xml:space="preserve"> opiera ona się na matematyce</w:t>
      </w:r>
      <w:r w:rsidR="00373395">
        <w:rPr>
          <w:color w:val="000000"/>
          <w:sz w:val="24"/>
          <w:szCs w:val="24"/>
        </w:rPr>
        <w:t xml:space="preserve"> i dotychczasowych meczach. Dokładny sposób liczenia procentów i wyników przez tą witrynę nie jest publicznie ujawniony. </w:t>
      </w:r>
      <w:r w:rsidR="00F766CC">
        <w:rPr>
          <w:color w:val="000000"/>
          <w:sz w:val="24"/>
          <w:szCs w:val="24"/>
        </w:rPr>
        <w:t xml:space="preserve">Pokazuje </w:t>
      </w:r>
      <w:r w:rsidR="00373395">
        <w:rPr>
          <w:color w:val="000000"/>
          <w:sz w:val="24"/>
          <w:szCs w:val="24"/>
        </w:rPr>
        <w:t>on cz</w:t>
      </w:r>
      <w:r w:rsidR="00F766CC">
        <w:rPr>
          <w:color w:val="000000"/>
          <w:sz w:val="24"/>
          <w:szCs w:val="24"/>
        </w:rPr>
        <w:t>asami</w:t>
      </w:r>
      <w:r w:rsidR="00373395">
        <w:rPr>
          <w:color w:val="000000"/>
          <w:sz w:val="24"/>
          <w:szCs w:val="24"/>
        </w:rPr>
        <w:t xml:space="preserve"> inne wyniki</w:t>
      </w:r>
      <w:r w:rsidR="00F766CC">
        <w:rPr>
          <w:color w:val="000000"/>
          <w:sz w:val="24"/>
          <w:szCs w:val="24"/>
        </w:rPr>
        <w:t xml:space="preserve"> od pozostałych źródeł, </w:t>
      </w:r>
      <w:r>
        <w:rPr>
          <w:color w:val="000000"/>
          <w:sz w:val="24"/>
          <w:szCs w:val="24"/>
        </w:rPr>
        <w:t xml:space="preserve"> lecz </w:t>
      </w:r>
      <w:r w:rsidR="00F766CC">
        <w:rPr>
          <w:color w:val="000000"/>
          <w:sz w:val="24"/>
          <w:szCs w:val="24"/>
        </w:rPr>
        <w:t xml:space="preserve">w pozyskanych wartościach widoczna jest zależność podobna do pozostałych źródeł. </w:t>
      </w:r>
    </w:p>
    <w:p w14:paraId="2E609A9E" w14:textId="5DC8C4B1" w:rsidR="006B74F2" w:rsidRPr="006B74F2" w:rsidRDefault="006B74F2" w:rsidP="006B74F2">
      <w:pPr>
        <w:pStyle w:val="MojNormalny2"/>
        <w:ind w:firstLine="0"/>
        <w:rPr>
          <w:b/>
          <w:bCs/>
          <w:sz w:val="32"/>
          <w:szCs w:val="32"/>
        </w:rPr>
      </w:pPr>
      <w:r>
        <w:rPr>
          <w:b/>
          <w:bCs/>
          <w:sz w:val="32"/>
          <w:szCs w:val="32"/>
        </w:rPr>
        <w:t>3.</w:t>
      </w:r>
      <w:r w:rsidR="00163782">
        <w:rPr>
          <w:b/>
          <w:bCs/>
          <w:sz w:val="32"/>
          <w:szCs w:val="32"/>
        </w:rPr>
        <w:t>2</w:t>
      </w:r>
      <w:r>
        <w:rPr>
          <w:b/>
          <w:bCs/>
          <w:sz w:val="32"/>
          <w:szCs w:val="32"/>
        </w:rPr>
        <w:t xml:space="preserve"> Wyświetlenie meczów</w:t>
      </w:r>
      <w:r w:rsidR="002E247C">
        <w:rPr>
          <w:b/>
          <w:bCs/>
          <w:sz w:val="32"/>
          <w:szCs w:val="32"/>
        </w:rPr>
        <w:t xml:space="preserve"> </w:t>
      </w:r>
    </w:p>
    <w:p w14:paraId="7830AF0A" w14:textId="4ED8BB10" w:rsidR="006B74F2" w:rsidRDefault="006B74F2" w:rsidP="00743DD9">
      <w:pPr>
        <w:ind w:firstLine="708"/>
        <w:jc w:val="both"/>
        <w:rPr>
          <w:color w:val="000000"/>
          <w:sz w:val="24"/>
          <w:szCs w:val="24"/>
        </w:rPr>
      </w:pPr>
      <w:r>
        <w:rPr>
          <w:color w:val="000000"/>
          <w:sz w:val="24"/>
          <w:szCs w:val="24"/>
        </w:rPr>
        <w:t xml:space="preserve">Podstrona z analizami konkretnego meczu znajduje się po przejściu </w:t>
      </w:r>
      <w:r w:rsidR="00163782">
        <w:rPr>
          <w:color w:val="000000"/>
          <w:sz w:val="24"/>
          <w:szCs w:val="24"/>
        </w:rPr>
        <w:t xml:space="preserve">od terminarza w module klubów, gdzie </w:t>
      </w:r>
      <w:r>
        <w:rPr>
          <w:color w:val="000000"/>
          <w:sz w:val="24"/>
          <w:szCs w:val="24"/>
        </w:rPr>
        <w:t xml:space="preserve">można wybrać </w:t>
      </w:r>
      <w:r w:rsidR="00163782">
        <w:rPr>
          <w:color w:val="000000"/>
          <w:sz w:val="24"/>
          <w:szCs w:val="24"/>
        </w:rPr>
        <w:t>spotkanie, którym się jest zainteresowany</w:t>
      </w:r>
      <w:r>
        <w:rPr>
          <w:color w:val="000000"/>
          <w:sz w:val="24"/>
          <w:szCs w:val="24"/>
        </w:rPr>
        <w:t>.</w:t>
      </w:r>
      <w:r w:rsidR="00A85361">
        <w:rPr>
          <w:color w:val="000000"/>
          <w:sz w:val="24"/>
          <w:szCs w:val="24"/>
        </w:rPr>
        <w:t xml:space="preserve"> Dostępne są mecze, których termin rozpoczęcia, jest nie dłuższy niż dwa tygodnie od obecnej daty</w:t>
      </w:r>
      <w:r>
        <w:rPr>
          <w:color w:val="000000"/>
          <w:sz w:val="24"/>
          <w:szCs w:val="24"/>
        </w:rPr>
        <w:t>. Powodem tego jest</w:t>
      </w:r>
      <w:r w:rsidR="00A85361">
        <w:rPr>
          <w:color w:val="000000"/>
          <w:sz w:val="24"/>
          <w:szCs w:val="24"/>
        </w:rPr>
        <w:t xml:space="preserve"> fakt</w:t>
      </w:r>
      <w:r>
        <w:rPr>
          <w:color w:val="000000"/>
          <w:sz w:val="24"/>
          <w:szCs w:val="24"/>
        </w:rPr>
        <w:t>, że mecze odbywają się raz na tydzień.</w:t>
      </w:r>
      <w:r w:rsidR="00A85361">
        <w:rPr>
          <w:color w:val="000000"/>
          <w:sz w:val="24"/>
          <w:szCs w:val="24"/>
        </w:rPr>
        <w:t xml:space="preserve"> Ocena zwycięzcy mecz</w:t>
      </w:r>
      <w:r w:rsidR="002C61EB">
        <w:rPr>
          <w:color w:val="000000"/>
          <w:sz w:val="24"/>
          <w:szCs w:val="24"/>
        </w:rPr>
        <w:t>u</w:t>
      </w:r>
      <w:r w:rsidR="00A85361">
        <w:rPr>
          <w:color w:val="000000"/>
          <w:sz w:val="24"/>
          <w:szCs w:val="24"/>
        </w:rPr>
        <w:t xml:space="preserve">, który będzie się odbywał </w:t>
      </w:r>
      <w:r w:rsidR="002C61EB">
        <w:rPr>
          <w:color w:val="000000"/>
          <w:sz w:val="24"/>
          <w:szCs w:val="24"/>
        </w:rPr>
        <w:t xml:space="preserve">w odległym terminie mija się z celem, gdyż podczas rozegrania tego meczu, zespół może być w zupełnie innej formie. </w:t>
      </w:r>
      <w:r>
        <w:rPr>
          <w:color w:val="000000"/>
          <w:sz w:val="24"/>
          <w:szCs w:val="24"/>
        </w:rPr>
        <w:t xml:space="preserve"> Z uwagi na to kursy na mecz nie są dostępne u bukmacherów kilka tygodni wcześniej, podobnie jak z </w:t>
      </w:r>
      <w:ins w:id="64" w:author="Kuba Fa" w:date="2023-03-19T23:27:00Z">
        <w:r w:rsidR="00D8403B">
          <w:rPr>
            <w:color w:val="000000"/>
            <w:sz w:val="24"/>
            <w:szCs w:val="24"/>
          </w:rPr>
          <w:t>danymi z</w:t>
        </w:r>
      </w:ins>
      <w:del w:id="65" w:author="Kuba Fa" w:date="2023-03-19T23:27:00Z">
        <w:r w:rsidDel="00D8403B">
          <w:rPr>
            <w:color w:val="000000"/>
            <w:sz w:val="24"/>
            <w:szCs w:val="24"/>
          </w:rPr>
          <w:delText>przewidywaniami</w:delText>
        </w:r>
      </w:del>
      <w:r>
        <w:rPr>
          <w:color w:val="000000"/>
          <w:sz w:val="24"/>
          <w:szCs w:val="24"/>
        </w:rPr>
        <w:t xml:space="preserve"> portalu forebet. </w:t>
      </w:r>
      <w:del w:id="66" w:author="Kuba Fa" w:date="2023-03-19T23:26:00Z">
        <w:r w:rsidR="002C61EB" w:rsidDel="00D8403B">
          <w:rPr>
            <w:color w:val="000000"/>
            <w:sz w:val="24"/>
            <w:szCs w:val="24"/>
          </w:rPr>
          <w:delText xml:space="preserve"> </w:delText>
        </w:r>
      </w:del>
      <w:r w:rsidR="002C61EB">
        <w:rPr>
          <w:color w:val="000000"/>
          <w:sz w:val="24"/>
          <w:szCs w:val="24"/>
        </w:rPr>
        <w:t xml:space="preserve">Spotkania są wyświetlane w kolejności najbliższej daty. </w:t>
      </w:r>
      <w:r>
        <w:rPr>
          <w:color w:val="000000"/>
          <w:sz w:val="24"/>
          <w:szCs w:val="24"/>
        </w:rPr>
        <w:t xml:space="preserve">Problemem </w:t>
      </w:r>
      <w:r w:rsidR="002C61EB">
        <w:rPr>
          <w:color w:val="000000"/>
          <w:sz w:val="24"/>
          <w:szCs w:val="24"/>
        </w:rPr>
        <w:t>okazał się</w:t>
      </w:r>
      <w:r>
        <w:rPr>
          <w:color w:val="000000"/>
          <w:sz w:val="24"/>
          <w:szCs w:val="24"/>
        </w:rPr>
        <w:t xml:space="preserve">  sposób w jaki termin meczu został podany w API.  Zamiast daty pojawiała się liczba, przykładowo </w:t>
      </w:r>
      <w:r w:rsidRPr="0099490A">
        <w:t>1654293600</w:t>
      </w:r>
      <w:r w:rsidR="002C61EB">
        <w:t xml:space="preserve"> Znając </w:t>
      </w:r>
      <w:r w:rsidR="00E47A81">
        <w:t>terminy realnych spotkań i powyższą liczbę można było te dwie wartości porównywać.</w:t>
      </w:r>
      <w:r>
        <w:t xml:space="preserve"> </w:t>
      </w:r>
      <w:r w:rsidR="00E47A81">
        <w:t>Wniosek obserwacji jest taki,</w:t>
      </w:r>
      <w:r>
        <w:t xml:space="preserve"> że 3600 </w:t>
      </w:r>
      <w:r w:rsidR="00E47A81">
        <w:t xml:space="preserve">jest równy </w:t>
      </w:r>
      <w:r>
        <w:t>godzin</w:t>
      </w:r>
      <w:r w:rsidR="00E47A81">
        <w:t>ie</w:t>
      </w:r>
      <w:r>
        <w:t xml:space="preserve"> różnicy pomiędzy meczami. </w:t>
      </w:r>
      <w:r w:rsidR="00E47A81">
        <w:t xml:space="preserve"> Dzięki takiej wiedzy, stworzony został kompilator liczby uzyskanej z API na datę.</w:t>
      </w:r>
    </w:p>
    <w:p w14:paraId="7E18A606" w14:textId="01D2278F" w:rsidR="00CA4A4A" w:rsidRDefault="00CA4A4A">
      <w:pPr>
        <w:pStyle w:val="MojNormalny2"/>
        <w:ind w:firstLine="0"/>
        <w:rPr>
          <w:b/>
          <w:bCs/>
          <w:sz w:val="32"/>
          <w:szCs w:val="32"/>
        </w:rPr>
      </w:pPr>
    </w:p>
    <w:p w14:paraId="76443798" w14:textId="3215A73A" w:rsidR="00743DD9" w:rsidRDefault="00743DD9">
      <w:pPr>
        <w:pStyle w:val="MojNormalny2"/>
        <w:ind w:firstLine="0"/>
        <w:rPr>
          <w:b/>
          <w:bCs/>
          <w:sz w:val="32"/>
          <w:szCs w:val="32"/>
        </w:rPr>
      </w:pPr>
    </w:p>
    <w:p w14:paraId="03BD20EF" w14:textId="09A52188" w:rsidR="00743DD9" w:rsidRDefault="00743DD9">
      <w:pPr>
        <w:pStyle w:val="MojNormalny2"/>
        <w:ind w:firstLine="0"/>
        <w:rPr>
          <w:b/>
          <w:bCs/>
          <w:sz w:val="32"/>
          <w:szCs w:val="32"/>
        </w:rPr>
      </w:pPr>
    </w:p>
    <w:p w14:paraId="1F04146F" w14:textId="7A909860" w:rsidR="00743DD9" w:rsidRDefault="00743DD9">
      <w:pPr>
        <w:pStyle w:val="MojNormalny2"/>
        <w:ind w:firstLine="0"/>
        <w:rPr>
          <w:b/>
          <w:bCs/>
          <w:sz w:val="32"/>
          <w:szCs w:val="32"/>
        </w:rPr>
      </w:pPr>
    </w:p>
    <w:p w14:paraId="1832819B" w14:textId="64A2CBFB" w:rsidR="00743DD9" w:rsidRDefault="00743DD9">
      <w:pPr>
        <w:pStyle w:val="MojNormalny2"/>
        <w:ind w:firstLine="0"/>
        <w:rPr>
          <w:b/>
          <w:bCs/>
          <w:sz w:val="32"/>
          <w:szCs w:val="32"/>
        </w:rPr>
      </w:pPr>
    </w:p>
    <w:p w14:paraId="5478509F" w14:textId="77777777" w:rsidR="00743DD9" w:rsidRDefault="00743DD9">
      <w:pPr>
        <w:pStyle w:val="MojNormalny2"/>
        <w:ind w:firstLine="0"/>
        <w:rPr>
          <w:b/>
          <w:bCs/>
          <w:sz w:val="32"/>
          <w:szCs w:val="32"/>
        </w:rPr>
      </w:pPr>
    </w:p>
    <w:p w14:paraId="2DCFAE90" w14:textId="3284AFE9" w:rsidR="00EB4DBF" w:rsidRDefault="00B94741">
      <w:pPr>
        <w:pStyle w:val="MojNormalny2"/>
        <w:ind w:firstLine="0"/>
        <w:rPr>
          <w:b/>
          <w:bCs/>
          <w:sz w:val="32"/>
          <w:szCs w:val="32"/>
        </w:rPr>
      </w:pPr>
      <w:r w:rsidRPr="00143D3A">
        <w:rPr>
          <w:b/>
          <w:bCs/>
          <w:sz w:val="32"/>
          <w:szCs w:val="32"/>
        </w:rPr>
        <w:t>3.</w:t>
      </w:r>
      <w:r w:rsidR="00550E9D">
        <w:rPr>
          <w:b/>
          <w:bCs/>
          <w:sz w:val="32"/>
          <w:szCs w:val="32"/>
        </w:rPr>
        <w:t>3</w:t>
      </w:r>
      <w:r w:rsidRPr="00143D3A">
        <w:rPr>
          <w:b/>
          <w:bCs/>
          <w:sz w:val="32"/>
          <w:szCs w:val="32"/>
        </w:rPr>
        <w:t xml:space="preserve"> </w:t>
      </w:r>
      <w:r w:rsidR="006B74F2" w:rsidRPr="00143D3A">
        <w:rPr>
          <w:b/>
          <w:bCs/>
          <w:sz w:val="32"/>
          <w:szCs w:val="32"/>
        </w:rPr>
        <w:t>P</w:t>
      </w:r>
      <w:r w:rsidR="00743DD9">
        <w:rPr>
          <w:b/>
          <w:bCs/>
          <w:sz w:val="32"/>
          <w:szCs w:val="32"/>
        </w:rPr>
        <w:t>rzykładowe</w:t>
      </w:r>
      <w:r w:rsidR="006B74F2" w:rsidRPr="00143D3A">
        <w:rPr>
          <w:b/>
          <w:bCs/>
          <w:sz w:val="32"/>
          <w:szCs w:val="32"/>
        </w:rPr>
        <w:t xml:space="preserve"> widoki</w:t>
      </w:r>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136C15BB" w14:textId="1A452EAE" w:rsidR="00C24D74" w:rsidRDefault="008B7A03" w:rsidP="00143D3A">
      <w:pPr>
        <w:pStyle w:val="MojNormalny2"/>
        <w:keepNext/>
        <w:ind w:firstLine="0"/>
        <w:jc w:val="center"/>
      </w:pPr>
      <w:r w:rsidRPr="008B7A03">
        <w:rPr>
          <w:noProof/>
        </w:rPr>
        <w:drawing>
          <wp:inline distT="0" distB="0" distL="0" distR="0" wp14:anchorId="6B1C8321" wp14:editId="30C94445">
            <wp:extent cx="5760720" cy="288925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89250"/>
                    </a:xfrm>
                    <a:prstGeom prst="rect">
                      <a:avLst/>
                    </a:prstGeom>
                  </pic:spPr>
                </pic:pic>
              </a:graphicData>
            </a:graphic>
          </wp:inline>
        </w:drawing>
      </w:r>
    </w:p>
    <w:p w14:paraId="4CDFCF0C" w14:textId="40383CC5" w:rsidR="006B74F2" w:rsidRDefault="006B74F2" w:rsidP="00143D3A">
      <w:pPr>
        <w:pStyle w:val="Legenda"/>
        <w:jc w:val="center"/>
        <w:rPr>
          <w:sz w:val="22"/>
          <w:szCs w:val="22"/>
        </w:rPr>
      </w:pPr>
      <w:r w:rsidRPr="00143D3A">
        <w:rPr>
          <w:sz w:val="22"/>
          <w:szCs w:val="22"/>
        </w:rPr>
        <w:t>Rysunek 2</w:t>
      </w:r>
      <w:r w:rsidR="002420F2" w:rsidRPr="00143D3A">
        <w:rPr>
          <w:sz w:val="22"/>
          <w:szCs w:val="22"/>
        </w:rPr>
        <w:t>3</w:t>
      </w:r>
    </w:p>
    <w:p w14:paraId="488031B3" w14:textId="78FF7B96" w:rsidR="00743DD9" w:rsidRDefault="00743DD9" w:rsidP="00743DD9">
      <w:pPr>
        <w:pStyle w:val="MojNormalny2"/>
      </w:pPr>
    </w:p>
    <w:p w14:paraId="7C352858" w14:textId="1E59A5BE" w:rsidR="00743DD9" w:rsidRDefault="00743DD9" w:rsidP="00743DD9">
      <w:pPr>
        <w:pStyle w:val="MojNormalny2"/>
      </w:pPr>
    </w:p>
    <w:p w14:paraId="7038218B" w14:textId="346BC230" w:rsidR="00743DD9" w:rsidRDefault="00743DD9" w:rsidP="00743DD9">
      <w:pPr>
        <w:pStyle w:val="MojNormalny2"/>
      </w:pPr>
    </w:p>
    <w:p w14:paraId="25058C79" w14:textId="60EABA0C" w:rsidR="00743DD9" w:rsidRDefault="00743DD9" w:rsidP="00743DD9">
      <w:pPr>
        <w:pStyle w:val="MojNormalny2"/>
      </w:pPr>
    </w:p>
    <w:p w14:paraId="27F05220" w14:textId="498B6174" w:rsidR="00743DD9" w:rsidRDefault="00743DD9" w:rsidP="00743DD9">
      <w:pPr>
        <w:pStyle w:val="MojNormalny2"/>
      </w:pPr>
    </w:p>
    <w:p w14:paraId="03267217" w14:textId="74F392C0" w:rsidR="00743DD9" w:rsidRDefault="00743DD9" w:rsidP="00743DD9">
      <w:pPr>
        <w:pStyle w:val="MojNormalny2"/>
      </w:pPr>
    </w:p>
    <w:p w14:paraId="3F51CB02" w14:textId="3FE5F4DA" w:rsidR="00743DD9" w:rsidRDefault="00743DD9" w:rsidP="00743DD9">
      <w:pPr>
        <w:pStyle w:val="MojNormalny2"/>
      </w:pPr>
    </w:p>
    <w:p w14:paraId="73EF22F6" w14:textId="381D3A6B" w:rsidR="00743DD9" w:rsidRDefault="00743DD9" w:rsidP="00743DD9">
      <w:pPr>
        <w:pStyle w:val="MojNormalny2"/>
      </w:pPr>
    </w:p>
    <w:p w14:paraId="5456E8DF" w14:textId="25309039" w:rsidR="00743DD9" w:rsidRDefault="00743DD9" w:rsidP="00743DD9">
      <w:pPr>
        <w:pStyle w:val="MojNormalny2"/>
      </w:pPr>
    </w:p>
    <w:p w14:paraId="5319B30C" w14:textId="1BF6B31F" w:rsidR="00743DD9" w:rsidRDefault="00743DD9" w:rsidP="00743DD9">
      <w:pPr>
        <w:pStyle w:val="MojNormalny2"/>
      </w:pPr>
    </w:p>
    <w:p w14:paraId="624264FB" w14:textId="5C1BF03D" w:rsidR="00743DD9" w:rsidRDefault="00743DD9" w:rsidP="00743DD9">
      <w:pPr>
        <w:pStyle w:val="MojNormalny2"/>
      </w:pPr>
    </w:p>
    <w:p w14:paraId="36DC3305" w14:textId="77777777" w:rsidR="00550E9D" w:rsidRDefault="00550E9D" w:rsidP="00743DD9">
      <w:pPr>
        <w:pStyle w:val="MojNormalny2"/>
      </w:pPr>
    </w:p>
    <w:p w14:paraId="32F57C84" w14:textId="77777777" w:rsidR="00743DD9" w:rsidRDefault="00743DD9" w:rsidP="00143D3A">
      <w:pPr>
        <w:pStyle w:val="MojNormalny2"/>
        <w:ind w:firstLine="0"/>
      </w:pPr>
    </w:p>
    <w:p w14:paraId="4116E0EB" w14:textId="46F7BE51" w:rsidR="006B74F2" w:rsidRDefault="00E47A81" w:rsidP="00743DD9">
      <w:pPr>
        <w:pStyle w:val="MojNormalny2"/>
        <w:ind w:firstLine="0"/>
      </w:pPr>
      <w:r>
        <w:t>Podstrona wyświetlająca szczegółowe informacje o meczu w widoku mobilnym</w:t>
      </w:r>
    </w:p>
    <w:p w14:paraId="1B4267FF" w14:textId="24FF6805" w:rsidR="00C24D74" w:rsidRDefault="008B7A03" w:rsidP="00143D3A">
      <w:pPr>
        <w:pStyle w:val="Legenda"/>
        <w:jc w:val="center"/>
      </w:pPr>
      <w:r w:rsidRPr="008B7A03">
        <w:rPr>
          <w:noProof/>
        </w:rPr>
        <w:drawing>
          <wp:inline distT="0" distB="0" distL="0" distR="0" wp14:anchorId="75463FB6" wp14:editId="2307164A">
            <wp:extent cx="3553321" cy="6363588"/>
            <wp:effectExtent l="0" t="0" r="9525"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50"/>
                    <a:stretch>
                      <a:fillRect/>
                    </a:stretch>
                  </pic:blipFill>
                  <pic:spPr>
                    <a:xfrm>
                      <a:off x="0" y="0"/>
                      <a:ext cx="3553321" cy="6363588"/>
                    </a:xfrm>
                    <a:prstGeom prst="rect">
                      <a:avLst/>
                    </a:prstGeom>
                  </pic:spPr>
                </pic:pic>
              </a:graphicData>
            </a:graphic>
          </wp:inline>
        </w:drawing>
      </w:r>
    </w:p>
    <w:p w14:paraId="25BF5DE1" w14:textId="0EB6A39B" w:rsidR="006B74F2" w:rsidRDefault="006B74F2" w:rsidP="00143D3A">
      <w:pPr>
        <w:pStyle w:val="Legenda"/>
        <w:jc w:val="center"/>
        <w:rPr>
          <w:sz w:val="22"/>
          <w:szCs w:val="22"/>
        </w:rPr>
      </w:pPr>
      <w:r w:rsidRPr="00143D3A">
        <w:rPr>
          <w:sz w:val="22"/>
          <w:szCs w:val="22"/>
        </w:rPr>
        <w:t>Rysunek 2</w:t>
      </w:r>
      <w:r w:rsidR="002420F2" w:rsidRPr="00143D3A">
        <w:rPr>
          <w:sz w:val="22"/>
          <w:szCs w:val="22"/>
        </w:rPr>
        <w:t>4</w:t>
      </w:r>
      <w:r w:rsidRPr="00143D3A">
        <w:rPr>
          <w:sz w:val="22"/>
          <w:szCs w:val="22"/>
        </w:rPr>
        <w:t xml:space="preserve">  </w:t>
      </w:r>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45728025" w:rsidR="00743DD9" w:rsidRDefault="00743DD9" w:rsidP="00743DD9">
      <w:pPr>
        <w:pStyle w:val="MojNormalny2"/>
      </w:pPr>
    </w:p>
    <w:p w14:paraId="54AAE834" w14:textId="77777777" w:rsidR="00550E9D" w:rsidRDefault="00550E9D" w:rsidP="00743DD9">
      <w:pPr>
        <w:pStyle w:val="MojNormalny2"/>
      </w:pPr>
    </w:p>
    <w:p w14:paraId="0C99C153" w14:textId="77777777" w:rsidR="00743DD9" w:rsidRPr="00743DD9" w:rsidRDefault="00743DD9" w:rsidP="00743DD9">
      <w:pPr>
        <w:pStyle w:val="MojNormalny2"/>
      </w:pPr>
    </w:p>
    <w:p w14:paraId="7B5B93C5" w14:textId="77777777" w:rsidR="00C24D74" w:rsidRPr="00550E9D" w:rsidRDefault="00C24D74" w:rsidP="00C24D74">
      <w:pPr>
        <w:pStyle w:val="Legenda"/>
        <w:jc w:val="both"/>
        <w:rPr>
          <w:rFonts w:ascii="Times New Roman" w:hAnsi="Times New Roman" w:cs="Times New Roman"/>
          <w:i w:val="0"/>
          <w:iCs w:val="0"/>
          <w:color w:val="auto"/>
          <w:sz w:val="24"/>
          <w:szCs w:val="24"/>
        </w:rPr>
      </w:pPr>
      <w:r w:rsidRPr="00550E9D">
        <w:rPr>
          <w:rFonts w:ascii="Times New Roman" w:hAnsi="Times New Roman" w:cs="Times New Roman"/>
          <w:i w:val="0"/>
          <w:iCs w:val="0"/>
          <w:color w:val="auto"/>
          <w:sz w:val="24"/>
          <w:szCs w:val="24"/>
        </w:rPr>
        <w:t>Rozwinięty boczny panel w widoku mobilnym</w:t>
      </w:r>
    </w:p>
    <w:p w14:paraId="398157A8" w14:textId="77777777" w:rsidR="006B74F2" w:rsidRDefault="006B74F2" w:rsidP="00143D3A">
      <w:pPr>
        <w:pStyle w:val="MojNormalny2"/>
        <w:keepNext/>
        <w:ind w:firstLine="0"/>
        <w:jc w:val="center"/>
      </w:pPr>
      <w:r w:rsidRPr="00D44264">
        <w:rPr>
          <w:noProof/>
        </w:rPr>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375" cy="7163800"/>
                    </a:xfrm>
                    <a:prstGeom prst="rect">
                      <a:avLst/>
                    </a:prstGeom>
                  </pic:spPr>
                </pic:pic>
              </a:graphicData>
            </a:graphic>
          </wp:inline>
        </w:drawing>
      </w:r>
    </w:p>
    <w:p w14:paraId="320C967B" w14:textId="64EB0AE2" w:rsidR="006B74F2" w:rsidRPr="00143D3A" w:rsidRDefault="006B74F2" w:rsidP="00143D3A">
      <w:pPr>
        <w:pStyle w:val="Legenda"/>
        <w:jc w:val="center"/>
        <w:rPr>
          <w:sz w:val="22"/>
          <w:szCs w:val="22"/>
        </w:rPr>
      </w:pPr>
      <w:r w:rsidRPr="00143D3A">
        <w:rPr>
          <w:sz w:val="22"/>
          <w:szCs w:val="22"/>
        </w:rPr>
        <w:t>Rysunek 2</w:t>
      </w:r>
      <w:r w:rsidR="002420F2" w:rsidRPr="00143D3A">
        <w:rPr>
          <w:sz w:val="22"/>
          <w:szCs w:val="22"/>
        </w:rPr>
        <w:t>5</w:t>
      </w:r>
      <w:r w:rsidRPr="00143D3A">
        <w:rPr>
          <w:sz w:val="22"/>
          <w:szCs w:val="22"/>
        </w:rPr>
        <w:t xml:space="preserve">  </w:t>
      </w:r>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76BA3683" w14:textId="77777777" w:rsidR="00743DD9" w:rsidRDefault="00743DD9" w:rsidP="00143D3A">
      <w:pPr>
        <w:pStyle w:val="MojNormalny2"/>
        <w:ind w:firstLine="0"/>
        <w:jc w:val="left"/>
        <w:rPr>
          <w:b/>
          <w:bCs/>
          <w:sz w:val="32"/>
          <w:szCs w:val="32"/>
        </w:rPr>
      </w:pPr>
    </w:p>
    <w:p w14:paraId="2C5CD867" w14:textId="26F3EBC9" w:rsidR="004C2FE9" w:rsidRDefault="004C2FE9" w:rsidP="00143D3A">
      <w:pPr>
        <w:pStyle w:val="MojNormalny2"/>
        <w:ind w:firstLine="0"/>
        <w:jc w:val="left"/>
        <w:rPr>
          <w:b/>
          <w:bCs/>
          <w:sz w:val="32"/>
          <w:szCs w:val="32"/>
        </w:rPr>
      </w:pPr>
      <w:r w:rsidRPr="00B94741">
        <w:rPr>
          <w:b/>
          <w:bCs/>
          <w:sz w:val="32"/>
          <w:szCs w:val="32"/>
        </w:rPr>
        <w:t>3.</w:t>
      </w:r>
      <w:r w:rsidR="00550E9D">
        <w:rPr>
          <w:b/>
          <w:bCs/>
          <w:sz w:val="32"/>
          <w:szCs w:val="32"/>
        </w:rPr>
        <w:t xml:space="preserve">4 </w:t>
      </w:r>
      <w:r w:rsidR="00886F83">
        <w:rPr>
          <w:b/>
          <w:bCs/>
          <w:sz w:val="32"/>
          <w:szCs w:val="32"/>
        </w:rPr>
        <w:t>Możliwe rozwinięcia</w:t>
      </w:r>
    </w:p>
    <w:p w14:paraId="68DD99BB" w14:textId="334D617E" w:rsidR="00886F83" w:rsidRDefault="00886F83" w:rsidP="00743DD9">
      <w:pPr>
        <w:pStyle w:val="MojNormalny2"/>
        <w:ind w:firstLine="708"/>
        <w:jc w:val="left"/>
      </w:pPr>
      <w:r>
        <w:t xml:space="preserve">Aplikacja pobiera większość informacji potrzebnych do generowania po stronie z API Flashscore. </w:t>
      </w:r>
      <w:r w:rsidR="00012021">
        <w:t>Obecnie nie jest to problemem.</w:t>
      </w:r>
      <w:r>
        <w:t xml:space="preserve"> Lecz w </w:t>
      </w:r>
      <w:r w:rsidR="00012021">
        <w:t xml:space="preserve">razie rozwoju aplikacji i skierowania jej w większą liczbę odbiorców, dobrym rozwiązaniem byłoby uniezależnienie od niezawodności zewnętrznych źródeł. </w:t>
      </w:r>
      <w:r>
        <w:t xml:space="preserve"> Dane z API można pobierać raz przed każd</w:t>
      </w:r>
      <w:r w:rsidR="00012021">
        <w:t>ym cyklem spotkań (zazwyczaj odbywają się one od piątku do poniedziałku) .</w:t>
      </w:r>
      <w:r>
        <w:t xml:space="preserve"> </w:t>
      </w:r>
      <w:r w:rsidR="00012021">
        <w:t xml:space="preserve">W takiej sytuacji </w:t>
      </w:r>
      <w:r>
        <w:t xml:space="preserve">generowanie zapytania </w:t>
      </w:r>
      <w:r w:rsidR="00012021">
        <w:t xml:space="preserve">do API </w:t>
      </w:r>
      <w:r>
        <w:t>za każdym kliknięciem w podstronę nie jest potrzebne.</w:t>
      </w:r>
      <w:r w:rsidR="001E7367">
        <w:t xml:space="preserve"> Zamiast tego można skorzystać z bazy danych przy użyciu Redis</w:t>
      </w:r>
      <w:r w:rsidR="00743DD9">
        <w:t>.</w:t>
      </w:r>
      <w:r w:rsidR="008C024B">
        <w:t xml:space="preserve"> </w:t>
      </w:r>
      <w:r w:rsidR="00E60ED3">
        <w:t>W razie takie</w:t>
      </w:r>
      <w:r w:rsidR="001E7367">
        <w:t>j zmiany</w:t>
      </w:r>
      <w:r w:rsidR="00E60ED3">
        <w:t xml:space="preserve">, </w:t>
      </w:r>
      <w:r w:rsidR="001E7367">
        <w:t xml:space="preserve"> możliwe by się stało</w:t>
      </w:r>
      <w:r w:rsidR="00E60ED3">
        <w:t xml:space="preserve"> zapisywanie </w:t>
      </w:r>
      <w:r w:rsidR="001E7367">
        <w:t xml:space="preserve">szacowań </w:t>
      </w:r>
      <w:r w:rsidR="00E60ED3">
        <w:t>z wcześniejszych meczy</w:t>
      </w:r>
      <w:r w:rsidR="001E7367">
        <w:t>.</w:t>
      </w:r>
      <w:r w:rsidR="00E60ED3">
        <w:t xml:space="preserve"> </w:t>
      </w:r>
      <w:r w:rsidR="001E7367">
        <w:t xml:space="preserve">Umożliwiłoby to </w:t>
      </w:r>
      <w:r w:rsidR="00E60ED3">
        <w:t>obliczanie</w:t>
      </w:r>
      <w:r w:rsidR="001E7367">
        <w:t xml:space="preserve"> skuteczności</w:t>
      </w:r>
      <w:r w:rsidR="00E60ED3">
        <w:t xml:space="preserve"> </w:t>
      </w:r>
      <w:r w:rsidR="001E7367">
        <w:t xml:space="preserve">typowania każdego ze źródeł. </w:t>
      </w:r>
      <w:r w:rsidR="008C024B">
        <w:t xml:space="preserve">Dodatkowo, </w:t>
      </w:r>
      <w:r w:rsidR="001E7367">
        <w:t>możliwe jest rozszerzenie</w:t>
      </w:r>
      <w:r w:rsidR="008C024B">
        <w:t xml:space="preserve"> aplikacj</w:t>
      </w:r>
      <w:r w:rsidR="001E7367">
        <w:t>i</w:t>
      </w:r>
      <w:r w:rsidR="008C024B">
        <w:t xml:space="preserve"> o</w:t>
      </w:r>
      <w:r w:rsidR="001E7367">
        <w:t xml:space="preserve"> większa liczb</w:t>
      </w:r>
      <w:r w:rsidR="00743DD9">
        <w:t>ę</w:t>
      </w:r>
      <w:r w:rsidR="001E7367">
        <w:t xml:space="preserve"> rozgrywek ligowych</w:t>
      </w:r>
      <w:r w:rsidR="008C024B">
        <w:t xml:space="preserve">. </w:t>
      </w:r>
      <w:r w:rsidR="00541943">
        <w:t xml:space="preserve">Dodatkowo istnieje możliwość włączenia statystyk z meczu (takich jak posiadanie piłki, strzały, niebezpieczne ataki) do skryptu </w:t>
      </w:r>
      <w:r w:rsidR="001E7367">
        <w:t xml:space="preserve"> typującego</w:t>
      </w:r>
      <w:r w:rsidR="00541943">
        <w:t xml:space="preserve"> rezultat. Te dane dostępne są w API Flashscore </w:t>
      </w:r>
      <w:r w:rsidR="007701CE">
        <w:t xml:space="preserve">i </w:t>
      </w:r>
      <w:r w:rsidR="001E7367">
        <w:t>mogłyby ulepszyć tą funkcjonalność</w:t>
      </w:r>
      <w:r w:rsidR="00541943">
        <w:t xml:space="preserve">, aczkolwiek </w:t>
      </w:r>
      <w:r w:rsidR="001E7367">
        <w:t xml:space="preserve">praca nad tym </w:t>
      </w:r>
      <w:r w:rsidR="00541943">
        <w:t>wymagał</w:t>
      </w:r>
      <w:r w:rsidR="001E7367">
        <w:t>a</w:t>
      </w:r>
      <w:r w:rsidR="00541943">
        <w:t>by głębsze</w:t>
      </w:r>
      <w:r w:rsidR="007701CE">
        <w:t>j analizy</w:t>
      </w:r>
      <w:r w:rsidR="00541943">
        <w:t xml:space="preserve"> i eksperymentów nad nowym modelem.</w:t>
      </w:r>
    </w:p>
    <w:p w14:paraId="3AA1FD2F" w14:textId="737AC8D1" w:rsidR="003A60CE" w:rsidRDefault="003A60CE" w:rsidP="00743DD9">
      <w:pPr>
        <w:pStyle w:val="MojNormalny2"/>
        <w:ind w:firstLine="708"/>
        <w:jc w:val="left"/>
      </w:pPr>
    </w:p>
    <w:p w14:paraId="4876E479" w14:textId="1427DB30" w:rsidR="003A60CE" w:rsidRDefault="003A60CE" w:rsidP="00743DD9">
      <w:pPr>
        <w:pStyle w:val="MojNormalny2"/>
        <w:ind w:firstLine="708"/>
        <w:jc w:val="left"/>
      </w:pPr>
    </w:p>
    <w:p w14:paraId="5810831F" w14:textId="0C832F6E" w:rsidR="003A60CE" w:rsidRDefault="003A60CE" w:rsidP="00743DD9">
      <w:pPr>
        <w:pStyle w:val="MojNormalny2"/>
        <w:ind w:firstLine="708"/>
        <w:jc w:val="left"/>
      </w:pPr>
    </w:p>
    <w:p w14:paraId="1FBF4968" w14:textId="086FE856" w:rsidR="003A60CE" w:rsidRDefault="003A60CE" w:rsidP="00743DD9">
      <w:pPr>
        <w:pStyle w:val="MojNormalny2"/>
        <w:ind w:firstLine="708"/>
        <w:jc w:val="left"/>
      </w:pPr>
    </w:p>
    <w:p w14:paraId="4830DEA5" w14:textId="15DA2AA6" w:rsidR="003A60CE" w:rsidRDefault="003A60CE" w:rsidP="00743DD9">
      <w:pPr>
        <w:pStyle w:val="MojNormalny2"/>
        <w:ind w:firstLine="708"/>
        <w:jc w:val="left"/>
      </w:pPr>
    </w:p>
    <w:p w14:paraId="6DA2D973" w14:textId="1B7D04FE" w:rsidR="003A60CE" w:rsidRDefault="003A60CE" w:rsidP="00743DD9">
      <w:pPr>
        <w:pStyle w:val="MojNormalny2"/>
        <w:ind w:firstLine="708"/>
        <w:jc w:val="left"/>
      </w:pPr>
    </w:p>
    <w:p w14:paraId="263553A0" w14:textId="66D5E250" w:rsidR="003A60CE" w:rsidRDefault="003A60CE" w:rsidP="00743DD9">
      <w:pPr>
        <w:pStyle w:val="MojNormalny2"/>
        <w:ind w:firstLine="708"/>
        <w:jc w:val="left"/>
      </w:pPr>
    </w:p>
    <w:p w14:paraId="3657F1F4" w14:textId="66E9DDC7" w:rsidR="003A60CE" w:rsidRDefault="003A60CE" w:rsidP="00743DD9">
      <w:pPr>
        <w:pStyle w:val="MojNormalny2"/>
        <w:ind w:firstLine="708"/>
        <w:jc w:val="left"/>
      </w:pPr>
    </w:p>
    <w:p w14:paraId="34EE07B7" w14:textId="2AAACAF4" w:rsidR="003A60CE" w:rsidRDefault="003A60CE" w:rsidP="00743DD9">
      <w:pPr>
        <w:pStyle w:val="MojNormalny2"/>
        <w:ind w:firstLine="708"/>
        <w:jc w:val="left"/>
      </w:pPr>
    </w:p>
    <w:p w14:paraId="7538B373" w14:textId="1B49478E" w:rsidR="003A60CE" w:rsidRDefault="003A60CE" w:rsidP="00743DD9">
      <w:pPr>
        <w:pStyle w:val="MojNormalny2"/>
        <w:ind w:firstLine="708"/>
        <w:jc w:val="left"/>
      </w:pPr>
    </w:p>
    <w:p w14:paraId="654AC0F7" w14:textId="7FD9AE46" w:rsidR="003A60CE" w:rsidRDefault="003A60CE" w:rsidP="00743DD9">
      <w:pPr>
        <w:pStyle w:val="MojNormalny2"/>
        <w:ind w:firstLine="708"/>
        <w:jc w:val="left"/>
      </w:pPr>
    </w:p>
    <w:p w14:paraId="5CFFBEDF" w14:textId="5A4A4C33" w:rsidR="003A60CE" w:rsidRDefault="003A60CE" w:rsidP="00743DD9">
      <w:pPr>
        <w:pStyle w:val="MojNormalny2"/>
        <w:ind w:firstLine="708"/>
        <w:jc w:val="left"/>
      </w:pPr>
    </w:p>
    <w:p w14:paraId="6F5A1C89" w14:textId="77777777" w:rsidR="003A60CE" w:rsidRDefault="003A60CE" w:rsidP="00743DD9">
      <w:pPr>
        <w:pStyle w:val="MojNormalny2"/>
        <w:ind w:firstLine="708"/>
        <w:jc w:val="left"/>
        <w:rPr>
          <w:b/>
          <w:bCs/>
          <w:sz w:val="32"/>
          <w:szCs w:val="32"/>
        </w:rPr>
      </w:pPr>
    </w:p>
    <w:p w14:paraId="4F1A4863" w14:textId="56B6C5F5" w:rsidR="006B74F2" w:rsidRDefault="006B74F2" w:rsidP="006B74F2">
      <w:pPr>
        <w:pStyle w:val="MojNormalny2"/>
        <w:ind w:firstLine="0"/>
        <w:rPr>
          <w:b/>
          <w:bCs/>
          <w:sz w:val="32"/>
          <w:szCs w:val="32"/>
        </w:rPr>
      </w:pPr>
      <w:r>
        <w:rPr>
          <w:b/>
          <w:bCs/>
          <w:sz w:val="32"/>
          <w:szCs w:val="32"/>
        </w:rPr>
        <w:t>3.</w:t>
      </w:r>
      <w:r w:rsidR="00550E9D">
        <w:rPr>
          <w:b/>
          <w:bCs/>
          <w:sz w:val="32"/>
          <w:szCs w:val="32"/>
        </w:rPr>
        <w:t>5</w:t>
      </w:r>
      <w:r>
        <w:rPr>
          <w:b/>
          <w:bCs/>
          <w:sz w:val="32"/>
          <w:szCs w:val="32"/>
        </w:rPr>
        <w:t xml:space="preserve"> Implementacja </w:t>
      </w:r>
      <w:r w:rsidR="00A3272A">
        <w:rPr>
          <w:b/>
          <w:bCs/>
          <w:sz w:val="32"/>
          <w:szCs w:val="32"/>
        </w:rPr>
        <w:t>systemu</w:t>
      </w:r>
    </w:p>
    <w:p w14:paraId="2A284EBC" w14:textId="22DB56AE" w:rsidR="00A3272A" w:rsidRDefault="001E7367" w:rsidP="00B8186E">
      <w:pPr>
        <w:pStyle w:val="MojNormalny2"/>
        <w:ind w:firstLine="708"/>
        <w:rPr>
          <w:b/>
          <w:bCs/>
          <w:sz w:val="32"/>
          <w:szCs w:val="32"/>
        </w:rPr>
      </w:pPr>
      <w:r w:rsidRPr="004B16FC">
        <w:t xml:space="preserve">Funkcja pobierająca z API ostatnie mecze dwóch drużyn, których wynik meczu będzie </w:t>
      </w:r>
      <w:ins w:id="67" w:author="Kuba Fa" w:date="2023-03-19T23:28:00Z">
        <w:r w:rsidR="00D8403B">
          <w:t>liczony</w:t>
        </w:r>
      </w:ins>
      <w:del w:id="68" w:author="Kuba Fa" w:date="2023-03-19T23:28:00Z">
        <w:r w:rsidRPr="004B16FC" w:rsidDel="00D8403B">
          <w:delText>przewidywany</w:delText>
        </w:r>
      </w:del>
      <w:r w:rsidRPr="004B16FC">
        <w:t xml:space="preserve">. Zmienna tablicowa ekstraklasaTab została stworzona z powodu wadliwości API. Z założenia w </w:t>
      </w:r>
      <w:r w:rsidR="00B8186E">
        <w:t xml:space="preserve">pliku .json </w:t>
      </w:r>
      <w:r w:rsidRPr="004B16FC">
        <w:t>każdy numer tablicy był przydzielony do osobnych rozgrywek</w:t>
      </w:r>
    </w:p>
    <w:p w14:paraId="3E57EC42" w14:textId="77777777" w:rsidR="006B74F2" w:rsidRDefault="006B74F2" w:rsidP="00143D3A">
      <w:pPr>
        <w:pStyle w:val="MojNormalny2"/>
        <w:keepNext/>
        <w:ind w:firstLine="0"/>
        <w:jc w:val="center"/>
      </w:pPr>
      <w:r w:rsidRPr="00FF517B">
        <w:rPr>
          <w:b/>
          <w:bCs/>
          <w:noProof/>
          <w:sz w:val="32"/>
          <w:szCs w:val="32"/>
        </w:rPr>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2"/>
                    <a:stretch>
                      <a:fillRect/>
                    </a:stretch>
                  </pic:blipFill>
                  <pic:spPr>
                    <a:xfrm>
                      <a:off x="0" y="0"/>
                      <a:ext cx="4957518" cy="3403156"/>
                    </a:xfrm>
                    <a:prstGeom prst="rect">
                      <a:avLst/>
                    </a:prstGeom>
                  </pic:spPr>
                </pic:pic>
              </a:graphicData>
            </a:graphic>
          </wp:inline>
        </w:drawing>
      </w:r>
    </w:p>
    <w:p w14:paraId="44E8FFC4" w14:textId="2EA1AFA6" w:rsidR="006B74F2" w:rsidRDefault="006B74F2" w:rsidP="00743DD9">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6</w:t>
      </w:r>
      <w:r>
        <w:t xml:space="preserve"> </w:t>
      </w:r>
    </w:p>
    <w:p w14:paraId="32154C08" w14:textId="7612933D" w:rsidR="001E7367" w:rsidRPr="00CF30D5" w:rsidRDefault="001E7367" w:rsidP="00143D3A">
      <w:pPr>
        <w:pStyle w:val="MojNormalny2"/>
        <w:ind w:firstLine="0"/>
      </w:pPr>
      <w:r w:rsidRPr="00BA32FB">
        <w:t>Funkcja pobierająca z API wysokość kursów bukmacherskich</w:t>
      </w:r>
    </w:p>
    <w:p w14:paraId="39A8E9FB" w14:textId="77777777" w:rsidR="006B74F2" w:rsidRDefault="006B74F2" w:rsidP="00143D3A">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3"/>
                    <a:stretch>
                      <a:fillRect/>
                    </a:stretch>
                  </pic:blipFill>
                  <pic:spPr>
                    <a:xfrm>
                      <a:off x="0" y="0"/>
                      <a:ext cx="5399405" cy="1980565"/>
                    </a:xfrm>
                    <a:prstGeom prst="rect">
                      <a:avLst/>
                    </a:prstGeom>
                  </pic:spPr>
                </pic:pic>
              </a:graphicData>
            </a:graphic>
          </wp:inline>
        </w:drawing>
      </w:r>
    </w:p>
    <w:p w14:paraId="20250B9E" w14:textId="6F05B611" w:rsidR="006B74F2" w:rsidRDefault="006B74F2" w:rsidP="001E7367">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7</w:t>
      </w:r>
      <w:r>
        <w:t xml:space="preserve"> </w:t>
      </w:r>
    </w:p>
    <w:p w14:paraId="4926A595" w14:textId="6AAB2542" w:rsidR="003A60CE" w:rsidRDefault="003A60CE" w:rsidP="003A60CE">
      <w:pPr>
        <w:pStyle w:val="MojNormalny2"/>
      </w:pPr>
    </w:p>
    <w:p w14:paraId="42C156E7" w14:textId="77777777" w:rsidR="003A60CE" w:rsidRPr="003A60CE" w:rsidRDefault="003A60CE" w:rsidP="003A60CE">
      <w:pPr>
        <w:pStyle w:val="MojNormalny2"/>
      </w:pPr>
    </w:p>
    <w:p w14:paraId="224795ED" w14:textId="41B41C26" w:rsidR="001E7367" w:rsidRPr="001E7367" w:rsidRDefault="001E7367" w:rsidP="00143D3A">
      <w:pPr>
        <w:pStyle w:val="MojNormalny2"/>
        <w:ind w:firstLine="0"/>
      </w:pPr>
      <w:r w:rsidRPr="00900077">
        <w:t xml:space="preserve">Wyświetlanie danych z </w:t>
      </w:r>
      <w:r>
        <w:t>portalu Forebet</w:t>
      </w:r>
    </w:p>
    <w:p w14:paraId="483B602C" w14:textId="77777777" w:rsidR="006B74F2" w:rsidRDefault="006B74F2" w:rsidP="00143D3A">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4"/>
                    <a:stretch>
                      <a:fillRect/>
                    </a:stretch>
                  </pic:blipFill>
                  <pic:spPr>
                    <a:xfrm>
                      <a:off x="0" y="0"/>
                      <a:ext cx="5399405" cy="2348865"/>
                    </a:xfrm>
                    <a:prstGeom prst="rect">
                      <a:avLst/>
                    </a:prstGeom>
                  </pic:spPr>
                </pic:pic>
              </a:graphicData>
            </a:graphic>
          </wp:inline>
        </w:drawing>
      </w:r>
    </w:p>
    <w:p w14:paraId="28E56588" w14:textId="51B95B6D" w:rsidR="006B74F2" w:rsidRPr="00143D3A" w:rsidRDefault="006B74F2" w:rsidP="001E7367">
      <w:pPr>
        <w:pStyle w:val="Legenda"/>
        <w:jc w:val="center"/>
        <w:rPr>
          <w:sz w:val="22"/>
          <w:szCs w:val="22"/>
        </w:rPr>
      </w:pPr>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2</w:t>
      </w:r>
      <w:r w:rsidRPr="00143D3A">
        <w:rPr>
          <w:noProof/>
          <w:sz w:val="22"/>
          <w:szCs w:val="22"/>
        </w:rPr>
        <w:fldChar w:fldCharType="end"/>
      </w:r>
      <w:r w:rsidR="002420F2" w:rsidRPr="00143D3A">
        <w:rPr>
          <w:sz w:val="22"/>
          <w:szCs w:val="22"/>
        </w:rPr>
        <w:t>8</w:t>
      </w:r>
      <w:r w:rsidRPr="00143D3A">
        <w:rPr>
          <w:sz w:val="22"/>
          <w:szCs w:val="22"/>
        </w:rPr>
        <w:t xml:space="preserve"> </w:t>
      </w:r>
    </w:p>
    <w:p w14:paraId="0374DB51" w14:textId="0EA3B4BE"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rozgrywanym meczy. Kod przedstawia kompilator liczby na format daty.</w:t>
      </w:r>
    </w:p>
    <w:p w14:paraId="350E5BCA" w14:textId="77777777" w:rsidR="006B74F2" w:rsidRDefault="006B74F2" w:rsidP="00143D3A">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5"/>
                    <a:stretch>
                      <a:fillRect/>
                    </a:stretch>
                  </pic:blipFill>
                  <pic:spPr>
                    <a:xfrm>
                      <a:off x="0" y="0"/>
                      <a:ext cx="5399405" cy="2907665"/>
                    </a:xfrm>
                    <a:prstGeom prst="rect">
                      <a:avLst/>
                    </a:prstGeom>
                  </pic:spPr>
                </pic:pic>
              </a:graphicData>
            </a:graphic>
          </wp:inline>
        </w:drawing>
      </w:r>
    </w:p>
    <w:p w14:paraId="02E4120E" w14:textId="69BF550B" w:rsidR="006B74F2" w:rsidRDefault="006B74F2" w:rsidP="00143D3A">
      <w:pPr>
        <w:pStyle w:val="Legenda"/>
        <w:jc w:val="center"/>
      </w:pPr>
      <w:r w:rsidRPr="00143D3A">
        <w:rPr>
          <w:sz w:val="22"/>
          <w:szCs w:val="22"/>
        </w:rPr>
        <w:t>Rysunek 2</w:t>
      </w:r>
      <w:r w:rsidR="002420F2" w:rsidRPr="00143D3A">
        <w:rPr>
          <w:sz w:val="22"/>
          <w:szCs w:val="22"/>
        </w:rPr>
        <w:t>9</w:t>
      </w:r>
      <w:r>
        <w:t xml:space="preserve"> </w:t>
      </w:r>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t>Zwrócenie daty (ciąg dalszy Rysunek 29) w odpowiednim formacie</w:t>
      </w:r>
    </w:p>
    <w:p w14:paraId="02954302" w14:textId="77777777" w:rsidR="006B74F2" w:rsidRDefault="006B74F2" w:rsidP="00143D3A">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6"/>
                    <a:stretch>
                      <a:fillRect/>
                    </a:stretch>
                  </pic:blipFill>
                  <pic:spPr>
                    <a:xfrm>
                      <a:off x="0" y="0"/>
                      <a:ext cx="4305901" cy="943107"/>
                    </a:xfrm>
                    <a:prstGeom prst="rect">
                      <a:avLst/>
                    </a:prstGeom>
                  </pic:spPr>
                </pic:pic>
              </a:graphicData>
            </a:graphic>
          </wp:inline>
        </w:drawing>
      </w:r>
    </w:p>
    <w:p w14:paraId="333865BE" w14:textId="4BF5153D" w:rsidR="006B74F2" w:rsidRDefault="006B74F2" w:rsidP="00143D3A">
      <w:pPr>
        <w:pStyle w:val="Legenda"/>
        <w:jc w:val="center"/>
      </w:pPr>
      <w:r w:rsidRPr="00143D3A">
        <w:rPr>
          <w:sz w:val="22"/>
          <w:szCs w:val="22"/>
        </w:rPr>
        <w:t xml:space="preserve">Rysunek </w:t>
      </w:r>
      <w:r w:rsidR="002420F2" w:rsidRPr="00143D3A">
        <w:rPr>
          <w:sz w:val="22"/>
          <w:szCs w:val="22"/>
        </w:rPr>
        <w:t>30</w:t>
      </w:r>
      <w:r>
        <w:t xml:space="preserve"> </w:t>
      </w: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307DE569" w:rsidR="00222D7F" w:rsidRDefault="00222D7F">
      <w:pPr>
        <w:pStyle w:val="MojNormalny2"/>
        <w:ind w:firstLine="0"/>
      </w:pPr>
    </w:p>
    <w:p w14:paraId="68D6CBB4" w14:textId="13519B13" w:rsidR="003A60CE" w:rsidRDefault="003A60CE">
      <w:pPr>
        <w:pStyle w:val="MojNormalny2"/>
        <w:ind w:firstLine="0"/>
      </w:pPr>
    </w:p>
    <w:p w14:paraId="3CB6E3D8" w14:textId="4F4FBB4C" w:rsidR="003A60CE" w:rsidRDefault="003A60CE">
      <w:pPr>
        <w:pStyle w:val="MojNormalny2"/>
        <w:ind w:firstLine="0"/>
      </w:pPr>
    </w:p>
    <w:p w14:paraId="40D126AE" w14:textId="32C5B369" w:rsidR="003A60CE" w:rsidRDefault="003A60CE">
      <w:pPr>
        <w:pStyle w:val="MojNormalny2"/>
        <w:ind w:firstLine="0"/>
      </w:pPr>
    </w:p>
    <w:p w14:paraId="65808095" w14:textId="0DD1D23D" w:rsidR="003A60CE" w:rsidRDefault="003A60CE">
      <w:pPr>
        <w:pStyle w:val="MojNormalny2"/>
        <w:ind w:firstLine="0"/>
      </w:pPr>
    </w:p>
    <w:p w14:paraId="457B162C" w14:textId="1E0E6FAD" w:rsidR="003A60CE" w:rsidRDefault="003A60CE">
      <w:pPr>
        <w:pStyle w:val="MojNormalny2"/>
        <w:ind w:firstLine="0"/>
      </w:pPr>
    </w:p>
    <w:p w14:paraId="2ADF0396" w14:textId="48994CC3" w:rsidR="003A60CE" w:rsidRDefault="003A60CE">
      <w:pPr>
        <w:pStyle w:val="MojNormalny2"/>
        <w:ind w:firstLine="0"/>
      </w:pPr>
    </w:p>
    <w:p w14:paraId="3C22A251" w14:textId="17B9D039" w:rsidR="003A60CE" w:rsidRDefault="003A60CE">
      <w:pPr>
        <w:pStyle w:val="MojNormalny2"/>
        <w:ind w:firstLine="0"/>
      </w:pPr>
    </w:p>
    <w:p w14:paraId="4E75E988" w14:textId="1C8CE38B" w:rsidR="003A60CE" w:rsidRDefault="003A60CE">
      <w:pPr>
        <w:pStyle w:val="MojNormalny2"/>
        <w:ind w:firstLine="0"/>
      </w:pPr>
    </w:p>
    <w:p w14:paraId="64021CDE" w14:textId="401A5487" w:rsidR="003A60CE" w:rsidRDefault="003A60CE">
      <w:pPr>
        <w:pStyle w:val="MojNormalny2"/>
        <w:ind w:firstLine="0"/>
      </w:pPr>
    </w:p>
    <w:p w14:paraId="4D299DC0" w14:textId="5095BF5E" w:rsidR="003A60CE" w:rsidRDefault="003A60CE">
      <w:pPr>
        <w:pStyle w:val="MojNormalny2"/>
        <w:ind w:firstLine="0"/>
      </w:pPr>
    </w:p>
    <w:p w14:paraId="1BDB5337" w14:textId="48142532" w:rsidR="003A60CE" w:rsidRDefault="003A60CE">
      <w:pPr>
        <w:pStyle w:val="MojNormalny2"/>
        <w:ind w:firstLine="0"/>
      </w:pPr>
    </w:p>
    <w:p w14:paraId="47E3BC31" w14:textId="06B77327" w:rsidR="003A60CE" w:rsidRDefault="003A60CE">
      <w:pPr>
        <w:pStyle w:val="MojNormalny2"/>
        <w:ind w:firstLine="0"/>
      </w:pPr>
    </w:p>
    <w:p w14:paraId="46C9605B" w14:textId="36825DF3" w:rsidR="003A60CE" w:rsidRDefault="003A60CE">
      <w:pPr>
        <w:pStyle w:val="MojNormalny2"/>
        <w:ind w:firstLine="0"/>
      </w:pPr>
    </w:p>
    <w:p w14:paraId="425AF36B" w14:textId="363915EE" w:rsidR="003A60CE" w:rsidRDefault="003A60CE">
      <w:pPr>
        <w:pStyle w:val="MojNormalny2"/>
        <w:ind w:firstLine="0"/>
      </w:pPr>
    </w:p>
    <w:p w14:paraId="470B1EEE" w14:textId="10AE77A4" w:rsidR="003A60CE" w:rsidRDefault="003A60CE">
      <w:pPr>
        <w:pStyle w:val="MojNormalny2"/>
        <w:ind w:firstLine="0"/>
      </w:pPr>
    </w:p>
    <w:p w14:paraId="103086A1" w14:textId="77777777" w:rsidR="003A60CE" w:rsidRDefault="003A60CE">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t xml:space="preserve">4 </w:t>
      </w:r>
      <w:r w:rsidR="003B0E53" w:rsidRPr="00B94741">
        <w:rPr>
          <w:b/>
          <w:bCs/>
          <w:sz w:val="40"/>
          <w:szCs w:val="40"/>
        </w:rPr>
        <w:t>Testy</w:t>
      </w:r>
    </w:p>
    <w:p w14:paraId="5BDF5CCA" w14:textId="634032CE" w:rsidR="00EB4DBF" w:rsidRPr="00B94741" w:rsidRDefault="00B94741">
      <w:pPr>
        <w:pStyle w:val="MojNormalny2"/>
        <w:ind w:firstLine="0"/>
        <w:rPr>
          <w:b/>
          <w:bCs/>
          <w:sz w:val="32"/>
          <w:szCs w:val="32"/>
        </w:rPr>
      </w:pPr>
      <w:r w:rsidRPr="00B94741">
        <w:rPr>
          <w:b/>
          <w:bCs/>
          <w:sz w:val="32"/>
          <w:szCs w:val="32"/>
        </w:rPr>
        <w:t xml:space="preserve">4.1 </w:t>
      </w:r>
      <w:r w:rsidR="00956EB1">
        <w:rPr>
          <w:b/>
          <w:bCs/>
          <w:sz w:val="32"/>
          <w:szCs w:val="32"/>
        </w:rPr>
        <w:t>Typowane wyniki</w:t>
      </w:r>
      <w:r w:rsidR="003B0E53" w:rsidRPr="00B94741">
        <w:rPr>
          <w:b/>
          <w:bCs/>
          <w:sz w:val="32"/>
          <w:szCs w:val="32"/>
        </w:rPr>
        <w:t xml:space="preserve"> a rzeczywistość</w:t>
      </w:r>
    </w:p>
    <w:p w14:paraId="6EEDD74C" w14:textId="0F0015C7" w:rsidR="00EE3996" w:rsidRPr="00B028BA" w:rsidRDefault="00956EB1" w:rsidP="003A60CE">
      <w:pPr>
        <w:pStyle w:val="MojNormalny2"/>
        <w:ind w:firstLine="360"/>
        <w:jc w:val="left"/>
      </w:pPr>
      <w:r>
        <w:t>Jako przykład została wzięta pod uwagę</w:t>
      </w:r>
      <w:r w:rsidR="00EE3996">
        <w:t xml:space="preserve"> 17 kolejk</w:t>
      </w:r>
      <w:r>
        <w:t>a</w:t>
      </w:r>
      <w:r w:rsidR="00EE3996">
        <w:t xml:space="preserve"> sezonu 2022/2023 w Ekstraklasie. Kolejka oznacza wszystkie </w:t>
      </w:r>
      <w:r w:rsidR="00EE3996" w:rsidRPr="00B028BA">
        <w:t>mecze grane przez dany weekend w lidze.</w:t>
      </w:r>
      <w:r w:rsidR="007701CE" w:rsidRPr="00B028BA">
        <w:t xml:space="preserve"> W niej zespoły rozgrywają po jedno spotkanie</w:t>
      </w:r>
      <w:r w:rsidR="007701CE" w:rsidRPr="00143D3A">
        <w:t>.</w:t>
      </w:r>
      <w:r w:rsidR="00EE3996" w:rsidRPr="00143D3A">
        <w:t xml:space="preserve"> </w:t>
      </w:r>
      <w:r w:rsidR="00290460" w:rsidRPr="00143D3A">
        <w:t>Są to wszystkie mecze możliwe do badania w trakcie jednego tygodnia, oraz takie które sprawdzają wszystkie zespoły grające w tej lidze równomiernie.</w:t>
      </w:r>
      <w:r w:rsidR="00290460" w:rsidRPr="00B028BA">
        <w:t xml:space="preserve"> </w:t>
      </w:r>
      <w:r w:rsidR="007701CE" w:rsidRPr="00B028BA">
        <w:t xml:space="preserve">17 kolejka </w:t>
      </w:r>
      <w:r w:rsidR="000269A1">
        <w:t>odbywała</w:t>
      </w:r>
      <w:r w:rsidR="00610D86">
        <w:t xml:space="preserve"> się w terminach 11-13 listopada 2022 roku i </w:t>
      </w:r>
      <w:r w:rsidR="007701CE" w:rsidRPr="00B028BA">
        <w:t>była</w:t>
      </w:r>
      <w:r w:rsidR="00C766F8" w:rsidRPr="00B028BA">
        <w:t xml:space="preserve"> ostatni</w:t>
      </w:r>
      <w:r w:rsidR="007701CE" w:rsidRPr="00B028BA">
        <w:t>m</w:t>
      </w:r>
      <w:r w:rsidR="00C766F8" w:rsidRPr="00B028BA">
        <w:t xml:space="preserve"> cykl</w:t>
      </w:r>
      <w:r w:rsidR="007701CE" w:rsidRPr="00B028BA">
        <w:t>em</w:t>
      </w:r>
      <w:r w:rsidR="00C766F8" w:rsidRPr="00B028BA">
        <w:t xml:space="preserve"> meczy przed zakończeniem rundy jesiennej.</w:t>
      </w:r>
    </w:p>
    <w:p w14:paraId="6B33E471" w14:textId="5DDE269B" w:rsidR="00EE3996" w:rsidRDefault="00EE3996" w:rsidP="00143D3A">
      <w:pPr>
        <w:pStyle w:val="MojNormalny2"/>
        <w:numPr>
          <w:ilvl w:val="0"/>
          <w:numId w:val="71"/>
        </w:numPr>
        <w:rPr>
          <w:b/>
          <w:bCs/>
          <w:sz w:val="28"/>
          <w:szCs w:val="28"/>
        </w:rPr>
      </w:pPr>
      <w:r w:rsidRPr="00B028BA">
        <w:rPr>
          <w:b/>
          <w:bCs/>
          <w:sz w:val="28"/>
          <w:szCs w:val="28"/>
        </w:rPr>
        <w:t>Warta Poznań – Stal Mielec</w:t>
      </w:r>
    </w:p>
    <w:p w14:paraId="3F98B7D4" w14:textId="1D94A88F" w:rsidR="00290460" w:rsidRPr="003A60CE" w:rsidRDefault="000269A1" w:rsidP="003A60CE">
      <w:pPr>
        <w:pStyle w:val="MojNormalny2"/>
        <w:ind w:firstLine="0"/>
        <w:rPr>
          <w:b/>
          <w:bCs/>
          <w:sz w:val="28"/>
          <w:szCs w:val="28"/>
        </w:rPr>
      </w:pPr>
      <w:r>
        <w:t>System na podstawie ostatnich rezultatów</w:t>
      </w:r>
      <w:r w:rsidRPr="00883C92">
        <w:t xml:space="preserve"> </w:t>
      </w:r>
      <w:r w:rsidR="003A60CE">
        <w:t>poprawnie szacował</w:t>
      </w:r>
      <w:r w:rsidRPr="00883C92">
        <w:t xml:space="preserve"> dokładny wynik oraz </w:t>
      </w:r>
      <w:r w:rsidRPr="00610D86">
        <w:t>zwycięzcę</w:t>
      </w:r>
      <w:r w:rsidRPr="00883C92">
        <w:t xml:space="preserve"> meczu</w:t>
      </w:r>
    </w:p>
    <w:tbl>
      <w:tblPr>
        <w:tblStyle w:val="Tabela-Siatka"/>
        <w:tblW w:w="0" w:type="auto"/>
        <w:tblLook w:val="04A0" w:firstRow="1" w:lastRow="0" w:firstColumn="1" w:lastColumn="0" w:noHBand="0" w:noVBand="1"/>
      </w:tblPr>
      <w:tblGrid>
        <w:gridCol w:w="2211"/>
        <w:gridCol w:w="1612"/>
        <w:gridCol w:w="2835"/>
        <w:gridCol w:w="1835"/>
      </w:tblGrid>
      <w:tr w:rsidR="00C766F8" w14:paraId="5D3B7DE5" w14:textId="77777777" w:rsidTr="00143D3A">
        <w:tc>
          <w:tcPr>
            <w:tcW w:w="2211" w:type="dxa"/>
          </w:tcPr>
          <w:p w14:paraId="6B530B02" w14:textId="6DC3279A" w:rsidR="00C766F8" w:rsidRPr="00BC4FBC" w:rsidRDefault="00C766F8" w:rsidP="00143D3A">
            <w:pPr>
              <w:pStyle w:val="MojNormalny2"/>
              <w:ind w:firstLine="0"/>
              <w:jc w:val="center"/>
              <w:rPr>
                <w:b/>
                <w:bCs/>
              </w:rPr>
            </w:pPr>
            <w:r w:rsidRPr="00BC4FBC">
              <w:rPr>
                <w:b/>
                <w:bCs/>
              </w:rPr>
              <w:t>Faktyczny rezultat</w:t>
            </w:r>
          </w:p>
        </w:tc>
        <w:tc>
          <w:tcPr>
            <w:tcW w:w="1612" w:type="dxa"/>
          </w:tcPr>
          <w:p w14:paraId="30946066" w14:textId="638348AA" w:rsidR="00C766F8" w:rsidRPr="00BC4FBC" w:rsidRDefault="00C766F8" w:rsidP="00143D3A">
            <w:pPr>
              <w:pStyle w:val="MojNormalny2"/>
              <w:ind w:firstLine="0"/>
              <w:jc w:val="center"/>
              <w:rPr>
                <w:b/>
                <w:bCs/>
              </w:rPr>
            </w:pPr>
            <w:r>
              <w:rPr>
                <w:b/>
                <w:bCs/>
              </w:rPr>
              <w:t>Bukmacher</w:t>
            </w:r>
          </w:p>
        </w:tc>
        <w:tc>
          <w:tcPr>
            <w:tcW w:w="2835" w:type="dxa"/>
          </w:tcPr>
          <w:p w14:paraId="6BDA4F4C" w14:textId="42DA6F9B"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31211550" w14:textId="3EDEC99C" w:rsidR="00C766F8" w:rsidRPr="00BC4FBC" w:rsidRDefault="00C766F8" w:rsidP="00143D3A">
            <w:pPr>
              <w:pStyle w:val="MojNormalny2"/>
              <w:ind w:firstLine="0"/>
              <w:jc w:val="center"/>
              <w:rPr>
                <w:b/>
                <w:bCs/>
              </w:rPr>
            </w:pPr>
            <w:r w:rsidRPr="00BC4FBC">
              <w:rPr>
                <w:b/>
                <w:bCs/>
              </w:rPr>
              <w:t>Forebet</w:t>
            </w:r>
          </w:p>
        </w:tc>
      </w:tr>
      <w:tr w:rsidR="00C766F8" w14:paraId="55C270CE" w14:textId="77777777" w:rsidTr="00143D3A">
        <w:tc>
          <w:tcPr>
            <w:tcW w:w="2211" w:type="dxa"/>
          </w:tcPr>
          <w:p w14:paraId="4E59A03E" w14:textId="7CDF2D0E" w:rsidR="00C766F8" w:rsidRPr="00BC4FBC" w:rsidRDefault="00C766F8" w:rsidP="00143D3A">
            <w:pPr>
              <w:pStyle w:val="MojNormalny2"/>
              <w:ind w:firstLine="0"/>
              <w:jc w:val="center"/>
              <w:rPr>
                <w:b/>
                <w:bCs/>
              </w:rPr>
            </w:pPr>
            <w:r w:rsidRPr="00BC4FBC">
              <w:rPr>
                <w:b/>
                <w:bCs/>
              </w:rPr>
              <w:t>1-1</w:t>
            </w:r>
            <w:r>
              <w:rPr>
                <w:b/>
                <w:bCs/>
              </w:rPr>
              <w:t xml:space="preserve"> / X</w:t>
            </w:r>
          </w:p>
        </w:tc>
        <w:tc>
          <w:tcPr>
            <w:tcW w:w="1612" w:type="dxa"/>
          </w:tcPr>
          <w:p w14:paraId="6CA58CF8" w14:textId="45CE19C4" w:rsidR="00C766F8" w:rsidRPr="00C766F8" w:rsidRDefault="009F2F5C" w:rsidP="00143D3A">
            <w:pPr>
              <w:pStyle w:val="MojNormalny2"/>
              <w:ind w:firstLine="0"/>
              <w:jc w:val="center"/>
            </w:pPr>
            <w:r>
              <w:t xml:space="preserve">1-0 / </w:t>
            </w:r>
            <w:r w:rsidR="00C766F8">
              <w:t>1</w:t>
            </w:r>
          </w:p>
        </w:tc>
        <w:tc>
          <w:tcPr>
            <w:tcW w:w="2835" w:type="dxa"/>
          </w:tcPr>
          <w:p w14:paraId="5F65537F" w14:textId="4742E705" w:rsidR="00C766F8" w:rsidRPr="008027F5" w:rsidRDefault="00C766F8" w:rsidP="00143D3A">
            <w:pPr>
              <w:pStyle w:val="MojNormalny2"/>
              <w:ind w:firstLine="0"/>
              <w:jc w:val="center"/>
              <w:rPr>
                <w:b/>
                <w:bCs/>
                <w:u w:val="single"/>
              </w:rPr>
            </w:pPr>
            <w:r w:rsidRPr="008027F5">
              <w:rPr>
                <w:b/>
                <w:bCs/>
                <w:u w:val="single"/>
              </w:rPr>
              <w:t>1-1 / X</w:t>
            </w:r>
          </w:p>
        </w:tc>
        <w:tc>
          <w:tcPr>
            <w:tcW w:w="1835" w:type="dxa"/>
          </w:tcPr>
          <w:p w14:paraId="4D411B55" w14:textId="5968421A" w:rsidR="00C766F8" w:rsidRDefault="00C766F8" w:rsidP="00143D3A">
            <w:pPr>
              <w:pStyle w:val="MojNormalny2"/>
              <w:keepNext/>
              <w:ind w:firstLine="0"/>
              <w:jc w:val="center"/>
            </w:pPr>
            <w:r>
              <w:t>0-2 / 2</w:t>
            </w:r>
          </w:p>
        </w:tc>
      </w:tr>
    </w:tbl>
    <w:p w14:paraId="6628F344" w14:textId="4A53431E" w:rsidR="00290460" w:rsidRPr="00143D3A" w:rsidRDefault="000269A1" w:rsidP="00143D3A">
      <w:pPr>
        <w:pStyle w:val="Legenda"/>
        <w:jc w:val="center"/>
        <w:rPr>
          <w:b/>
          <w:bCs/>
          <w:sz w:val="22"/>
          <w:szCs w:val="22"/>
        </w:rPr>
      </w:pPr>
      <w:r w:rsidRPr="00143D3A">
        <w:rPr>
          <w:sz w:val="22"/>
          <w:szCs w:val="22"/>
        </w:rPr>
        <w:t>Tabela 1</w:t>
      </w:r>
    </w:p>
    <w:p w14:paraId="247644CF" w14:textId="50F86294" w:rsidR="00BC4FBC" w:rsidRDefault="00BC4FBC" w:rsidP="00143D3A">
      <w:pPr>
        <w:pStyle w:val="MojNormalny2"/>
        <w:numPr>
          <w:ilvl w:val="0"/>
          <w:numId w:val="71"/>
        </w:numPr>
        <w:rPr>
          <w:b/>
          <w:bCs/>
          <w:sz w:val="28"/>
          <w:szCs w:val="28"/>
        </w:rPr>
      </w:pPr>
      <w:r w:rsidRPr="00BC4FBC">
        <w:rPr>
          <w:b/>
          <w:bCs/>
          <w:sz w:val="28"/>
          <w:szCs w:val="28"/>
        </w:rPr>
        <w:t>W</w:t>
      </w:r>
      <w:r>
        <w:rPr>
          <w:b/>
          <w:bCs/>
          <w:sz w:val="28"/>
          <w:szCs w:val="28"/>
        </w:rPr>
        <w:t xml:space="preserve">isła Płock </w:t>
      </w:r>
      <w:r w:rsidR="000269A1">
        <w:rPr>
          <w:b/>
          <w:bCs/>
          <w:sz w:val="28"/>
          <w:szCs w:val="28"/>
        </w:rPr>
        <w:t>–</w:t>
      </w:r>
      <w:r>
        <w:rPr>
          <w:b/>
          <w:bCs/>
          <w:sz w:val="28"/>
          <w:szCs w:val="28"/>
        </w:rPr>
        <w:t xml:space="preserve"> Cracovia</w:t>
      </w:r>
    </w:p>
    <w:p w14:paraId="2656E9FC" w14:textId="3831C5D4" w:rsidR="00290460" w:rsidRPr="003A60CE" w:rsidRDefault="000269A1" w:rsidP="003A60CE">
      <w:pPr>
        <w:pStyle w:val="MojNormalny2"/>
        <w:ind w:firstLine="0"/>
        <w:rPr>
          <w:b/>
          <w:bCs/>
          <w:sz w:val="28"/>
          <w:szCs w:val="28"/>
        </w:rPr>
      </w:pPr>
      <w:r>
        <w:t xml:space="preserve">Bukmacher </w:t>
      </w:r>
      <w:r w:rsidR="00D42200">
        <w:t>poprawnie szacował</w:t>
      </w:r>
      <w:r>
        <w:t xml:space="preserve"> zwycięzcę meczu</w:t>
      </w:r>
    </w:p>
    <w:tbl>
      <w:tblPr>
        <w:tblStyle w:val="Tabela-Siatka"/>
        <w:tblW w:w="0" w:type="auto"/>
        <w:tblLook w:val="04A0" w:firstRow="1" w:lastRow="0" w:firstColumn="1" w:lastColumn="0" w:noHBand="0" w:noVBand="1"/>
      </w:tblPr>
      <w:tblGrid>
        <w:gridCol w:w="2211"/>
        <w:gridCol w:w="1612"/>
        <w:gridCol w:w="2835"/>
        <w:gridCol w:w="1835"/>
      </w:tblGrid>
      <w:tr w:rsidR="00C766F8" w14:paraId="3BE90304" w14:textId="77777777" w:rsidTr="00143D3A">
        <w:tc>
          <w:tcPr>
            <w:tcW w:w="2211" w:type="dxa"/>
          </w:tcPr>
          <w:p w14:paraId="683A7883"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25FC1D3A" w14:textId="3CBC089F" w:rsidR="00C766F8" w:rsidRPr="00BC4FBC" w:rsidRDefault="00C766F8" w:rsidP="00143D3A">
            <w:pPr>
              <w:pStyle w:val="MojNormalny2"/>
              <w:ind w:firstLine="0"/>
              <w:jc w:val="center"/>
              <w:rPr>
                <w:b/>
                <w:bCs/>
              </w:rPr>
            </w:pPr>
            <w:r>
              <w:rPr>
                <w:b/>
                <w:bCs/>
              </w:rPr>
              <w:t>Bukmacher</w:t>
            </w:r>
          </w:p>
        </w:tc>
        <w:tc>
          <w:tcPr>
            <w:tcW w:w="2835" w:type="dxa"/>
          </w:tcPr>
          <w:p w14:paraId="262E2617" w14:textId="77AE17D6"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5377F46E" w14:textId="77777777" w:rsidR="00C766F8" w:rsidRPr="00BC4FBC" w:rsidRDefault="00C766F8" w:rsidP="00143D3A">
            <w:pPr>
              <w:pStyle w:val="MojNormalny2"/>
              <w:ind w:firstLine="0"/>
              <w:jc w:val="center"/>
              <w:rPr>
                <w:b/>
                <w:bCs/>
              </w:rPr>
            </w:pPr>
            <w:r w:rsidRPr="00BC4FBC">
              <w:rPr>
                <w:b/>
                <w:bCs/>
              </w:rPr>
              <w:t>Forebet</w:t>
            </w:r>
          </w:p>
        </w:tc>
      </w:tr>
      <w:tr w:rsidR="00C766F8" w14:paraId="4D713472" w14:textId="77777777" w:rsidTr="00143D3A">
        <w:tc>
          <w:tcPr>
            <w:tcW w:w="2211" w:type="dxa"/>
          </w:tcPr>
          <w:p w14:paraId="75258F3C" w14:textId="3EE60082" w:rsidR="00C766F8" w:rsidRPr="00BC4FBC" w:rsidRDefault="00C766F8" w:rsidP="00143D3A">
            <w:pPr>
              <w:pStyle w:val="MojNormalny2"/>
              <w:ind w:firstLine="0"/>
              <w:jc w:val="center"/>
              <w:rPr>
                <w:b/>
                <w:bCs/>
              </w:rPr>
            </w:pPr>
            <w:r w:rsidRPr="00BC4FBC">
              <w:rPr>
                <w:b/>
                <w:bCs/>
              </w:rPr>
              <w:t>1-</w:t>
            </w:r>
            <w:r>
              <w:rPr>
                <w:b/>
                <w:bCs/>
              </w:rPr>
              <w:t>0 / 1</w:t>
            </w:r>
          </w:p>
        </w:tc>
        <w:tc>
          <w:tcPr>
            <w:tcW w:w="1612" w:type="dxa"/>
          </w:tcPr>
          <w:p w14:paraId="382BCDBC" w14:textId="38D3A402" w:rsidR="00C766F8" w:rsidRPr="00F5114F" w:rsidRDefault="00F5114F" w:rsidP="00143D3A">
            <w:pPr>
              <w:pStyle w:val="MojNormalny2"/>
              <w:tabs>
                <w:tab w:val="right" w:pos="1784"/>
              </w:tabs>
              <w:ind w:firstLine="0"/>
              <w:jc w:val="center"/>
              <w:rPr>
                <w:b/>
                <w:bCs/>
              </w:rPr>
            </w:pPr>
            <w:r w:rsidRPr="00F5114F">
              <w:t>1-1</w:t>
            </w:r>
            <w:r w:rsidRPr="00F5114F">
              <w:rPr>
                <w:b/>
                <w:bCs/>
              </w:rPr>
              <w:t xml:space="preserve"> / </w:t>
            </w:r>
            <w:r w:rsidRPr="00F5114F">
              <w:rPr>
                <w:b/>
                <w:bCs/>
                <w:u w:val="single"/>
              </w:rPr>
              <w:t>1</w:t>
            </w:r>
          </w:p>
        </w:tc>
        <w:tc>
          <w:tcPr>
            <w:tcW w:w="2835" w:type="dxa"/>
          </w:tcPr>
          <w:p w14:paraId="3CF4E862" w14:textId="53F9FB55" w:rsidR="00C766F8" w:rsidRPr="008027F5" w:rsidRDefault="00C766F8" w:rsidP="00143D3A">
            <w:pPr>
              <w:pStyle w:val="MojNormalny2"/>
              <w:ind w:firstLine="0"/>
              <w:jc w:val="center"/>
            </w:pPr>
            <w:r w:rsidRPr="008027F5">
              <w:t>1-2 /</w:t>
            </w:r>
            <w:r>
              <w:t xml:space="preserve"> </w:t>
            </w:r>
            <w:r w:rsidRPr="008027F5">
              <w:t>2</w:t>
            </w:r>
          </w:p>
        </w:tc>
        <w:tc>
          <w:tcPr>
            <w:tcW w:w="1835" w:type="dxa"/>
          </w:tcPr>
          <w:p w14:paraId="1A83CD8C" w14:textId="36EF1AB2" w:rsidR="00C766F8" w:rsidRDefault="00C766F8" w:rsidP="00143D3A">
            <w:pPr>
              <w:pStyle w:val="MojNormalny2"/>
              <w:keepNext/>
              <w:ind w:firstLine="0"/>
              <w:jc w:val="center"/>
            </w:pPr>
            <w:r>
              <w:t>1-1 / X</w:t>
            </w:r>
          </w:p>
        </w:tc>
      </w:tr>
    </w:tbl>
    <w:p w14:paraId="702378E2" w14:textId="090A40CC" w:rsidR="00290460" w:rsidRPr="00143D3A" w:rsidRDefault="000269A1" w:rsidP="00143D3A">
      <w:pPr>
        <w:pStyle w:val="Legenda"/>
        <w:jc w:val="center"/>
        <w:rPr>
          <w:b/>
          <w:bCs/>
          <w:sz w:val="22"/>
          <w:szCs w:val="22"/>
        </w:rPr>
      </w:pPr>
      <w:r w:rsidRPr="00143D3A">
        <w:rPr>
          <w:sz w:val="22"/>
          <w:szCs w:val="22"/>
        </w:rPr>
        <w:t>Tabela 2</w:t>
      </w:r>
    </w:p>
    <w:p w14:paraId="0AF5E949" w14:textId="1639EBFC" w:rsidR="00BC4FBC" w:rsidRDefault="00BC4FBC" w:rsidP="00143D3A">
      <w:pPr>
        <w:pStyle w:val="MojNormalny2"/>
        <w:numPr>
          <w:ilvl w:val="0"/>
          <w:numId w:val="71"/>
        </w:numPr>
        <w:rPr>
          <w:b/>
          <w:bCs/>
          <w:sz w:val="28"/>
          <w:szCs w:val="28"/>
        </w:rPr>
      </w:pPr>
      <w:r>
        <w:rPr>
          <w:b/>
          <w:bCs/>
          <w:sz w:val="28"/>
          <w:szCs w:val="28"/>
        </w:rPr>
        <w:t>Korona Kielce – Widzew Łódź</w:t>
      </w:r>
    </w:p>
    <w:p w14:paraId="471EF232" w14:textId="3FF17F04" w:rsidR="000269A1" w:rsidRPr="00BC4FBC" w:rsidRDefault="000269A1" w:rsidP="00BC4FBC">
      <w:pPr>
        <w:pStyle w:val="MojNormalny2"/>
        <w:ind w:firstLine="0"/>
        <w:rPr>
          <w:b/>
          <w:bCs/>
          <w:sz w:val="28"/>
          <w:szCs w:val="28"/>
        </w:rPr>
      </w:pPr>
      <w:r>
        <w:t xml:space="preserve">Bukmacher, </w:t>
      </w:r>
      <w:r w:rsidR="00335985">
        <w:t>system na podstawie ostatnich rezultatów</w:t>
      </w:r>
      <w:r>
        <w:t xml:space="preserve"> i forebet </w:t>
      </w:r>
      <w:r w:rsidR="00D42200">
        <w:t>poprawnie szacowali</w:t>
      </w:r>
      <w:r>
        <w:t xml:space="preserve"> zwycięzcę meczu</w:t>
      </w:r>
    </w:p>
    <w:p w14:paraId="034CBCBE" w14:textId="02FEEB54" w:rsidR="00290460" w:rsidRDefault="00290460" w:rsidP="00290460">
      <w:pPr>
        <w:pStyle w:val="Legenda"/>
        <w:keepNext/>
      </w:pPr>
    </w:p>
    <w:tbl>
      <w:tblPr>
        <w:tblStyle w:val="Tabela-Siatka"/>
        <w:tblW w:w="0" w:type="auto"/>
        <w:tblLook w:val="04A0" w:firstRow="1" w:lastRow="0" w:firstColumn="1" w:lastColumn="0" w:noHBand="0" w:noVBand="1"/>
      </w:tblPr>
      <w:tblGrid>
        <w:gridCol w:w="2174"/>
        <w:gridCol w:w="1649"/>
        <w:gridCol w:w="2835"/>
        <w:gridCol w:w="1835"/>
      </w:tblGrid>
      <w:tr w:rsidR="00C766F8" w14:paraId="385C4466" w14:textId="77777777" w:rsidTr="00143D3A">
        <w:tc>
          <w:tcPr>
            <w:tcW w:w="2174" w:type="dxa"/>
          </w:tcPr>
          <w:p w14:paraId="17035044" w14:textId="77777777" w:rsidR="00C766F8" w:rsidRPr="00BC4FBC" w:rsidRDefault="00C766F8" w:rsidP="00143D3A">
            <w:pPr>
              <w:pStyle w:val="MojNormalny2"/>
              <w:ind w:firstLine="0"/>
              <w:jc w:val="center"/>
              <w:rPr>
                <w:b/>
                <w:bCs/>
              </w:rPr>
            </w:pPr>
            <w:r w:rsidRPr="00BC4FBC">
              <w:rPr>
                <w:b/>
                <w:bCs/>
              </w:rPr>
              <w:t>Faktyczny rezultat</w:t>
            </w:r>
          </w:p>
        </w:tc>
        <w:tc>
          <w:tcPr>
            <w:tcW w:w="1649" w:type="dxa"/>
          </w:tcPr>
          <w:p w14:paraId="331EE873" w14:textId="134D8C58" w:rsidR="00C766F8" w:rsidRPr="00BC4FBC" w:rsidRDefault="00C766F8" w:rsidP="00143D3A">
            <w:pPr>
              <w:pStyle w:val="MojNormalny2"/>
              <w:ind w:firstLine="0"/>
              <w:jc w:val="center"/>
              <w:rPr>
                <w:b/>
                <w:bCs/>
              </w:rPr>
            </w:pPr>
            <w:r>
              <w:rPr>
                <w:b/>
                <w:bCs/>
              </w:rPr>
              <w:t>Bukmacher</w:t>
            </w:r>
          </w:p>
        </w:tc>
        <w:tc>
          <w:tcPr>
            <w:tcW w:w="2835" w:type="dxa"/>
          </w:tcPr>
          <w:p w14:paraId="752B03C3" w14:textId="15E994F1"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0E3C3F7D" w14:textId="60E5F735" w:rsidR="00C766F8" w:rsidRPr="00BC4FBC" w:rsidRDefault="00C766F8" w:rsidP="00143D3A">
            <w:pPr>
              <w:pStyle w:val="MojNormalny2"/>
              <w:ind w:firstLine="0"/>
              <w:jc w:val="center"/>
              <w:rPr>
                <w:b/>
                <w:bCs/>
              </w:rPr>
            </w:pPr>
            <w:r w:rsidRPr="00BC4FBC">
              <w:rPr>
                <w:b/>
                <w:bCs/>
              </w:rPr>
              <w:t>Forebet</w:t>
            </w:r>
          </w:p>
        </w:tc>
      </w:tr>
      <w:tr w:rsidR="00C766F8" w14:paraId="156E0F9B" w14:textId="77777777" w:rsidTr="00143D3A">
        <w:tc>
          <w:tcPr>
            <w:tcW w:w="2174" w:type="dxa"/>
          </w:tcPr>
          <w:p w14:paraId="46B8DA6A" w14:textId="0DC16A9B" w:rsidR="00C766F8" w:rsidRPr="00BC4FBC" w:rsidRDefault="00C766F8" w:rsidP="00143D3A">
            <w:pPr>
              <w:pStyle w:val="MojNormalny2"/>
              <w:ind w:firstLine="0"/>
              <w:jc w:val="center"/>
              <w:rPr>
                <w:b/>
                <w:bCs/>
              </w:rPr>
            </w:pPr>
            <w:r>
              <w:rPr>
                <w:b/>
                <w:bCs/>
              </w:rPr>
              <w:t>0-1 / 2</w:t>
            </w:r>
          </w:p>
        </w:tc>
        <w:tc>
          <w:tcPr>
            <w:tcW w:w="1649" w:type="dxa"/>
          </w:tcPr>
          <w:p w14:paraId="79ECFA5C" w14:textId="5BA40016" w:rsidR="00C766F8" w:rsidRPr="00C766F8" w:rsidRDefault="00F5114F" w:rsidP="00143D3A">
            <w:pPr>
              <w:pStyle w:val="MojNormalny2"/>
              <w:ind w:firstLine="0"/>
              <w:jc w:val="center"/>
              <w:rPr>
                <w:b/>
                <w:bCs/>
                <w:u w:val="single"/>
              </w:rPr>
            </w:pPr>
            <w:r w:rsidRPr="00F5114F">
              <w:t>1-1 /</w:t>
            </w:r>
            <w:r>
              <w:rPr>
                <w:b/>
                <w:bCs/>
                <w:u w:val="single"/>
              </w:rPr>
              <w:t xml:space="preserve"> 2</w:t>
            </w:r>
          </w:p>
        </w:tc>
        <w:tc>
          <w:tcPr>
            <w:tcW w:w="2835" w:type="dxa"/>
          </w:tcPr>
          <w:p w14:paraId="3C9FFAC9" w14:textId="43C8658F" w:rsidR="00C766F8" w:rsidRPr="00BC4FBC" w:rsidRDefault="00C766F8" w:rsidP="00143D3A">
            <w:pPr>
              <w:pStyle w:val="MojNormalny2"/>
              <w:ind w:firstLine="0"/>
              <w:jc w:val="center"/>
              <w:rPr>
                <w:b/>
                <w:bCs/>
              </w:rPr>
            </w:pPr>
            <w:r w:rsidRPr="008027F5">
              <w:t>0-3</w:t>
            </w:r>
            <w:r>
              <w:rPr>
                <w:b/>
                <w:bCs/>
              </w:rPr>
              <w:t xml:space="preserve"> / </w:t>
            </w:r>
            <w:r w:rsidRPr="008027F5">
              <w:rPr>
                <w:b/>
                <w:bCs/>
                <w:u w:val="single"/>
              </w:rPr>
              <w:t>2</w:t>
            </w:r>
          </w:p>
        </w:tc>
        <w:tc>
          <w:tcPr>
            <w:tcW w:w="1835" w:type="dxa"/>
          </w:tcPr>
          <w:p w14:paraId="6064C889" w14:textId="2E64C47A" w:rsidR="00C766F8" w:rsidRDefault="00C766F8" w:rsidP="00143D3A">
            <w:pPr>
              <w:pStyle w:val="MojNormalny2"/>
              <w:keepNext/>
              <w:ind w:firstLine="0"/>
              <w:jc w:val="center"/>
            </w:pPr>
            <w:r>
              <w:t>0-2 /</w:t>
            </w:r>
            <w:r w:rsidRPr="008027F5">
              <w:rPr>
                <w:b/>
                <w:bCs/>
              </w:rPr>
              <w:t xml:space="preserve"> </w:t>
            </w:r>
            <w:r w:rsidRPr="008027F5">
              <w:rPr>
                <w:b/>
                <w:bCs/>
                <w:u w:val="single"/>
              </w:rPr>
              <w:t>2</w:t>
            </w:r>
          </w:p>
        </w:tc>
      </w:tr>
    </w:tbl>
    <w:p w14:paraId="772A2462" w14:textId="503F73DD" w:rsidR="00290460" w:rsidRPr="00B8186E" w:rsidRDefault="000269A1" w:rsidP="00B8186E">
      <w:pPr>
        <w:pStyle w:val="Legenda"/>
        <w:jc w:val="center"/>
        <w:rPr>
          <w:b/>
          <w:bCs/>
          <w:sz w:val="22"/>
          <w:szCs w:val="22"/>
        </w:rPr>
      </w:pPr>
      <w:r w:rsidRPr="00143D3A">
        <w:rPr>
          <w:sz w:val="22"/>
          <w:szCs w:val="22"/>
        </w:rPr>
        <w:t>Tabela 3</w:t>
      </w:r>
    </w:p>
    <w:p w14:paraId="3A596D00" w14:textId="1F706283" w:rsidR="00BC4FBC" w:rsidRDefault="00BC4FBC" w:rsidP="00143D3A">
      <w:pPr>
        <w:pStyle w:val="MojNormalny2"/>
        <w:numPr>
          <w:ilvl w:val="0"/>
          <w:numId w:val="71"/>
        </w:numPr>
        <w:rPr>
          <w:b/>
          <w:bCs/>
          <w:sz w:val="28"/>
          <w:szCs w:val="28"/>
        </w:rPr>
      </w:pPr>
      <w:r>
        <w:rPr>
          <w:b/>
          <w:bCs/>
          <w:sz w:val="28"/>
          <w:szCs w:val="28"/>
        </w:rPr>
        <w:t>Górnik Zabrze – Miedź Legnica</w:t>
      </w:r>
    </w:p>
    <w:p w14:paraId="46F4AE1D" w14:textId="6B1324C7" w:rsidR="00290460" w:rsidRPr="003A60CE" w:rsidRDefault="000269A1" w:rsidP="003A60CE">
      <w:pPr>
        <w:pStyle w:val="MojNormalny2"/>
        <w:ind w:firstLine="0"/>
        <w:rPr>
          <w:b/>
          <w:bCs/>
          <w:sz w:val="28"/>
          <w:szCs w:val="28"/>
        </w:rPr>
      </w:pPr>
      <w:r>
        <w:t>Brak prawidłowych typowań</w:t>
      </w:r>
    </w:p>
    <w:tbl>
      <w:tblPr>
        <w:tblStyle w:val="Tabela-Siatka"/>
        <w:tblW w:w="0" w:type="auto"/>
        <w:tblLook w:val="04A0" w:firstRow="1" w:lastRow="0" w:firstColumn="1" w:lastColumn="0" w:noHBand="0" w:noVBand="1"/>
      </w:tblPr>
      <w:tblGrid>
        <w:gridCol w:w="2211"/>
        <w:gridCol w:w="1612"/>
        <w:gridCol w:w="2835"/>
        <w:gridCol w:w="1835"/>
      </w:tblGrid>
      <w:tr w:rsidR="00C766F8" w14:paraId="47465304" w14:textId="77777777" w:rsidTr="00143D3A">
        <w:tc>
          <w:tcPr>
            <w:tcW w:w="2211" w:type="dxa"/>
          </w:tcPr>
          <w:p w14:paraId="13B75B9D"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71E8451E" w14:textId="14A3A018" w:rsidR="00C766F8" w:rsidRPr="00BC4FBC" w:rsidRDefault="00C766F8" w:rsidP="00143D3A">
            <w:pPr>
              <w:pStyle w:val="MojNormalny2"/>
              <w:ind w:firstLine="0"/>
              <w:jc w:val="center"/>
              <w:rPr>
                <w:b/>
                <w:bCs/>
              </w:rPr>
            </w:pPr>
            <w:r>
              <w:rPr>
                <w:b/>
                <w:bCs/>
              </w:rPr>
              <w:t>Bukmacher</w:t>
            </w:r>
          </w:p>
        </w:tc>
        <w:tc>
          <w:tcPr>
            <w:tcW w:w="2835" w:type="dxa"/>
          </w:tcPr>
          <w:p w14:paraId="7C425BDD" w14:textId="5B850640"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18CB3894" w14:textId="77777777" w:rsidR="00C766F8" w:rsidRPr="00BC4FBC" w:rsidRDefault="00C766F8" w:rsidP="00143D3A">
            <w:pPr>
              <w:pStyle w:val="MojNormalny2"/>
              <w:ind w:firstLine="0"/>
              <w:jc w:val="center"/>
              <w:rPr>
                <w:b/>
                <w:bCs/>
              </w:rPr>
            </w:pPr>
            <w:r w:rsidRPr="00BC4FBC">
              <w:rPr>
                <w:b/>
                <w:bCs/>
              </w:rPr>
              <w:t>Forebet</w:t>
            </w:r>
          </w:p>
        </w:tc>
      </w:tr>
      <w:tr w:rsidR="00C766F8" w14:paraId="10954320" w14:textId="77777777" w:rsidTr="00143D3A">
        <w:tc>
          <w:tcPr>
            <w:tcW w:w="2211" w:type="dxa"/>
          </w:tcPr>
          <w:p w14:paraId="6FEBA4B4" w14:textId="0CFCD09D" w:rsidR="00C766F8" w:rsidRPr="00BC4FBC" w:rsidRDefault="00C766F8" w:rsidP="00143D3A">
            <w:pPr>
              <w:pStyle w:val="MojNormalny2"/>
              <w:ind w:firstLine="0"/>
              <w:jc w:val="center"/>
              <w:rPr>
                <w:b/>
                <w:bCs/>
              </w:rPr>
            </w:pPr>
            <w:r>
              <w:rPr>
                <w:b/>
                <w:bCs/>
              </w:rPr>
              <w:t>0-3 / 2</w:t>
            </w:r>
          </w:p>
        </w:tc>
        <w:tc>
          <w:tcPr>
            <w:tcW w:w="1612" w:type="dxa"/>
          </w:tcPr>
          <w:p w14:paraId="6F611E15" w14:textId="25C85430" w:rsidR="00C766F8" w:rsidRPr="008027F5" w:rsidRDefault="00F5114F" w:rsidP="00143D3A">
            <w:pPr>
              <w:pStyle w:val="MojNormalny2"/>
              <w:ind w:firstLine="0"/>
              <w:jc w:val="center"/>
            </w:pPr>
            <w:r>
              <w:t>1-0 / 1</w:t>
            </w:r>
          </w:p>
        </w:tc>
        <w:tc>
          <w:tcPr>
            <w:tcW w:w="2835" w:type="dxa"/>
          </w:tcPr>
          <w:p w14:paraId="3E1A8EF1" w14:textId="76B0956B" w:rsidR="00C766F8" w:rsidRPr="008027F5" w:rsidRDefault="00C766F8" w:rsidP="00143D3A">
            <w:pPr>
              <w:pStyle w:val="MojNormalny2"/>
              <w:ind w:firstLine="0"/>
              <w:jc w:val="center"/>
            </w:pPr>
            <w:r w:rsidRPr="008027F5">
              <w:t>4-2 / 1</w:t>
            </w:r>
          </w:p>
        </w:tc>
        <w:tc>
          <w:tcPr>
            <w:tcW w:w="1835" w:type="dxa"/>
          </w:tcPr>
          <w:p w14:paraId="1BEA8FA4" w14:textId="6C7E74AD" w:rsidR="00C766F8" w:rsidRDefault="00C766F8" w:rsidP="00143D3A">
            <w:pPr>
              <w:pStyle w:val="MojNormalny2"/>
              <w:keepNext/>
              <w:ind w:firstLine="0"/>
              <w:jc w:val="center"/>
            </w:pPr>
            <w:r>
              <w:t>2-0 / 1</w:t>
            </w:r>
          </w:p>
        </w:tc>
      </w:tr>
    </w:tbl>
    <w:p w14:paraId="7D59FD01" w14:textId="55BE7C35" w:rsidR="00290460" w:rsidRPr="00143D3A" w:rsidRDefault="000269A1" w:rsidP="00143D3A">
      <w:pPr>
        <w:pStyle w:val="Legenda"/>
        <w:jc w:val="center"/>
        <w:rPr>
          <w:b/>
          <w:bCs/>
          <w:sz w:val="22"/>
          <w:szCs w:val="22"/>
        </w:rPr>
      </w:pPr>
      <w:r w:rsidRPr="00143D3A">
        <w:rPr>
          <w:sz w:val="22"/>
          <w:szCs w:val="22"/>
        </w:rPr>
        <w:t>Tabela 4</w:t>
      </w:r>
    </w:p>
    <w:p w14:paraId="493CCD1C" w14:textId="70BF287E" w:rsidR="00BC4FBC" w:rsidRDefault="00BC4FBC" w:rsidP="00143D3A">
      <w:pPr>
        <w:pStyle w:val="MojNormalny2"/>
        <w:numPr>
          <w:ilvl w:val="0"/>
          <w:numId w:val="71"/>
        </w:numPr>
        <w:rPr>
          <w:b/>
          <w:bCs/>
          <w:sz w:val="28"/>
          <w:szCs w:val="28"/>
        </w:rPr>
      </w:pPr>
      <w:r>
        <w:rPr>
          <w:b/>
          <w:bCs/>
          <w:sz w:val="28"/>
          <w:szCs w:val="28"/>
        </w:rPr>
        <w:t>Jagiellonia Białystok – Lech Poznań</w:t>
      </w:r>
    </w:p>
    <w:p w14:paraId="70815D76" w14:textId="1B1CB7CE" w:rsidR="00D42200" w:rsidRPr="00BC4FBC" w:rsidRDefault="00D42200" w:rsidP="00BC4FBC">
      <w:pPr>
        <w:pStyle w:val="MojNormalny2"/>
        <w:ind w:firstLine="0"/>
        <w:rPr>
          <w:b/>
          <w:bCs/>
          <w:sz w:val="28"/>
          <w:szCs w:val="28"/>
        </w:rPr>
      </w:pPr>
      <w:r>
        <w:t>Bukmacher poprawnie oszacował zwycięzcę, system na podstawie ostatnich rezultatów i forebet poprawnie oszacował zwycięzcę i dokładny wynik</w:t>
      </w:r>
    </w:p>
    <w:p w14:paraId="78A61F95" w14:textId="0236D86A" w:rsidR="00290460" w:rsidRDefault="00290460" w:rsidP="00290460">
      <w:pPr>
        <w:pStyle w:val="Legenda"/>
        <w:keepNext/>
      </w:pPr>
    </w:p>
    <w:tbl>
      <w:tblPr>
        <w:tblStyle w:val="Tabela-Siatka"/>
        <w:tblW w:w="0" w:type="auto"/>
        <w:tblLook w:val="04A0" w:firstRow="1" w:lastRow="0" w:firstColumn="1" w:lastColumn="0" w:noHBand="0" w:noVBand="1"/>
      </w:tblPr>
      <w:tblGrid>
        <w:gridCol w:w="2211"/>
        <w:gridCol w:w="1612"/>
        <w:gridCol w:w="2835"/>
        <w:gridCol w:w="1835"/>
      </w:tblGrid>
      <w:tr w:rsidR="00C766F8" w14:paraId="09FE9BA6" w14:textId="77777777" w:rsidTr="00143D3A">
        <w:tc>
          <w:tcPr>
            <w:tcW w:w="2211" w:type="dxa"/>
          </w:tcPr>
          <w:p w14:paraId="3C9584A3"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63B9E5DD" w14:textId="64417482" w:rsidR="00C766F8" w:rsidRPr="00BC4FBC" w:rsidRDefault="00C766F8" w:rsidP="00143D3A">
            <w:pPr>
              <w:pStyle w:val="MojNormalny2"/>
              <w:ind w:firstLine="0"/>
              <w:jc w:val="center"/>
              <w:rPr>
                <w:b/>
                <w:bCs/>
              </w:rPr>
            </w:pPr>
            <w:r>
              <w:rPr>
                <w:b/>
                <w:bCs/>
              </w:rPr>
              <w:t>Bukmacher</w:t>
            </w:r>
          </w:p>
        </w:tc>
        <w:tc>
          <w:tcPr>
            <w:tcW w:w="2835" w:type="dxa"/>
          </w:tcPr>
          <w:p w14:paraId="4F0E3668" w14:textId="0D19091E"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6F4A21C6" w14:textId="77777777" w:rsidR="00C766F8" w:rsidRPr="00BC4FBC" w:rsidRDefault="00C766F8" w:rsidP="00143D3A">
            <w:pPr>
              <w:pStyle w:val="MojNormalny2"/>
              <w:ind w:firstLine="0"/>
              <w:jc w:val="center"/>
              <w:rPr>
                <w:b/>
                <w:bCs/>
              </w:rPr>
            </w:pPr>
            <w:r w:rsidRPr="00BC4FBC">
              <w:rPr>
                <w:b/>
                <w:bCs/>
              </w:rPr>
              <w:t>Forebet</w:t>
            </w:r>
          </w:p>
        </w:tc>
      </w:tr>
      <w:tr w:rsidR="00C766F8" w14:paraId="7EBDF33D" w14:textId="77777777" w:rsidTr="00143D3A">
        <w:tc>
          <w:tcPr>
            <w:tcW w:w="2211" w:type="dxa"/>
          </w:tcPr>
          <w:p w14:paraId="07A5E661" w14:textId="60D48015" w:rsidR="00C766F8" w:rsidRPr="00BC4FBC" w:rsidRDefault="00C766F8" w:rsidP="00143D3A">
            <w:pPr>
              <w:pStyle w:val="MojNormalny2"/>
              <w:ind w:firstLine="0"/>
              <w:jc w:val="center"/>
              <w:rPr>
                <w:b/>
                <w:bCs/>
              </w:rPr>
            </w:pPr>
            <w:r w:rsidRPr="00BC4FBC">
              <w:rPr>
                <w:b/>
                <w:bCs/>
              </w:rPr>
              <w:t>1-</w:t>
            </w:r>
            <w:r>
              <w:rPr>
                <w:b/>
                <w:bCs/>
              </w:rPr>
              <w:t>2 / 2</w:t>
            </w:r>
          </w:p>
        </w:tc>
        <w:tc>
          <w:tcPr>
            <w:tcW w:w="1612" w:type="dxa"/>
          </w:tcPr>
          <w:p w14:paraId="37BC52B5" w14:textId="5BE61D00" w:rsidR="00C766F8" w:rsidRPr="00172EAA" w:rsidRDefault="00172EAA" w:rsidP="00143D3A">
            <w:pPr>
              <w:pStyle w:val="MojNormalny2"/>
              <w:ind w:firstLine="0"/>
              <w:jc w:val="center"/>
            </w:pPr>
            <w:r>
              <w:t xml:space="preserve">1-1 / </w:t>
            </w:r>
            <w:r w:rsidRPr="00172EAA">
              <w:rPr>
                <w:b/>
                <w:bCs/>
                <w:u w:val="single"/>
              </w:rPr>
              <w:t>2</w:t>
            </w:r>
          </w:p>
        </w:tc>
        <w:tc>
          <w:tcPr>
            <w:tcW w:w="2835" w:type="dxa"/>
          </w:tcPr>
          <w:p w14:paraId="0283DE20" w14:textId="6DB444B2" w:rsidR="00C766F8" w:rsidRPr="008027F5" w:rsidRDefault="00C766F8" w:rsidP="00143D3A">
            <w:pPr>
              <w:pStyle w:val="MojNormalny2"/>
              <w:ind w:firstLine="0"/>
              <w:jc w:val="center"/>
              <w:rPr>
                <w:b/>
                <w:bCs/>
                <w:u w:val="single"/>
              </w:rPr>
            </w:pPr>
            <w:r w:rsidRPr="008027F5">
              <w:rPr>
                <w:b/>
                <w:bCs/>
                <w:u w:val="single"/>
              </w:rPr>
              <w:t>1-2 / 2</w:t>
            </w:r>
          </w:p>
        </w:tc>
        <w:tc>
          <w:tcPr>
            <w:tcW w:w="1835" w:type="dxa"/>
          </w:tcPr>
          <w:p w14:paraId="17ED1EA9" w14:textId="15AFAD91" w:rsidR="00C766F8" w:rsidRPr="008027F5" w:rsidRDefault="00C766F8" w:rsidP="00143D3A">
            <w:pPr>
              <w:pStyle w:val="MojNormalny2"/>
              <w:keepNext/>
              <w:ind w:firstLine="0"/>
              <w:jc w:val="center"/>
              <w:rPr>
                <w:b/>
                <w:bCs/>
                <w:u w:val="single"/>
              </w:rPr>
            </w:pPr>
            <w:r w:rsidRPr="008027F5">
              <w:rPr>
                <w:b/>
                <w:bCs/>
                <w:u w:val="single"/>
              </w:rPr>
              <w:t>1-2 / 2</w:t>
            </w:r>
          </w:p>
        </w:tc>
      </w:tr>
    </w:tbl>
    <w:p w14:paraId="0B0B7CBE" w14:textId="06868BBB" w:rsidR="00290460" w:rsidRPr="00143D3A" w:rsidRDefault="00D42200" w:rsidP="00143D3A">
      <w:pPr>
        <w:pStyle w:val="Legenda"/>
        <w:jc w:val="center"/>
        <w:rPr>
          <w:b/>
          <w:bCs/>
          <w:sz w:val="22"/>
          <w:szCs w:val="22"/>
        </w:rPr>
      </w:pPr>
      <w:r w:rsidRPr="00143D3A">
        <w:rPr>
          <w:sz w:val="22"/>
          <w:szCs w:val="22"/>
        </w:rPr>
        <w:t>Tabela 5</w:t>
      </w:r>
    </w:p>
    <w:p w14:paraId="582964B1" w14:textId="792F64B4" w:rsidR="00BC4FBC" w:rsidRDefault="00BC4FBC" w:rsidP="00143D3A">
      <w:pPr>
        <w:pStyle w:val="MojNormalny2"/>
        <w:numPr>
          <w:ilvl w:val="0"/>
          <w:numId w:val="71"/>
        </w:numPr>
        <w:rPr>
          <w:b/>
          <w:bCs/>
          <w:sz w:val="28"/>
          <w:szCs w:val="28"/>
        </w:rPr>
      </w:pPr>
      <w:r>
        <w:rPr>
          <w:b/>
          <w:bCs/>
          <w:sz w:val="28"/>
          <w:szCs w:val="28"/>
        </w:rPr>
        <w:t>Zagłębie Lubin – Raków Częstochowa</w:t>
      </w:r>
    </w:p>
    <w:p w14:paraId="2A37377E" w14:textId="244EC457" w:rsidR="00D42200" w:rsidRDefault="00D42200" w:rsidP="00BC4FBC">
      <w:pPr>
        <w:pStyle w:val="MojNormalny2"/>
        <w:ind w:firstLine="0"/>
      </w:pPr>
      <w:r>
        <w:t>Wszystkie źródła poprawnie oszacowały zwycięzcę, forebet poprawnie wytypował rezultat</w:t>
      </w:r>
    </w:p>
    <w:p w14:paraId="7CCF09F4" w14:textId="77777777" w:rsidR="00550E9D" w:rsidRPr="00BC4FBC" w:rsidRDefault="00550E9D" w:rsidP="00BC4FBC">
      <w:pPr>
        <w:pStyle w:val="MojNormalny2"/>
        <w:ind w:firstLine="0"/>
        <w:rPr>
          <w:b/>
          <w:bCs/>
          <w:sz w:val="28"/>
          <w:szCs w:val="28"/>
        </w:rPr>
      </w:pPr>
    </w:p>
    <w:p w14:paraId="2BA3B171" w14:textId="310BBBA6" w:rsidR="00290460" w:rsidRDefault="00290460" w:rsidP="00290460">
      <w:pPr>
        <w:pStyle w:val="Legenda"/>
        <w:keepNext/>
      </w:pPr>
    </w:p>
    <w:tbl>
      <w:tblPr>
        <w:tblStyle w:val="Tabela-Siatka"/>
        <w:tblW w:w="0" w:type="auto"/>
        <w:tblLook w:val="04A0" w:firstRow="1" w:lastRow="0" w:firstColumn="1" w:lastColumn="0" w:noHBand="0" w:noVBand="1"/>
      </w:tblPr>
      <w:tblGrid>
        <w:gridCol w:w="2211"/>
        <w:gridCol w:w="1612"/>
        <w:gridCol w:w="2835"/>
        <w:gridCol w:w="1835"/>
      </w:tblGrid>
      <w:tr w:rsidR="00C766F8" w14:paraId="4F252130" w14:textId="77777777" w:rsidTr="00143D3A">
        <w:tc>
          <w:tcPr>
            <w:tcW w:w="2211" w:type="dxa"/>
          </w:tcPr>
          <w:p w14:paraId="4708CC1E"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0B085E83" w14:textId="3E1F9D7B" w:rsidR="00C766F8" w:rsidRPr="00BC4FBC" w:rsidRDefault="00C766F8" w:rsidP="00143D3A">
            <w:pPr>
              <w:pStyle w:val="MojNormalny2"/>
              <w:ind w:firstLine="0"/>
              <w:jc w:val="center"/>
              <w:rPr>
                <w:b/>
                <w:bCs/>
              </w:rPr>
            </w:pPr>
            <w:r>
              <w:rPr>
                <w:b/>
                <w:bCs/>
              </w:rPr>
              <w:t>Bukmacher</w:t>
            </w:r>
          </w:p>
        </w:tc>
        <w:tc>
          <w:tcPr>
            <w:tcW w:w="2835" w:type="dxa"/>
          </w:tcPr>
          <w:p w14:paraId="378B715E" w14:textId="2A2AB00A"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7B88EE26" w14:textId="77777777" w:rsidR="00C766F8" w:rsidRPr="00BC4FBC" w:rsidRDefault="00C766F8" w:rsidP="00143D3A">
            <w:pPr>
              <w:pStyle w:val="MojNormalny2"/>
              <w:ind w:firstLine="0"/>
              <w:jc w:val="center"/>
              <w:rPr>
                <w:b/>
                <w:bCs/>
              </w:rPr>
            </w:pPr>
            <w:r w:rsidRPr="00BC4FBC">
              <w:rPr>
                <w:b/>
                <w:bCs/>
              </w:rPr>
              <w:t>Forebet</w:t>
            </w:r>
          </w:p>
        </w:tc>
      </w:tr>
      <w:tr w:rsidR="00C766F8" w14:paraId="06D637C1" w14:textId="77777777" w:rsidTr="00143D3A">
        <w:tc>
          <w:tcPr>
            <w:tcW w:w="2211" w:type="dxa"/>
          </w:tcPr>
          <w:p w14:paraId="5E77122A" w14:textId="622FEC14" w:rsidR="00C766F8" w:rsidRPr="00BC4FBC" w:rsidRDefault="00C766F8" w:rsidP="00143D3A">
            <w:pPr>
              <w:pStyle w:val="MojNormalny2"/>
              <w:ind w:firstLine="0"/>
              <w:jc w:val="center"/>
              <w:rPr>
                <w:b/>
                <w:bCs/>
              </w:rPr>
            </w:pPr>
            <w:r w:rsidRPr="00BC4FBC">
              <w:rPr>
                <w:b/>
                <w:bCs/>
              </w:rPr>
              <w:t>1-</w:t>
            </w:r>
            <w:r>
              <w:rPr>
                <w:b/>
                <w:bCs/>
              </w:rPr>
              <w:t>2 / 2</w:t>
            </w:r>
          </w:p>
        </w:tc>
        <w:tc>
          <w:tcPr>
            <w:tcW w:w="1612" w:type="dxa"/>
          </w:tcPr>
          <w:p w14:paraId="3B8C4B0A" w14:textId="401F66AA" w:rsidR="00C766F8" w:rsidRPr="00172EAA" w:rsidRDefault="00172EAA" w:rsidP="00143D3A">
            <w:pPr>
              <w:pStyle w:val="MojNormalny2"/>
              <w:ind w:firstLine="0"/>
              <w:jc w:val="center"/>
            </w:pPr>
            <w:r>
              <w:t xml:space="preserve">0-1 / </w:t>
            </w:r>
            <w:r w:rsidRPr="00172EAA">
              <w:rPr>
                <w:b/>
                <w:bCs/>
                <w:u w:val="single"/>
              </w:rPr>
              <w:t>2</w:t>
            </w:r>
          </w:p>
        </w:tc>
        <w:tc>
          <w:tcPr>
            <w:tcW w:w="2835" w:type="dxa"/>
          </w:tcPr>
          <w:p w14:paraId="1900CC66" w14:textId="5B1E7C1D" w:rsidR="00C766F8" w:rsidRPr="00BC4FBC" w:rsidRDefault="00C766F8" w:rsidP="00143D3A">
            <w:pPr>
              <w:pStyle w:val="MojNormalny2"/>
              <w:ind w:firstLine="0"/>
              <w:jc w:val="center"/>
              <w:rPr>
                <w:b/>
                <w:bCs/>
              </w:rPr>
            </w:pPr>
            <w:r w:rsidRPr="008027F5">
              <w:t>0-2</w:t>
            </w:r>
            <w:r>
              <w:rPr>
                <w:b/>
                <w:bCs/>
              </w:rPr>
              <w:t xml:space="preserve"> / </w:t>
            </w:r>
            <w:r w:rsidRPr="008027F5">
              <w:rPr>
                <w:b/>
                <w:bCs/>
                <w:u w:val="single"/>
              </w:rPr>
              <w:t>2</w:t>
            </w:r>
          </w:p>
        </w:tc>
        <w:tc>
          <w:tcPr>
            <w:tcW w:w="1835" w:type="dxa"/>
          </w:tcPr>
          <w:p w14:paraId="4EAE1130" w14:textId="540FD964" w:rsidR="00C766F8" w:rsidRPr="008027F5" w:rsidRDefault="00C766F8" w:rsidP="00143D3A">
            <w:pPr>
              <w:pStyle w:val="MojNormalny2"/>
              <w:keepNext/>
              <w:ind w:firstLine="0"/>
              <w:jc w:val="center"/>
              <w:rPr>
                <w:b/>
                <w:bCs/>
                <w:u w:val="single"/>
              </w:rPr>
            </w:pPr>
            <w:r w:rsidRPr="008027F5">
              <w:rPr>
                <w:b/>
                <w:bCs/>
                <w:u w:val="single"/>
              </w:rPr>
              <w:t>1-2 /2</w:t>
            </w:r>
          </w:p>
        </w:tc>
      </w:tr>
    </w:tbl>
    <w:p w14:paraId="576986D3" w14:textId="3A4046C6" w:rsidR="00290460" w:rsidRPr="00143D3A" w:rsidRDefault="00D42200" w:rsidP="00143D3A">
      <w:pPr>
        <w:pStyle w:val="Legenda"/>
        <w:jc w:val="center"/>
        <w:rPr>
          <w:b/>
          <w:bCs/>
          <w:sz w:val="22"/>
          <w:szCs w:val="22"/>
        </w:rPr>
      </w:pPr>
      <w:r w:rsidRPr="00143D3A">
        <w:rPr>
          <w:sz w:val="22"/>
          <w:szCs w:val="22"/>
        </w:rPr>
        <w:t>Tabela 6</w:t>
      </w:r>
    </w:p>
    <w:p w14:paraId="6325AE5E" w14:textId="444AE1D5" w:rsidR="00BC4FBC" w:rsidRDefault="00BC4FBC" w:rsidP="00143D3A">
      <w:pPr>
        <w:pStyle w:val="MojNormalny2"/>
        <w:numPr>
          <w:ilvl w:val="0"/>
          <w:numId w:val="71"/>
        </w:numPr>
        <w:rPr>
          <w:b/>
          <w:bCs/>
          <w:sz w:val="28"/>
          <w:szCs w:val="28"/>
        </w:rPr>
      </w:pPr>
      <w:r>
        <w:rPr>
          <w:b/>
          <w:bCs/>
          <w:sz w:val="28"/>
          <w:szCs w:val="28"/>
        </w:rPr>
        <w:t>Radomiak Radom – Pogoń Szczecin</w:t>
      </w:r>
    </w:p>
    <w:p w14:paraId="6D22C55F" w14:textId="5876D449" w:rsidR="00290460" w:rsidRPr="003A60CE" w:rsidRDefault="00D42200" w:rsidP="003A60CE">
      <w:pPr>
        <w:pStyle w:val="MojNormalny2"/>
        <w:ind w:firstLine="0"/>
        <w:rPr>
          <w:b/>
          <w:bCs/>
          <w:sz w:val="28"/>
          <w:szCs w:val="28"/>
        </w:rPr>
      </w:pPr>
      <w:r>
        <w:t>Bukmacher poprawnie oszacował zwycięzcę spotkania</w:t>
      </w:r>
    </w:p>
    <w:tbl>
      <w:tblPr>
        <w:tblStyle w:val="Tabela-Siatka"/>
        <w:tblW w:w="0" w:type="auto"/>
        <w:tblLook w:val="04A0" w:firstRow="1" w:lastRow="0" w:firstColumn="1" w:lastColumn="0" w:noHBand="0" w:noVBand="1"/>
      </w:tblPr>
      <w:tblGrid>
        <w:gridCol w:w="2211"/>
        <w:gridCol w:w="1612"/>
        <w:gridCol w:w="2835"/>
        <w:gridCol w:w="1835"/>
      </w:tblGrid>
      <w:tr w:rsidR="00C766F8" w14:paraId="4F785E64" w14:textId="77777777" w:rsidTr="00143D3A">
        <w:tc>
          <w:tcPr>
            <w:tcW w:w="2211" w:type="dxa"/>
          </w:tcPr>
          <w:p w14:paraId="379F4263"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17C5F9BA" w14:textId="5DE953FE" w:rsidR="00C766F8" w:rsidRPr="00BC4FBC" w:rsidRDefault="00C766F8" w:rsidP="00143D3A">
            <w:pPr>
              <w:pStyle w:val="MojNormalny2"/>
              <w:ind w:firstLine="0"/>
              <w:jc w:val="center"/>
              <w:rPr>
                <w:b/>
                <w:bCs/>
              </w:rPr>
            </w:pPr>
            <w:r>
              <w:rPr>
                <w:b/>
                <w:bCs/>
              </w:rPr>
              <w:t>Bukmacher</w:t>
            </w:r>
          </w:p>
        </w:tc>
        <w:tc>
          <w:tcPr>
            <w:tcW w:w="2835" w:type="dxa"/>
          </w:tcPr>
          <w:p w14:paraId="73C29B91" w14:textId="1BF7C3A7"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0BD6EE15" w14:textId="77777777" w:rsidR="00C766F8" w:rsidRPr="00BC4FBC" w:rsidRDefault="00C766F8" w:rsidP="00143D3A">
            <w:pPr>
              <w:pStyle w:val="MojNormalny2"/>
              <w:ind w:firstLine="0"/>
              <w:jc w:val="center"/>
              <w:rPr>
                <w:b/>
                <w:bCs/>
              </w:rPr>
            </w:pPr>
            <w:r w:rsidRPr="00BC4FBC">
              <w:rPr>
                <w:b/>
                <w:bCs/>
              </w:rPr>
              <w:t>Forebet</w:t>
            </w:r>
          </w:p>
        </w:tc>
      </w:tr>
      <w:tr w:rsidR="00C766F8" w14:paraId="2A6C6004" w14:textId="77777777" w:rsidTr="00143D3A">
        <w:tc>
          <w:tcPr>
            <w:tcW w:w="2211" w:type="dxa"/>
          </w:tcPr>
          <w:p w14:paraId="57C9F619" w14:textId="59437FEB" w:rsidR="00C766F8" w:rsidRPr="00BC4FBC" w:rsidRDefault="00C766F8" w:rsidP="00143D3A">
            <w:pPr>
              <w:pStyle w:val="MojNormalny2"/>
              <w:ind w:firstLine="0"/>
              <w:jc w:val="center"/>
              <w:rPr>
                <w:b/>
                <w:bCs/>
              </w:rPr>
            </w:pPr>
            <w:r w:rsidRPr="00BC4FBC">
              <w:rPr>
                <w:b/>
                <w:bCs/>
              </w:rPr>
              <w:t>1-</w:t>
            </w:r>
            <w:r>
              <w:rPr>
                <w:b/>
                <w:bCs/>
              </w:rPr>
              <w:t>2 / 2</w:t>
            </w:r>
          </w:p>
        </w:tc>
        <w:tc>
          <w:tcPr>
            <w:tcW w:w="1612" w:type="dxa"/>
          </w:tcPr>
          <w:p w14:paraId="1A92B2A3" w14:textId="7E3E137A" w:rsidR="00C766F8" w:rsidRPr="00172EAA" w:rsidRDefault="00172EAA" w:rsidP="00143D3A">
            <w:pPr>
              <w:pStyle w:val="MojNormalny2"/>
              <w:ind w:firstLine="0"/>
              <w:jc w:val="center"/>
            </w:pPr>
            <w:r>
              <w:t xml:space="preserve">1-1 / </w:t>
            </w:r>
            <w:r w:rsidRPr="00172EAA">
              <w:rPr>
                <w:b/>
                <w:bCs/>
                <w:u w:val="single"/>
              </w:rPr>
              <w:t>2</w:t>
            </w:r>
          </w:p>
        </w:tc>
        <w:tc>
          <w:tcPr>
            <w:tcW w:w="2835" w:type="dxa"/>
          </w:tcPr>
          <w:p w14:paraId="79F2F9C4" w14:textId="210A134A" w:rsidR="00C766F8" w:rsidRPr="00BC4FBC" w:rsidRDefault="00C766F8" w:rsidP="00143D3A">
            <w:pPr>
              <w:pStyle w:val="MojNormalny2"/>
              <w:ind w:firstLine="0"/>
              <w:jc w:val="center"/>
              <w:rPr>
                <w:b/>
                <w:bCs/>
              </w:rPr>
            </w:pPr>
            <w:r w:rsidRPr="008027F5">
              <w:t>2-2</w:t>
            </w:r>
            <w:r>
              <w:rPr>
                <w:b/>
                <w:bCs/>
              </w:rPr>
              <w:t xml:space="preserve"> / </w:t>
            </w:r>
            <w:r w:rsidRPr="00C766F8">
              <w:t>X</w:t>
            </w:r>
          </w:p>
        </w:tc>
        <w:tc>
          <w:tcPr>
            <w:tcW w:w="1835" w:type="dxa"/>
          </w:tcPr>
          <w:p w14:paraId="7964C87D" w14:textId="5B9B9EC4" w:rsidR="00C766F8" w:rsidRPr="00C766F8" w:rsidRDefault="00C766F8" w:rsidP="00143D3A">
            <w:pPr>
              <w:pStyle w:val="MojNormalny2"/>
              <w:keepNext/>
              <w:ind w:firstLine="0"/>
              <w:jc w:val="center"/>
            </w:pPr>
            <w:r>
              <w:t xml:space="preserve">2-2 </w:t>
            </w:r>
            <w:r w:rsidRPr="00C766F8">
              <w:t>/ X</w:t>
            </w:r>
          </w:p>
        </w:tc>
      </w:tr>
    </w:tbl>
    <w:p w14:paraId="665265FD" w14:textId="61BAE73C" w:rsidR="00290460" w:rsidRPr="003A60CE" w:rsidRDefault="00D42200" w:rsidP="003A60CE">
      <w:pPr>
        <w:pStyle w:val="Legenda"/>
        <w:jc w:val="center"/>
        <w:rPr>
          <w:b/>
          <w:bCs/>
          <w:sz w:val="22"/>
          <w:szCs w:val="22"/>
        </w:rPr>
      </w:pPr>
      <w:r w:rsidRPr="00143D3A">
        <w:rPr>
          <w:sz w:val="22"/>
          <w:szCs w:val="22"/>
        </w:rPr>
        <w:t>Tabela 7</w:t>
      </w:r>
    </w:p>
    <w:p w14:paraId="1AAC55FE" w14:textId="6BA203E0" w:rsidR="00BC4FBC" w:rsidRDefault="00BC4FBC" w:rsidP="00143D3A">
      <w:pPr>
        <w:pStyle w:val="MojNormalny2"/>
        <w:numPr>
          <w:ilvl w:val="0"/>
          <w:numId w:val="71"/>
        </w:numPr>
        <w:rPr>
          <w:b/>
          <w:bCs/>
          <w:sz w:val="28"/>
          <w:szCs w:val="28"/>
        </w:rPr>
      </w:pPr>
      <w:r>
        <w:rPr>
          <w:b/>
          <w:bCs/>
          <w:sz w:val="28"/>
          <w:szCs w:val="28"/>
        </w:rPr>
        <w:t>Lechia Gdańsk – Piast Gliwice</w:t>
      </w:r>
    </w:p>
    <w:p w14:paraId="3B02E4AE" w14:textId="5A45C628" w:rsidR="00290460" w:rsidRPr="003A60CE" w:rsidRDefault="00D42200" w:rsidP="003A60CE">
      <w:pPr>
        <w:pStyle w:val="MojNormalny2"/>
        <w:ind w:firstLine="0"/>
        <w:rPr>
          <w:b/>
          <w:bCs/>
          <w:sz w:val="28"/>
          <w:szCs w:val="28"/>
        </w:rPr>
      </w:pPr>
      <w:r>
        <w:t>Brak prawidłowych typowań</w:t>
      </w:r>
    </w:p>
    <w:tbl>
      <w:tblPr>
        <w:tblStyle w:val="Tabela-Siatka"/>
        <w:tblW w:w="0" w:type="auto"/>
        <w:tblLook w:val="04A0" w:firstRow="1" w:lastRow="0" w:firstColumn="1" w:lastColumn="0" w:noHBand="0" w:noVBand="1"/>
      </w:tblPr>
      <w:tblGrid>
        <w:gridCol w:w="2210"/>
        <w:gridCol w:w="1613"/>
        <w:gridCol w:w="2835"/>
        <w:gridCol w:w="1835"/>
      </w:tblGrid>
      <w:tr w:rsidR="00C766F8" w14:paraId="4205C536" w14:textId="77777777" w:rsidTr="00143D3A">
        <w:tc>
          <w:tcPr>
            <w:tcW w:w="2210" w:type="dxa"/>
          </w:tcPr>
          <w:p w14:paraId="606BB143" w14:textId="77777777" w:rsidR="00C766F8" w:rsidRPr="00BC4FBC" w:rsidRDefault="00C766F8" w:rsidP="00143D3A">
            <w:pPr>
              <w:pStyle w:val="MojNormalny2"/>
              <w:ind w:firstLine="0"/>
              <w:jc w:val="center"/>
              <w:rPr>
                <w:b/>
                <w:bCs/>
              </w:rPr>
            </w:pPr>
            <w:r w:rsidRPr="00BC4FBC">
              <w:rPr>
                <w:b/>
                <w:bCs/>
              </w:rPr>
              <w:t>Faktyczny rezultat</w:t>
            </w:r>
          </w:p>
        </w:tc>
        <w:tc>
          <w:tcPr>
            <w:tcW w:w="1613" w:type="dxa"/>
          </w:tcPr>
          <w:p w14:paraId="14640400" w14:textId="5B482F15" w:rsidR="00C766F8" w:rsidRPr="00BC4FBC" w:rsidRDefault="00C766F8" w:rsidP="00143D3A">
            <w:pPr>
              <w:pStyle w:val="MojNormalny2"/>
              <w:ind w:firstLine="0"/>
              <w:jc w:val="center"/>
              <w:rPr>
                <w:b/>
                <w:bCs/>
              </w:rPr>
            </w:pPr>
            <w:r>
              <w:rPr>
                <w:b/>
                <w:bCs/>
              </w:rPr>
              <w:t>Bukmacher</w:t>
            </w:r>
          </w:p>
        </w:tc>
        <w:tc>
          <w:tcPr>
            <w:tcW w:w="2835" w:type="dxa"/>
          </w:tcPr>
          <w:p w14:paraId="1E7C35D4" w14:textId="59B55F8E"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1E29BB5E" w14:textId="77777777" w:rsidR="00C766F8" w:rsidRPr="00BC4FBC" w:rsidRDefault="00C766F8" w:rsidP="00143D3A">
            <w:pPr>
              <w:pStyle w:val="MojNormalny2"/>
              <w:ind w:firstLine="0"/>
              <w:jc w:val="center"/>
              <w:rPr>
                <w:b/>
                <w:bCs/>
              </w:rPr>
            </w:pPr>
            <w:r w:rsidRPr="00BC4FBC">
              <w:rPr>
                <w:b/>
                <w:bCs/>
              </w:rPr>
              <w:t>Forebet</w:t>
            </w:r>
          </w:p>
        </w:tc>
      </w:tr>
      <w:tr w:rsidR="00C766F8" w14:paraId="11D89F30" w14:textId="77777777" w:rsidTr="00143D3A">
        <w:tc>
          <w:tcPr>
            <w:tcW w:w="2210" w:type="dxa"/>
          </w:tcPr>
          <w:p w14:paraId="726B8E11" w14:textId="142091FD" w:rsidR="00C766F8" w:rsidRPr="00BC4FBC" w:rsidRDefault="00C766F8" w:rsidP="00143D3A">
            <w:pPr>
              <w:pStyle w:val="MojNormalny2"/>
              <w:ind w:firstLine="0"/>
              <w:jc w:val="center"/>
              <w:rPr>
                <w:b/>
                <w:bCs/>
              </w:rPr>
            </w:pPr>
            <w:r w:rsidRPr="00BC4FBC">
              <w:rPr>
                <w:b/>
                <w:bCs/>
              </w:rPr>
              <w:t>1-</w:t>
            </w:r>
            <w:r>
              <w:rPr>
                <w:b/>
                <w:bCs/>
              </w:rPr>
              <w:t>3 / 2</w:t>
            </w:r>
          </w:p>
        </w:tc>
        <w:tc>
          <w:tcPr>
            <w:tcW w:w="1613" w:type="dxa"/>
          </w:tcPr>
          <w:p w14:paraId="279DFB6D" w14:textId="2CA7EB01" w:rsidR="00C766F8" w:rsidRDefault="00C766F8" w:rsidP="00143D3A">
            <w:pPr>
              <w:pStyle w:val="MojNormalny2"/>
              <w:ind w:firstLine="0"/>
              <w:jc w:val="center"/>
            </w:pPr>
            <w:r>
              <w:t>1</w:t>
            </w:r>
            <w:r w:rsidR="00172EAA">
              <w:t>-1 / 1</w:t>
            </w:r>
          </w:p>
        </w:tc>
        <w:tc>
          <w:tcPr>
            <w:tcW w:w="2835" w:type="dxa"/>
          </w:tcPr>
          <w:p w14:paraId="23362022" w14:textId="5BFA2D05" w:rsidR="00C766F8" w:rsidRPr="008027F5" w:rsidRDefault="00C766F8" w:rsidP="00143D3A">
            <w:pPr>
              <w:pStyle w:val="MojNormalny2"/>
              <w:numPr>
                <w:ilvl w:val="0"/>
                <w:numId w:val="15"/>
              </w:numPr>
              <w:jc w:val="center"/>
            </w:pPr>
            <w:r>
              <w:t>/ 1</w:t>
            </w:r>
          </w:p>
        </w:tc>
        <w:tc>
          <w:tcPr>
            <w:tcW w:w="1835" w:type="dxa"/>
          </w:tcPr>
          <w:p w14:paraId="6E7B78DD" w14:textId="1E209840" w:rsidR="00C766F8" w:rsidRDefault="00C766F8" w:rsidP="00143D3A">
            <w:pPr>
              <w:pStyle w:val="MojNormalny2"/>
              <w:keepNext/>
              <w:ind w:firstLine="0"/>
              <w:jc w:val="center"/>
            </w:pPr>
            <w:r>
              <w:t>0-0 / X</w:t>
            </w:r>
          </w:p>
        </w:tc>
      </w:tr>
    </w:tbl>
    <w:p w14:paraId="4C82B2FB" w14:textId="0F403387" w:rsidR="00290460" w:rsidRPr="00143D3A" w:rsidRDefault="00D42200" w:rsidP="00143D3A">
      <w:pPr>
        <w:pStyle w:val="Legenda"/>
        <w:jc w:val="center"/>
        <w:rPr>
          <w:b/>
          <w:bCs/>
          <w:sz w:val="22"/>
          <w:szCs w:val="22"/>
        </w:rPr>
      </w:pPr>
      <w:r w:rsidRPr="00143D3A">
        <w:rPr>
          <w:sz w:val="22"/>
          <w:szCs w:val="22"/>
        </w:rPr>
        <w:t>Tabela 8</w:t>
      </w:r>
    </w:p>
    <w:p w14:paraId="3E5FB34E" w14:textId="78A9F8C1" w:rsidR="00BC4FBC" w:rsidRDefault="00BC4FBC" w:rsidP="00143D3A">
      <w:pPr>
        <w:pStyle w:val="MojNormalny2"/>
        <w:numPr>
          <w:ilvl w:val="0"/>
          <w:numId w:val="71"/>
        </w:numPr>
        <w:rPr>
          <w:b/>
          <w:bCs/>
          <w:sz w:val="28"/>
          <w:szCs w:val="28"/>
        </w:rPr>
      </w:pPr>
      <w:r>
        <w:rPr>
          <w:b/>
          <w:bCs/>
          <w:sz w:val="28"/>
          <w:szCs w:val="28"/>
        </w:rPr>
        <w:t>Śląsk Wrocław – Legia Warszawa</w:t>
      </w:r>
    </w:p>
    <w:p w14:paraId="02CC669B" w14:textId="41CFD2CF" w:rsidR="00290460" w:rsidRPr="003A60CE" w:rsidRDefault="00D42200" w:rsidP="003A60CE">
      <w:pPr>
        <w:pStyle w:val="MojNormalny2"/>
        <w:ind w:firstLine="0"/>
        <w:rPr>
          <w:b/>
          <w:bCs/>
          <w:sz w:val="28"/>
          <w:szCs w:val="28"/>
        </w:rPr>
      </w:pPr>
      <w:r>
        <w:t>Brak prawidłowych typowań</w:t>
      </w:r>
    </w:p>
    <w:tbl>
      <w:tblPr>
        <w:tblStyle w:val="Tabela-Siatka"/>
        <w:tblW w:w="0" w:type="auto"/>
        <w:tblLook w:val="04A0" w:firstRow="1" w:lastRow="0" w:firstColumn="1" w:lastColumn="0" w:noHBand="0" w:noVBand="1"/>
      </w:tblPr>
      <w:tblGrid>
        <w:gridCol w:w="2211"/>
        <w:gridCol w:w="1612"/>
        <w:gridCol w:w="2835"/>
        <w:gridCol w:w="1835"/>
      </w:tblGrid>
      <w:tr w:rsidR="00C766F8" w14:paraId="5ABE4AB2" w14:textId="77777777" w:rsidTr="00143D3A">
        <w:tc>
          <w:tcPr>
            <w:tcW w:w="2211" w:type="dxa"/>
          </w:tcPr>
          <w:p w14:paraId="786E7A05"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17C4AD35" w14:textId="7B432379" w:rsidR="00C766F8" w:rsidRPr="00BC4FBC" w:rsidRDefault="00C766F8" w:rsidP="00143D3A">
            <w:pPr>
              <w:pStyle w:val="MojNormalny2"/>
              <w:ind w:firstLine="0"/>
              <w:jc w:val="center"/>
              <w:rPr>
                <w:b/>
                <w:bCs/>
              </w:rPr>
            </w:pPr>
            <w:r>
              <w:rPr>
                <w:b/>
                <w:bCs/>
              </w:rPr>
              <w:t>Bukmacher</w:t>
            </w:r>
          </w:p>
        </w:tc>
        <w:tc>
          <w:tcPr>
            <w:tcW w:w="2835" w:type="dxa"/>
          </w:tcPr>
          <w:p w14:paraId="414C04FB" w14:textId="23705F69"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1C67F212" w14:textId="77777777" w:rsidR="00C766F8" w:rsidRPr="00BC4FBC" w:rsidRDefault="00C766F8" w:rsidP="00143D3A">
            <w:pPr>
              <w:pStyle w:val="MojNormalny2"/>
              <w:ind w:firstLine="0"/>
              <w:jc w:val="center"/>
              <w:rPr>
                <w:b/>
                <w:bCs/>
              </w:rPr>
            </w:pPr>
            <w:r w:rsidRPr="00BC4FBC">
              <w:rPr>
                <w:b/>
                <w:bCs/>
              </w:rPr>
              <w:t>Forebet</w:t>
            </w:r>
          </w:p>
        </w:tc>
      </w:tr>
      <w:tr w:rsidR="00C766F8" w14:paraId="53C982C4" w14:textId="77777777" w:rsidTr="00143D3A">
        <w:tc>
          <w:tcPr>
            <w:tcW w:w="2211" w:type="dxa"/>
          </w:tcPr>
          <w:p w14:paraId="5144644E" w14:textId="4CECC87D" w:rsidR="00C766F8" w:rsidRPr="00BC4FBC" w:rsidRDefault="00C766F8" w:rsidP="00143D3A">
            <w:pPr>
              <w:pStyle w:val="MojNormalny2"/>
              <w:ind w:firstLine="0"/>
              <w:jc w:val="center"/>
              <w:rPr>
                <w:b/>
                <w:bCs/>
              </w:rPr>
            </w:pPr>
            <w:r>
              <w:rPr>
                <w:b/>
                <w:bCs/>
              </w:rPr>
              <w:t>0-0</w:t>
            </w:r>
            <w:r w:rsidR="000E45F6">
              <w:rPr>
                <w:b/>
                <w:bCs/>
              </w:rPr>
              <w:t xml:space="preserve"> / X</w:t>
            </w:r>
          </w:p>
        </w:tc>
        <w:tc>
          <w:tcPr>
            <w:tcW w:w="1612" w:type="dxa"/>
          </w:tcPr>
          <w:p w14:paraId="730E1621" w14:textId="56901947" w:rsidR="00C766F8" w:rsidRPr="008027F5" w:rsidRDefault="00172EAA" w:rsidP="00143D3A">
            <w:pPr>
              <w:pStyle w:val="MojNormalny2"/>
              <w:ind w:firstLine="0"/>
              <w:jc w:val="center"/>
            </w:pPr>
            <w:r>
              <w:t>1-1 / 2</w:t>
            </w:r>
          </w:p>
        </w:tc>
        <w:tc>
          <w:tcPr>
            <w:tcW w:w="2835" w:type="dxa"/>
          </w:tcPr>
          <w:p w14:paraId="47C8F5C7" w14:textId="6F3583CC" w:rsidR="00C766F8" w:rsidRPr="008027F5" w:rsidRDefault="00C766F8" w:rsidP="00143D3A">
            <w:pPr>
              <w:pStyle w:val="MojNormalny2"/>
              <w:ind w:firstLine="0"/>
              <w:jc w:val="center"/>
            </w:pPr>
            <w:r w:rsidRPr="008027F5">
              <w:t>1-2 / 2</w:t>
            </w:r>
          </w:p>
        </w:tc>
        <w:tc>
          <w:tcPr>
            <w:tcW w:w="1835" w:type="dxa"/>
          </w:tcPr>
          <w:p w14:paraId="0389AD49" w14:textId="55941685" w:rsidR="00C766F8" w:rsidRDefault="00C766F8" w:rsidP="00143D3A">
            <w:pPr>
              <w:pStyle w:val="MojNormalny2"/>
              <w:keepNext/>
              <w:ind w:firstLine="0"/>
              <w:jc w:val="center"/>
            </w:pPr>
            <w:r>
              <w:t>1-3 / 2</w:t>
            </w:r>
          </w:p>
        </w:tc>
      </w:tr>
    </w:tbl>
    <w:p w14:paraId="2083CDE9" w14:textId="3AB1421A" w:rsidR="00BC4FBC" w:rsidRPr="00143D3A" w:rsidRDefault="00D42200" w:rsidP="00D42200">
      <w:pPr>
        <w:pStyle w:val="Legenda"/>
        <w:jc w:val="center"/>
        <w:rPr>
          <w:sz w:val="22"/>
          <w:szCs w:val="22"/>
        </w:rPr>
      </w:pPr>
      <w:r w:rsidRPr="00143D3A">
        <w:rPr>
          <w:sz w:val="22"/>
          <w:szCs w:val="22"/>
        </w:rPr>
        <w:t>Tabela 9</w:t>
      </w:r>
    </w:p>
    <w:p w14:paraId="3D41A6A1" w14:textId="343F3F4F" w:rsidR="00335985" w:rsidRPr="00143D3A" w:rsidRDefault="00335985" w:rsidP="00335985">
      <w:pPr>
        <w:pStyle w:val="MojNormalny2"/>
        <w:numPr>
          <w:ilvl w:val="0"/>
          <w:numId w:val="71"/>
        </w:numPr>
      </w:pPr>
      <w:r>
        <w:rPr>
          <w:b/>
          <w:bCs/>
          <w:sz w:val="28"/>
          <w:szCs w:val="28"/>
        </w:rPr>
        <w:lastRenderedPageBreak/>
        <w:t>Inne przykłady poprawnych szacowań systemu na podstawie ostatnich rezultatów</w:t>
      </w:r>
    </w:p>
    <w:p w14:paraId="796C7EA1" w14:textId="6C42579E" w:rsidR="00335985" w:rsidRDefault="00335985" w:rsidP="00335985">
      <w:pPr>
        <w:pStyle w:val="MojNormalny2"/>
        <w:numPr>
          <w:ilvl w:val="0"/>
          <w:numId w:val="72"/>
        </w:numPr>
      </w:pPr>
      <w:r>
        <w:t>Widzew Łódź 1-0 Śląsk Wrocław</w:t>
      </w:r>
      <w:r w:rsidR="0020420B">
        <w:t xml:space="preserve"> 17.02.2023</w:t>
      </w:r>
    </w:p>
    <w:p w14:paraId="766CAA23" w14:textId="77777777" w:rsidR="005C4115" w:rsidRDefault="0020420B" w:rsidP="00143D3A">
      <w:pPr>
        <w:pStyle w:val="MojNormalny2"/>
        <w:keepNext/>
        <w:ind w:left="1440" w:firstLine="0"/>
      </w:pPr>
      <w:r w:rsidRPr="0020420B">
        <w:rPr>
          <w:noProof/>
        </w:rPr>
        <w:drawing>
          <wp:inline distT="0" distB="0" distL="0" distR="0" wp14:anchorId="4B880F4F" wp14:editId="4AC96D20">
            <wp:extent cx="4016582" cy="4581525"/>
            <wp:effectExtent l="0" t="0" r="3175"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7"/>
                    <a:stretch>
                      <a:fillRect/>
                    </a:stretch>
                  </pic:blipFill>
                  <pic:spPr>
                    <a:xfrm>
                      <a:off x="0" y="0"/>
                      <a:ext cx="4023938" cy="4589916"/>
                    </a:xfrm>
                    <a:prstGeom prst="rect">
                      <a:avLst/>
                    </a:prstGeom>
                  </pic:spPr>
                </pic:pic>
              </a:graphicData>
            </a:graphic>
          </wp:inline>
        </w:drawing>
      </w:r>
    </w:p>
    <w:p w14:paraId="48D58640" w14:textId="55583B63" w:rsidR="0020420B" w:rsidRDefault="005C4115" w:rsidP="00143D3A">
      <w:pPr>
        <w:pStyle w:val="Legenda"/>
        <w:jc w:val="center"/>
        <w:rPr>
          <w:sz w:val="22"/>
          <w:szCs w:val="22"/>
        </w:rPr>
      </w:pPr>
      <w:r w:rsidRPr="00143D3A">
        <w:rPr>
          <w:sz w:val="22"/>
          <w:szCs w:val="22"/>
        </w:rPr>
        <w:t>Rysunek 31</w:t>
      </w:r>
      <w:r w:rsidR="003A60CE">
        <w:rPr>
          <w:sz w:val="22"/>
          <w:szCs w:val="22"/>
        </w:rPr>
        <w:t xml:space="preserve"> [17]</w:t>
      </w:r>
    </w:p>
    <w:p w14:paraId="44F51A50" w14:textId="09FF551E" w:rsidR="003A60CE" w:rsidRDefault="003A60CE" w:rsidP="003A60CE">
      <w:pPr>
        <w:pStyle w:val="MojNormalny2"/>
      </w:pPr>
    </w:p>
    <w:p w14:paraId="23712283" w14:textId="4645C16C" w:rsidR="003A60CE" w:rsidRDefault="003A60CE" w:rsidP="003A60CE">
      <w:pPr>
        <w:pStyle w:val="MojNormalny2"/>
      </w:pPr>
    </w:p>
    <w:p w14:paraId="7D1A3129" w14:textId="70DCE56E" w:rsidR="003A60CE" w:rsidRDefault="003A60CE" w:rsidP="003A60CE">
      <w:pPr>
        <w:pStyle w:val="MojNormalny2"/>
      </w:pPr>
    </w:p>
    <w:p w14:paraId="655AB0C2" w14:textId="633BEFCC" w:rsidR="003A60CE" w:rsidRDefault="003A60CE" w:rsidP="003A60CE">
      <w:pPr>
        <w:pStyle w:val="MojNormalny2"/>
      </w:pPr>
    </w:p>
    <w:p w14:paraId="0D6B3F7A" w14:textId="666EE10B" w:rsidR="003A60CE" w:rsidRDefault="003A60CE" w:rsidP="003A60CE">
      <w:pPr>
        <w:pStyle w:val="MojNormalny2"/>
      </w:pPr>
    </w:p>
    <w:p w14:paraId="46BC45E7" w14:textId="3FD27FC4" w:rsidR="003A60CE" w:rsidRDefault="003A60CE" w:rsidP="003A60CE">
      <w:pPr>
        <w:pStyle w:val="MojNormalny2"/>
      </w:pPr>
    </w:p>
    <w:p w14:paraId="097C5BAC" w14:textId="02D58452" w:rsidR="003A60CE" w:rsidRDefault="003A60CE" w:rsidP="003A60CE">
      <w:pPr>
        <w:pStyle w:val="MojNormalny2"/>
      </w:pPr>
    </w:p>
    <w:p w14:paraId="479BABB6" w14:textId="77777777" w:rsidR="00B8186E" w:rsidRPr="003A60CE" w:rsidRDefault="00B8186E" w:rsidP="003A60CE">
      <w:pPr>
        <w:pStyle w:val="MojNormalny2"/>
      </w:pPr>
    </w:p>
    <w:p w14:paraId="48687595" w14:textId="0C8435DB" w:rsidR="00335985" w:rsidRDefault="00335985" w:rsidP="00335985">
      <w:pPr>
        <w:pStyle w:val="MojNormalny2"/>
        <w:numPr>
          <w:ilvl w:val="0"/>
          <w:numId w:val="72"/>
        </w:numPr>
      </w:pPr>
      <w:r>
        <w:lastRenderedPageBreak/>
        <w:t>Miedź Legnica 2-1 Wisła Płock</w:t>
      </w:r>
      <w:r w:rsidR="0020420B">
        <w:t xml:space="preserve"> - 19.02.2023</w:t>
      </w:r>
    </w:p>
    <w:p w14:paraId="46AA7B20" w14:textId="77777777" w:rsidR="005C4115" w:rsidRDefault="0020420B" w:rsidP="00143D3A">
      <w:pPr>
        <w:pStyle w:val="MojNormalny2"/>
        <w:keepNext/>
        <w:ind w:left="1440" w:firstLine="0"/>
      </w:pPr>
      <w:r w:rsidRPr="0020420B">
        <w:rPr>
          <w:noProof/>
        </w:rPr>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8"/>
                    <a:stretch>
                      <a:fillRect/>
                    </a:stretch>
                  </pic:blipFill>
                  <pic:spPr>
                    <a:xfrm>
                      <a:off x="0" y="0"/>
                      <a:ext cx="3967932" cy="5284452"/>
                    </a:xfrm>
                    <a:prstGeom prst="rect">
                      <a:avLst/>
                    </a:prstGeom>
                  </pic:spPr>
                </pic:pic>
              </a:graphicData>
            </a:graphic>
          </wp:inline>
        </w:drawing>
      </w:r>
    </w:p>
    <w:p w14:paraId="5DF3813C" w14:textId="3CBB8E14" w:rsidR="0020420B" w:rsidRDefault="005C4115" w:rsidP="00143D3A">
      <w:pPr>
        <w:pStyle w:val="Legenda"/>
        <w:jc w:val="center"/>
        <w:rPr>
          <w:sz w:val="22"/>
          <w:szCs w:val="22"/>
        </w:rPr>
      </w:pPr>
      <w:r w:rsidRPr="00143D3A">
        <w:rPr>
          <w:sz w:val="22"/>
          <w:szCs w:val="22"/>
        </w:rPr>
        <w:t>Rysunek 32</w:t>
      </w:r>
      <w:r w:rsidR="003A60CE">
        <w:rPr>
          <w:sz w:val="22"/>
          <w:szCs w:val="22"/>
        </w:rPr>
        <w:t xml:space="preserve"> [17]</w:t>
      </w:r>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86B5195" w:rsidR="003A60CE" w:rsidRDefault="003A60CE" w:rsidP="003A60CE">
      <w:pPr>
        <w:pStyle w:val="MojNormalny2"/>
      </w:pPr>
    </w:p>
    <w:p w14:paraId="38259892" w14:textId="77777777" w:rsidR="003A60CE" w:rsidRPr="003A60CE" w:rsidRDefault="003A60CE" w:rsidP="003A60CE">
      <w:pPr>
        <w:pStyle w:val="MojNormalny2"/>
      </w:pPr>
    </w:p>
    <w:p w14:paraId="036E946E" w14:textId="2BADEEDD" w:rsidR="00335985" w:rsidRDefault="00335985" w:rsidP="00335985">
      <w:pPr>
        <w:pStyle w:val="MojNormalny2"/>
        <w:numPr>
          <w:ilvl w:val="0"/>
          <w:numId w:val="72"/>
        </w:numPr>
      </w:pPr>
      <w:r>
        <w:lastRenderedPageBreak/>
        <w:t>Wisła P</w:t>
      </w:r>
      <w:r w:rsidR="0020420B">
        <w:t>ł</w:t>
      </w:r>
      <w:r>
        <w:t>ock 0-1 Lech Poznań</w:t>
      </w:r>
      <w:r w:rsidR="0020420B">
        <w:t xml:space="preserve"> – 11.02.2023</w:t>
      </w:r>
    </w:p>
    <w:p w14:paraId="7924CFD4" w14:textId="77777777" w:rsidR="005C4115" w:rsidRDefault="0020420B" w:rsidP="00143D3A">
      <w:pPr>
        <w:pStyle w:val="MojNormalny2"/>
        <w:keepNext/>
        <w:ind w:left="1440" w:firstLine="0"/>
      </w:pPr>
      <w:r w:rsidRPr="0020420B">
        <w:rPr>
          <w:noProof/>
        </w:rPr>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9"/>
                    <a:stretch>
                      <a:fillRect/>
                    </a:stretch>
                  </pic:blipFill>
                  <pic:spPr>
                    <a:xfrm>
                      <a:off x="0" y="0"/>
                      <a:ext cx="3863648" cy="5263112"/>
                    </a:xfrm>
                    <a:prstGeom prst="rect">
                      <a:avLst/>
                    </a:prstGeom>
                  </pic:spPr>
                </pic:pic>
              </a:graphicData>
            </a:graphic>
          </wp:inline>
        </w:drawing>
      </w:r>
    </w:p>
    <w:p w14:paraId="3A392258" w14:textId="73B23F5B" w:rsidR="0020420B" w:rsidRDefault="005C4115" w:rsidP="00143D3A">
      <w:pPr>
        <w:pStyle w:val="Legenda"/>
        <w:jc w:val="center"/>
        <w:rPr>
          <w:sz w:val="22"/>
          <w:szCs w:val="22"/>
        </w:rPr>
      </w:pPr>
      <w:r w:rsidRPr="00143D3A">
        <w:rPr>
          <w:sz w:val="22"/>
          <w:szCs w:val="22"/>
        </w:rPr>
        <w:t>Rysunek 33</w:t>
      </w:r>
      <w:r w:rsidR="003A60CE">
        <w:rPr>
          <w:sz w:val="22"/>
          <w:szCs w:val="22"/>
        </w:rPr>
        <w:t xml:space="preserve"> [17]</w:t>
      </w:r>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42308BF0" w:rsidR="003A60CE" w:rsidRDefault="003A60CE" w:rsidP="003A60CE">
      <w:pPr>
        <w:pStyle w:val="MojNormalny2"/>
      </w:pPr>
    </w:p>
    <w:p w14:paraId="5B75551F" w14:textId="77777777" w:rsidR="003A60CE" w:rsidRPr="003A60CE" w:rsidRDefault="003A60CE" w:rsidP="003A60CE">
      <w:pPr>
        <w:pStyle w:val="MojNormalny2"/>
      </w:pPr>
    </w:p>
    <w:p w14:paraId="4B23E844" w14:textId="72615B68" w:rsidR="00335985" w:rsidRDefault="00335985" w:rsidP="00335985">
      <w:pPr>
        <w:pStyle w:val="MojNormalny2"/>
        <w:numPr>
          <w:ilvl w:val="0"/>
          <w:numId w:val="72"/>
        </w:numPr>
      </w:pPr>
      <w:r>
        <w:lastRenderedPageBreak/>
        <w:t>Zagłębie Lubin 1–2 Legia Warszawa</w:t>
      </w:r>
      <w:r w:rsidR="0020420B">
        <w:t xml:space="preserve"> – 04.02.2023</w:t>
      </w:r>
    </w:p>
    <w:p w14:paraId="5BA14360" w14:textId="77777777" w:rsidR="005C4115" w:rsidRDefault="0020420B" w:rsidP="00143D3A">
      <w:pPr>
        <w:pStyle w:val="MojNormalny2"/>
        <w:keepNext/>
        <w:ind w:left="1440" w:firstLine="0"/>
      </w:pPr>
      <w:r w:rsidRPr="0020420B">
        <w:rPr>
          <w:noProof/>
        </w:rPr>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60"/>
                    <a:stretch>
                      <a:fillRect/>
                    </a:stretch>
                  </pic:blipFill>
                  <pic:spPr>
                    <a:xfrm>
                      <a:off x="0" y="0"/>
                      <a:ext cx="3849787" cy="4472748"/>
                    </a:xfrm>
                    <a:prstGeom prst="rect">
                      <a:avLst/>
                    </a:prstGeom>
                  </pic:spPr>
                </pic:pic>
              </a:graphicData>
            </a:graphic>
          </wp:inline>
        </w:drawing>
      </w:r>
    </w:p>
    <w:p w14:paraId="6CD2F6E1" w14:textId="26D4923F" w:rsidR="0020420B" w:rsidRPr="00143D3A" w:rsidRDefault="005C4115" w:rsidP="00143D3A">
      <w:pPr>
        <w:pStyle w:val="Legenda"/>
        <w:jc w:val="center"/>
        <w:rPr>
          <w:sz w:val="22"/>
          <w:szCs w:val="22"/>
        </w:rPr>
      </w:pPr>
      <w:r w:rsidRPr="00143D3A">
        <w:rPr>
          <w:sz w:val="22"/>
          <w:szCs w:val="22"/>
        </w:rPr>
        <w:t>Rysunek 34</w:t>
      </w:r>
      <w:r w:rsidR="003A60CE">
        <w:rPr>
          <w:sz w:val="22"/>
          <w:szCs w:val="22"/>
        </w:rPr>
        <w:t xml:space="preserve"> [17]</w:t>
      </w:r>
    </w:p>
    <w:p w14:paraId="2C0B2620" w14:textId="1D5F438D"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 gdy jedna z drużyn wyraźnie jest lepsza od drugiej. Remisowy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8]</w:t>
      </w:r>
      <w:r w:rsidR="00CA5793">
        <w:t xml:space="preserve">, gdzie </w:t>
      </w:r>
      <w:r w:rsidR="00445DB1">
        <w:t xml:space="preserve">typowanym </w:t>
      </w:r>
      <w:r w:rsidR="00CA5793">
        <w:t xml:space="preserve"> wynikiem według </w:t>
      </w:r>
      <w:r w:rsidR="00445DB1">
        <w:t>bukmachera</w:t>
      </w:r>
      <w:r w:rsidR="00CA5793">
        <w:t>, jest wygrana Lechii, a dokładny wynik  to remis 1-1.</w:t>
      </w:r>
      <w:r>
        <w:t xml:space="preserve"> </w:t>
      </w:r>
      <w:r w:rsidR="00BA4016">
        <w:t>Fakt,</w:t>
      </w:r>
      <w:r w:rsidR="00CA5793">
        <w:t xml:space="preserve"> że bukmacherzy </w:t>
      </w:r>
      <w:r w:rsidR="00445DB1">
        <w:t xml:space="preserve">szacują </w:t>
      </w:r>
      <w:r w:rsidR="00CA5793">
        <w:t xml:space="preserve">większość meczy głównie tylko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xml:space="preserve">. W momencie, gdy padnie dużo bramek wynik jest trudniejszy do </w:t>
      </w:r>
      <w:r w:rsidR="00445DB1">
        <w:t>typowania</w:t>
      </w:r>
      <w:r w:rsidR="00CA5793">
        <w:t>, gdyż możliwych wyników z dużą ilością bramek jest sporo więcej</w:t>
      </w:r>
      <w:r>
        <w:t>.</w:t>
      </w:r>
      <w:r w:rsidR="00CA5793">
        <w:t xml:space="preserve"> Widać to dobrze w </w:t>
      </w:r>
      <w:r w:rsidR="000E45F6">
        <w:t>wyżej podsumowani</w:t>
      </w:r>
      <w:r w:rsidR="00445DB1">
        <w:t>u</w:t>
      </w:r>
      <w:r w:rsidR="000E45F6">
        <w:t xml:space="preserve"> sezonu 2021/2022 prowadzonego przez portal 90 minut. Wyniki te są najczęściej występującymi rezultatami</w:t>
      </w:r>
      <w:r w:rsidR="00445DB1">
        <w:t>.</w:t>
      </w:r>
      <w:r w:rsidR="000E45F6">
        <w:t xml:space="preserve"> </w:t>
      </w:r>
      <w:r w:rsidR="00445DB1">
        <w:t>S</w:t>
      </w:r>
      <w:r w:rsidR="000E45F6">
        <w:t xml:space="preserve">pośród 306 meczy aż 105 kończyło się wynikiem 1-0 bądź </w:t>
      </w:r>
      <w:r w:rsidR="000E45F6">
        <w:lastRenderedPageBreak/>
        <w:t>1-1</w:t>
      </w:r>
      <w:r w:rsidR="00445DB1">
        <w:t xml:space="preserve"> [15]</w:t>
      </w:r>
      <w:r w:rsidR="000E45F6">
        <w:t>.</w:t>
      </w:r>
      <w:r w:rsidR="00B8186E">
        <w:t xml:space="preserve"> </w:t>
      </w:r>
      <w:r w:rsidR="00445DB1">
        <w:t>Na podstawie przytoczonych przykładów można</w:t>
      </w:r>
      <w:r w:rsidR="00144978">
        <w:t xml:space="preserve"> zauważyć, że korzystanie z narzędzi do matematycznych obliczeń dotyczących piłki nożnej może pomóc w analizie i </w:t>
      </w:r>
      <w:r w:rsidR="00445DB1">
        <w:t xml:space="preserve">próbach </w:t>
      </w:r>
      <w:r w:rsidR="00144978">
        <w:t>wyznaczeni</w:t>
      </w:r>
      <w:r w:rsidR="00445DB1">
        <w:t>a</w:t>
      </w:r>
      <w:r w:rsidR="00144978">
        <w:t xml:space="preserve"> prawidłowego wyniku. </w:t>
      </w:r>
      <w:r w:rsidR="00335985">
        <w:t xml:space="preserve">Pomocna okazuje się, nie tylko analiza zwycięzcy, ale również dokładnego wyniku, na podstawie ilości strzelonych wcześniej bramek. </w:t>
      </w:r>
      <w:r w:rsidR="002C78B1">
        <w:t xml:space="preserve"> </w:t>
      </w:r>
      <w:r w:rsidR="00144978">
        <w:t xml:space="preserve"> </w:t>
      </w:r>
      <w:r w:rsidR="00553669">
        <w:t xml:space="preserve"> </w:t>
      </w:r>
    </w:p>
    <w:p w14:paraId="12608F2F" w14:textId="70079186"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Zależność pomiędzy ocenami z Sofa</w:t>
      </w:r>
      <w:r w:rsidR="003A60CE">
        <w:rPr>
          <w:b/>
          <w:bCs/>
          <w:sz w:val="32"/>
          <w:szCs w:val="32"/>
        </w:rPr>
        <w:t>s</w:t>
      </w:r>
      <w:r w:rsidR="003B0E53" w:rsidRPr="00B94741">
        <w:rPr>
          <w:b/>
          <w:bCs/>
          <w:sz w:val="32"/>
          <w:szCs w:val="32"/>
        </w:rPr>
        <w:t>core, a F</w:t>
      </w:r>
      <w:r w:rsidR="00AC533F">
        <w:rPr>
          <w:b/>
          <w:bCs/>
          <w:sz w:val="32"/>
          <w:szCs w:val="32"/>
        </w:rPr>
        <w:t>IFĄ</w:t>
      </w:r>
      <w:r w:rsidR="003B0E53" w:rsidRPr="00B94741">
        <w:rPr>
          <w:b/>
          <w:bCs/>
          <w:sz w:val="32"/>
          <w:szCs w:val="32"/>
        </w:rPr>
        <w:t xml:space="preserve"> </w:t>
      </w:r>
      <w:r w:rsidR="00AC533F">
        <w:rPr>
          <w:b/>
          <w:bCs/>
          <w:sz w:val="32"/>
          <w:szCs w:val="32"/>
        </w:rPr>
        <w:t>i</w:t>
      </w:r>
      <w:r w:rsidR="003B0E53" w:rsidRPr="00B94741">
        <w:rPr>
          <w:b/>
          <w:bCs/>
          <w:sz w:val="32"/>
          <w:szCs w:val="32"/>
        </w:rPr>
        <w:t xml:space="preserve"> Football Managerem</w:t>
      </w:r>
    </w:p>
    <w:p w14:paraId="64503CE9" w14:textId="5706B5DE" w:rsidR="00B851E2" w:rsidRDefault="00FA102F" w:rsidP="00B8186E">
      <w:pPr>
        <w:pStyle w:val="MojNormalny2"/>
        <w:ind w:firstLine="708"/>
        <w:jc w:val="left"/>
      </w:pPr>
      <w:r>
        <w:t>Sprawdzane są</w:t>
      </w:r>
      <w:r w:rsidR="00074B75">
        <w:t xml:space="preserve"> oceny ogólne z gier najlepszych zawodników z Premier League i porówn</w:t>
      </w:r>
      <w:r>
        <w:t>ywane</w:t>
      </w:r>
      <w:r w:rsidR="00074B75">
        <w:t xml:space="preserve"> do jakości występów w przyszłym sezonie. Jakość występów </w:t>
      </w:r>
      <w:r>
        <w:t>jest definiowana</w:t>
      </w:r>
      <w:r w:rsidR="00074B75">
        <w:t xml:space="preserve"> jako średnią ocena z </w:t>
      </w:r>
      <w:r>
        <w:t xml:space="preserve">całego </w:t>
      </w:r>
      <w:r w:rsidR="00074B75">
        <w:t>sezonu w</w:t>
      </w:r>
      <w:r>
        <w:t>edług</w:t>
      </w:r>
      <w:r w:rsidR="00074B75">
        <w:t xml:space="preserve"> Sofascore. Ta witryna wystawia oceny za każdy mecz na podstawie szczegółów, takich jak ilość odbiorów, celne podania itp. Można te dane analizować w szczegółowy sposób i każdy atrybut </w:t>
      </w:r>
      <w:r>
        <w:t xml:space="preserve">przyrównywać do pozostałych źródeł. </w:t>
      </w:r>
      <w:r w:rsidR="00074B75">
        <w:t xml:space="preserve">Pozwoli to </w:t>
      </w:r>
      <w:r>
        <w:t>zanalizować ocenianie w grach piłkarskich.</w:t>
      </w:r>
      <w:r w:rsidR="00074B75">
        <w:t xml:space="preserve"> Aby porównanie było jak najbardziej przejrzyste w każdej z kategorii, wartością</w:t>
      </w:r>
      <w:r>
        <w:t xml:space="preserve"> obserwowaną</w:t>
      </w:r>
      <w:r w:rsidR="00074B75">
        <w:t xml:space="preserve"> będzie </w:t>
      </w:r>
      <w:r w:rsidR="003C5AB6">
        <w:t>jakość piłkarza w stosunku do reszty, czyli procent zawodników od których jest lepszy bądź tak samo dobry.</w:t>
      </w:r>
      <w:r w:rsidR="00352DB7">
        <w:t xml:space="preserve"> </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r w:rsidRPr="00143D3A">
              <w:rPr>
                <w:b/>
                <w:bCs/>
              </w:rPr>
              <w:t>Sofascore</w:t>
            </w:r>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Kevin De Bruyne</w:t>
            </w:r>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r>
              <w:t>Sadio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r>
              <w:t>Mohamed Salah</w:t>
            </w:r>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Harry Kane</w:t>
            </w:r>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Bruno Fernandes</w:t>
            </w:r>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Sergio Aguero</w:t>
            </w:r>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r>
              <w:t>Ngolo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r>
              <w:lastRenderedPageBreak/>
              <w:t>Fabinho</w:t>
            </w:r>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r>
              <w:t>Raheem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68D7A327" w:rsidR="003D526B" w:rsidRDefault="00617D23" w:rsidP="00143D3A">
            <w:pPr>
              <w:pStyle w:val="MojNormalny2"/>
              <w:keepNext/>
              <w:ind w:firstLine="0"/>
            </w:pPr>
            <w:r>
              <w:t>FM</w:t>
            </w:r>
          </w:p>
        </w:tc>
      </w:tr>
    </w:tbl>
    <w:p w14:paraId="46DCCBCB" w14:textId="444E0F57" w:rsidR="00EB4DBF" w:rsidRPr="00143D3A" w:rsidRDefault="00FA102F" w:rsidP="00143D3A">
      <w:pPr>
        <w:pStyle w:val="Legenda"/>
        <w:jc w:val="center"/>
        <w:rPr>
          <w:sz w:val="22"/>
          <w:szCs w:val="22"/>
        </w:rPr>
      </w:pPr>
      <w:r w:rsidRPr="00143D3A">
        <w:rPr>
          <w:sz w:val="22"/>
          <w:szCs w:val="22"/>
        </w:rPr>
        <w:t xml:space="preserve">Tabela </w:t>
      </w:r>
      <w:r w:rsidRPr="00143D3A">
        <w:rPr>
          <w:sz w:val="22"/>
          <w:szCs w:val="22"/>
        </w:rPr>
        <w:fldChar w:fldCharType="begin"/>
      </w:r>
      <w:r w:rsidRPr="00143D3A">
        <w:rPr>
          <w:sz w:val="22"/>
          <w:szCs w:val="22"/>
        </w:rPr>
        <w:instrText xml:space="preserve"> SEQ Tabela \* ARABIC </w:instrText>
      </w:r>
      <w:r w:rsidRPr="00143D3A">
        <w:rPr>
          <w:sz w:val="22"/>
          <w:szCs w:val="22"/>
        </w:rPr>
        <w:fldChar w:fldCharType="separate"/>
      </w:r>
      <w:r w:rsidRPr="00143D3A">
        <w:rPr>
          <w:noProof/>
          <w:sz w:val="22"/>
          <w:szCs w:val="22"/>
        </w:rPr>
        <w:t>1</w:t>
      </w:r>
      <w:r w:rsidRPr="00143D3A">
        <w:rPr>
          <w:noProof/>
          <w:sz w:val="22"/>
          <w:szCs w:val="22"/>
        </w:rPr>
        <w:fldChar w:fldCharType="end"/>
      </w:r>
      <w:r w:rsidRPr="00143D3A">
        <w:rPr>
          <w:noProof/>
          <w:sz w:val="22"/>
          <w:szCs w:val="22"/>
        </w:rPr>
        <w:t>0</w:t>
      </w:r>
      <w:r w:rsidRPr="00143D3A">
        <w:rPr>
          <w:sz w:val="22"/>
          <w:szCs w:val="22"/>
        </w:rPr>
        <w:t xml:space="preserve"> - Porównanie najlepszych 10 zawodników z obu gier, którzy rozegrali minimum 450 minut w sezonie</w:t>
      </w:r>
      <w:r w:rsidR="00AC533F" w:rsidRPr="00143D3A">
        <w:rPr>
          <w:sz w:val="22"/>
          <w:szCs w:val="22"/>
        </w:rPr>
        <w:t xml:space="preserve">, </w:t>
      </w:r>
      <w:r w:rsidR="00AC533F">
        <w:rPr>
          <w:sz w:val="22"/>
          <w:szCs w:val="22"/>
        </w:rPr>
        <w:t xml:space="preserve"> </w:t>
      </w:r>
      <w:r w:rsidR="00AC533F" w:rsidRPr="00143D3A">
        <w:rPr>
          <w:sz w:val="22"/>
          <w:szCs w:val="22"/>
        </w:rPr>
        <w:t>FM</w:t>
      </w:r>
      <w:r w:rsidR="00AC533F">
        <w:rPr>
          <w:sz w:val="22"/>
          <w:szCs w:val="22"/>
        </w:rPr>
        <w:t>*</w:t>
      </w:r>
      <w:r w:rsidR="00AC533F" w:rsidRPr="00143D3A">
        <w:rPr>
          <w:sz w:val="22"/>
          <w:szCs w:val="22"/>
        </w:rPr>
        <w:t xml:space="preserve"> – Football Manager</w:t>
      </w:r>
    </w:p>
    <w:p w14:paraId="0221CE9F" w14:textId="3F3A4BAC" w:rsidR="00B851E2" w:rsidRDefault="00021EB0" w:rsidP="00B8186E">
      <w:pPr>
        <w:pStyle w:val="MojNormalny2"/>
        <w:ind w:firstLine="708"/>
        <w:jc w:val="left"/>
      </w:pPr>
      <w:del w:id="69" w:author="Kuba Fa" w:date="2023-03-19T23:32:00Z">
        <w:r w:rsidDel="00F3792A">
          <w:delText xml:space="preserve">W powyższym porównaniu Football Manager trafniej przewidział </w:delText>
        </w:r>
        <w:r w:rsidR="00FC2C70" w:rsidDel="00F3792A">
          <w:delText>większą liczbę</w:delText>
        </w:r>
        <w:r w:rsidR="005C7CFB" w:rsidDel="00F3792A">
          <w:delText xml:space="preserve"> (pięciu)</w:delText>
        </w:r>
        <w:r w:rsidDel="00F3792A">
          <w:delText xml:space="preserve"> zawodników. </w:delText>
        </w:r>
        <w:r w:rsidR="00FA102F" w:rsidDel="00F3792A">
          <w:delText xml:space="preserve">Oceny z FIFY były bliższe </w:delText>
        </w:r>
        <w:r w:rsidDel="00F3792A">
          <w:delText>trzykrotnie</w:delText>
        </w:r>
        <w:r w:rsidR="00FA102F" w:rsidDel="00F3792A">
          <w:delText>. T Również trzy razy</w:delText>
        </w:r>
        <w:r w:rsidDel="00F3792A">
          <w:delText xml:space="preserve"> pozycja w rankingu zawodników była identyczna.</w:delText>
        </w:r>
        <w:r w:rsidR="00935325" w:rsidDel="00F3792A">
          <w:delText xml:space="preserve"> </w:delText>
        </w:r>
      </w:del>
      <w:r w:rsidR="00935325">
        <w:t xml:space="preserve">Po liczbach </w:t>
      </w:r>
      <w:r w:rsidR="00FA102F">
        <w:t>można zauważyć</w:t>
      </w:r>
      <w:r w:rsidR="00935325">
        <w:t xml:space="preserve">, że niektórzy zawodnicy, którzy mieli być tymi najlepszymi, spisywali się co najwyżej dobrze i </w:t>
      </w:r>
      <w:r w:rsidR="00FA102F">
        <w:t xml:space="preserve">analitycy </w:t>
      </w:r>
      <w:r w:rsidR="00935325">
        <w:t>gier nie trafili dobrze z niektórymi ocenami. Na podstawie tak dużych różnic</w:t>
      </w:r>
      <w:r w:rsidR="00FA102F">
        <w:t>,</w:t>
      </w:r>
      <w:r w:rsidR="00935325">
        <w:t xml:space="preserve"> tak wielu zawodników </w:t>
      </w:r>
      <w:r w:rsidR="00FA102F">
        <w:t xml:space="preserve">nie można zaprzeczyć </w:t>
      </w:r>
      <w:del w:id="70" w:author="Kuba Fa" w:date="2023-03-19T23:33:00Z">
        <w:r w:rsidR="00FA102F" w:rsidDel="00F3792A">
          <w:delText>e się wydawać</w:delText>
        </w:r>
      </w:del>
      <w:r w:rsidR="00935325">
        <w:t xml:space="preserve">, że </w:t>
      </w:r>
      <w:r w:rsidR="00FA102F">
        <w:t xml:space="preserve">niektórzy </w:t>
      </w:r>
      <w:r w:rsidR="00935325">
        <w:t xml:space="preserve"> zawodni</w:t>
      </w:r>
      <w:r w:rsidR="00FA102F">
        <w:t>cy</w:t>
      </w:r>
      <w:r w:rsidR="00935325">
        <w:t xml:space="preserve"> dosta</w:t>
      </w:r>
      <w:r w:rsidR="00FA102F">
        <w:t>li</w:t>
      </w:r>
      <w:r w:rsidR="00935325">
        <w:t xml:space="preserve"> wysoką ocenę w oparciu o dobrą reputacje.  </w:t>
      </w:r>
      <w:r w:rsidR="00FA102F">
        <w:t>Reputacja</w:t>
      </w:r>
      <w:r w:rsidR="00935325">
        <w:t xml:space="preserve"> też </w:t>
      </w:r>
      <w:ins w:id="71" w:author="Kuba Fa" w:date="2023-03-19T23:33:00Z">
        <w:r w:rsidR="00F3792A">
          <w:t>nie jest przypadkowa</w:t>
        </w:r>
      </w:ins>
      <w:del w:id="72" w:author="Kuba Fa" w:date="2023-03-19T23:33:00Z">
        <w:r w:rsidR="00935325" w:rsidDel="00F3792A">
          <w:delText>się nie bierze znikąd</w:delText>
        </w:r>
      </w:del>
      <w:r w:rsidR="00935325">
        <w:t xml:space="preserve">, </w:t>
      </w:r>
      <w:ins w:id="73" w:author="Kuba Fa" w:date="2023-03-19T23:33:00Z">
        <w:r w:rsidR="00F3792A">
          <w:t>ponieważ</w:t>
        </w:r>
      </w:ins>
      <w:del w:id="74" w:author="Kuba Fa" w:date="2023-03-19T23:33:00Z">
        <w:r w:rsidR="00935325" w:rsidDel="00F3792A">
          <w:delText>bo</w:delText>
        </w:r>
      </w:del>
      <w:r w:rsidR="00935325">
        <w:t xml:space="preserve"> żeby zawodnik był znany w pozytywny sposób, musi grać w dobrym klubie i na dobrym poziomie</w:t>
      </w:r>
      <w:r w:rsidR="00FA102F">
        <w:t xml:space="preserve"> przez</w:t>
      </w:r>
      <w:r w:rsidR="00935325">
        <w:t xml:space="preserve"> jakiś okres czasu</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3AB149CC" w:rsidR="00846074" w:rsidRPr="00143D3A" w:rsidRDefault="00846074" w:rsidP="00846074">
            <w:pPr>
              <w:pStyle w:val="MojNormalny2"/>
              <w:ind w:firstLine="0"/>
              <w:rPr>
                <w:b/>
                <w:bCs/>
              </w:rPr>
            </w:pPr>
            <w:r w:rsidRPr="00143D3A">
              <w:rPr>
                <w:b/>
                <w:bCs/>
              </w:rPr>
              <w:t>Imie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r w:rsidRPr="00143D3A">
              <w:rPr>
                <w:b/>
                <w:bCs/>
              </w:rPr>
              <w:t>Sofascore</w:t>
            </w:r>
          </w:p>
        </w:tc>
        <w:tc>
          <w:tcPr>
            <w:tcW w:w="2261" w:type="dxa"/>
          </w:tcPr>
          <w:p w14:paraId="2C4C5B1B" w14:textId="1073C90E" w:rsidR="00846074" w:rsidRPr="00143D3A" w:rsidRDefault="00846074" w:rsidP="00846074">
            <w:pPr>
              <w:pStyle w:val="MojNormalny2"/>
              <w:ind w:firstLine="0"/>
              <w:rPr>
                <w:b/>
                <w:bCs/>
              </w:rPr>
            </w:pPr>
            <w:del w:id="75" w:author="Kuba Fa" w:date="2023-03-19T23:29:00Z">
              <w:r w:rsidRPr="00143D3A" w:rsidDel="00D8403B">
                <w:rPr>
                  <w:b/>
                  <w:bCs/>
                </w:rPr>
                <w:delText>Bardziej miarodajne źródło</w:delText>
              </w:r>
            </w:del>
            <w:ins w:id="76" w:author="Kuba Fa" w:date="2023-03-19T23:29:00Z">
              <w:r w:rsidR="00D8403B">
                <w:rPr>
                  <w:b/>
                  <w:bCs/>
                </w:rPr>
                <w:t>Źródło z bliższą liczbą</w:t>
              </w:r>
            </w:ins>
          </w:p>
        </w:tc>
      </w:tr>
      <w:tr w:rsidR="005F18F9" w14:paraId="742C6B8A" w14:textId="77777777" w:rsidTr="005F18F9">
        <w:tc>
          <w:tcPr>
            <w:tcW w:w="2603" w:type="dxa"/>
          </w:tcPr>
          <w:p w14:paraId="7AD73F19" w14:textId="08A7DDE4" w:rsidR="00846074" w:rsidRDefault="00846074" w:rsidP="00846074">
            <w:pPr>
              <w:pStyle w:val="MojNormalny2"/>
              <w:ind w:firstLine="0"/>
            </w:pPr>
            <w:r>
              <w:t>Jack Grealish</w:t>
            </w:r>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r>
              <w:t>Gareth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r>
              <w:t>Riyad Mahrez</w:t>
            </w:r>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r>
              <w:t>Rodri</w:t>
            </w:r>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James Ward-Promise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lastRenderedPageBreak/>
              <w:t>James Maddison</w:t>
            </w:r>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r w:rsidR="006814A4" w14:paraId="27E094D4" w14:textId="77777777" w:rsidTr="005F18F9">
        <w:trPr>
          <w:ins w:id="77" w:author="Kuba Fa" w:date="2023-03-19T23:59:00Z"/>
        </w:trPr>
        <w:tc>
          <w:tcPr>
            <w:tcW w:w="2603" w:type="dxa"/>
          </w:tcPr>
          <w:p w14:paraId="05977FFA" w14:textId="65DF78D4" w:rsidR="006814A4" w:rsidRDefault="006814A4" w:rsidP="00846074">
            <w:pPr>
              <w:pStyle w:val="MojNormalny2"/>
              <w:ind w:firstLine="0"/>
              <w:rPr>
                <w:ins w:id="78" w:author="Kuba Fa" w:date="2023-03-19T23:59:00Z"/>
              </w:rPr>
            </w:pPr>
            <w:ins w:id="79" w:author="Kuba Fa" w:date="2023-03-19T23:59:00Z">
              <w:r>
                <w:t>John Stones</w:t>
              </w:r>
            </w:ins>
          </w:p>
        </w:tc>
        <w:tc>
          <w:tcPr>
            <w:tcW w:w="1230" w:type="dxa"/>
          </w:tcPr>
          <w:p w14:paraId="2015540B" w14:textId="6E4F8A26" w:rsidR="006814A4" w:rsidRDefault="00A0509C" w:rsidP="00846074">
            <w:pPr>
              <w:pStyle w:val="MojNormalny2"/>
              <w:ind w:firstLine="0"/>
              <w:rPr>
                <w:ins w:id="80" w:author="Kuba Fa" w:date="2023-03-19T23:59:00Z"/>
              </w:rPr>
            </w:pPr>
            <w:ins w:id="81" w:author="Kuba Fa" w:date="2023-03-20T00:03:00Z">
              <w:r>
                <w:t>8</w:t>
              </w:r>
            </w:ins>
            <w:ins w:id="82" w:author="Kuba Fa" w:date="2023-03-20T00:04:00Z">
              <w:r>
                <w:t>3.33</w:t>
              </w:r>
            </w:ins>
          </w:p>
        </w:tc>
        <w:tc>
          <w:tcPr>
            <w:tcW w:w="982" w:type="dxa"/>
          </w:tcPr>
          <w:p w14:paraId="6D45E2A4" w14:textId="3D9434B7" w:rsidR="006814A4" w:rsidRDefault="00A0509C" w:rsidP="00846074">
            <w:pPr>
              <w:pStyle w:val="MojNormalny2"/>
              <w:ind w:firstLine="0"/>
              <w:rPr>
                <w:ins w:id="83" w:author="Kuba Fa" w:date="2023-03-19T23:59:00Z"/>
              </w:rPr>
            </w:pPr>
            <w:ins w:id="84" w:author="Kuba Fa" w:date="2023-03-20T00:04:00Z">
              <w:r>
                <w:t>98.17</w:t>
              </w:r>
            </w:ins>
          </w:p>
        </w:tc>
        <w:tc>
          <w:tcPr>
            <w:tcW w:w="1417" w:type="dxa"/>
          </w:tcPr>
          <w:p w14:paraId="2D1493B5" w14:textId="60589011" w:rsidR="006814A4" w:rsidRDefault="006814A4" w:rsidP="00846074">
            <w:pPr>
              <w:pStyle w:val="MojNormalny2"/>
              <w:ind w:firstLine="0"/>
              <w:rPr>
                <w:ins w:id="85" w:author="Kuba Fa" w:date="2023-03-19T23:59:00Z"/>
              </w:rPr>
            </w:pPr>
            <w:ins w:id="86" w:author="Kuba Fa" w:date="2023-03-19T23:59:00Z">
              <w:r>
                <w:t>96.57</w:t>
              </w:r>
            </w:ins>
          </w:p>
        </w:tc>
        <w:tc>
          <w:tcPr>
            <w:tcW w:w="2261" w:type="dxa"/>
          </w:tcPr>
          <w:p w14:paraId="09735069" w14:textId="224F92A4" w:rsidR="006814A4" w:rsidRDefault="00A0509C" w:rsidP="00143D3A">
            <w:pPr>
              <w:pStyle w:val="MojNormalny2"/>
              <w:keepNext/>
              <w:ind w:firstLine="0"/>
              <w:rPr>
                <w:ins w:id="87" w:author="Kuba Fa" w:date="2023-03-19T23:59:00Z"/>
              </w:rPr>
            </w:pPr>
            <w:ins w:id="88" w:author="Kuba Fa" w:date="2023-03-20T00:04:00Z">
              <w:r>
                <w:t>FM</w:t>
              </w:r>
            </w:ins>
          </w:p>
        </w:tc>
      </w:tr>
      <w:tr w:rsidR="006814A4" w14:paraId="5B6D064D" w14:textId="77777777" w:rsidTr="005F18F9">
        <w:trPr>
          <w:ins w:id="89" w:author="Kuba Fa" w:date="2023-03-19T23:59:00Z"/>
        </w:trPr>
        <w:tc>
          <w:tcPr>
            <w:tcW w:w="2603" w:type="dxa"/>
          </w:tcPr>
          <w:p w14:paraId="2B3FC710" w14:textId="58C421DD" w:rsidR="006814A4" w:rsidRDefault="006814A4" w:rsidP="00846074">
            <w:pPr>
              <w:pStyle w:val="MojNormalny2"/>
              <w:ind w:firstLine="0"/>
              <w:rPr>
                <w:ins w:id="90" w:author="Kuba Fa" w:date="2023-03-19T23:59:00Z"/>
              </w:rPr>
            </w:pPr>
            <w:ins w:id="91" w:author="Kuba Fa" w:date="2023-03-19T23:59:00Z">
              <w:r>
                <w:t>Kalvin Phillips</w:t>
              </w:r>
            </w:ins>
          </w:p>
        </w:tc>
        <w:tc>
          <w:tcPr>
            <w:tcW w:w="1230" w:type="dxa"/>
          </w:tcPr>
          <w:p w14:paraId="48C47632" w14:textId="71666B34" w:rsidR="006814A4" w:rsidRDefault="00A0509C" w:rsidP="00846074">
            <w:pPr>
              <w:pStyle w:val="MojNormalny2"/>
              <w:ind w:firstLine="0"/>
              <w:rPr>
                <w:ins w:id="92" w:author="Kuba Fa" w:date="2023-03-19T23:59:00Z"/>
              </w:rPr>
            </w:pPr>
            <w:ins w:id="93" w:author="Kuba Fa" w:date="2023-03-20T00:07:00Z">
              <w:r>
                <w:t>56.85</w:t>
              </w:r>
            </w:ins>
          </w:p>
        </w:tc>
        <w:tc>
          <w:tcPr>
            <w:tcW w:w="982" w:type="dxa"/>
          </w:tcPr>
          <w:p w14:paraId="33F73DA6" w14:textId="47FCA53A" w:rsidR="006814A4" w:rsidRDefault="00A0509C" w:rsidP="00846074">
            <w:pPr>
              <w:pStyle w:val="MojNormalny2"/>
              <w:ind w:firstLine="0"/>
              <w:rPr>
                <w:ins w:id="94" w:author="Kuba Fa" w:date="2023-03-19T23:59:00Z"/>
              </w:rPr>
            </w:pPr>
            <w:ins w:id="95" w:author="Kuba Fa" w:date="2023-03-20T00:07:00Z">
              <w:r>
                <w:t>87.21</w:t>
              </w:r>
            </w:ins>
          </w:p>
        </w:tc>
        <w:tc>
          <w:tcPr>
            <w:tcW w:w="1417" w:type="dxa"/>
          </w:tcPr>
          <w:p w14:paraId="2F04C8D8" w14:textId="54C8AD3B" w:rsidR="006814A4" w:rsidRDefault="006814A4" w:rsidP="00846074">
            <w:pPr>
              <w:pStyle w:val="MojNormalny2"/>
              <w:ind w:firstLine="0"/>
              <w:rPr>
                <w:ins w:id="96" w:author="Kuba Fa" w:date="2023-03-19T23:59:00Z"/>
              </w:rPr>
            </w:pPr>
            <w:ins w:id="97" w:author="Kuba Fa" w:date="2023-03-20T00:00:00Z">
              <w:r>
                <w:t>96.09</w:t>
              </w:r>
            </w:ins>
          </w:p>
        </w:tc>
        <w:tc>
          <w:tcPr>
            <w:tcW w:w="2261" w:type="dxa"/>
          </w:tcPr>
          <w:p w14:paraId="6599E181" w14:textId="533A400F" w:rsidR="006814A4" w:rsidRDefault="00A0509C" w:rsidP="00143D3A">
            <w:pPr>
              <w:pStyle w:val="MojNormalny2"/>
              <w:keepNext/>
              <w:ind w:firstLine="0"/>
              <w:rPr>
                <w:ins w:id="98" w:author="Kuba Fa" w:date="2023-03-19T23:59:00Z"/>
              </w:rPr>
            </w:pPr>
            <w:ins w:id="99" w:author="Kuba Fa" w:date="2023-03-20T00:05:00Z">
              <w:r>
                <w:t>FM</w:t>
              </w:r>
            </w:ins>
          </w:p>
        </w:tc>
      </w:tr>
      <w:tr w:rsidR="006814A4" w14:paraId="047A5D9E" w14:textId="77777777" w:rsidTr="005F18F9">
        <w:trPr>
          <w:ins w:id="100" w:author="Kuba Fa" w:date="2023-03-20T00:00:00Z"/>
        </w:trPr>
        <w:tc>
          <w:tcPr>
            <w:tcW w:w="2603" w:type="dxa"/>
          </w:tcPr>
          <w:p w14:paraId="4EE3D8B7" w14:textId="149F4213" w:rsidR="006814A4" w:rsidRDefault="006814A4" w:rsidP="00846074">
            <w:pPr>
              <w:pStyle w:val="MojNormalny2"/>
              <w:ind w:firstLine="0"/>
              <w:rPr>
                <w:ins w:id="101" w:author="Kuba Fa" w:date="2023-03-20T00:00:00Z"/>
              </w:rPr>
            </w:pPr>
            <w:ins w:id="102" w:author="Kuba Fa" w:date="2023-03-20T00:00:00Z">
              <w:r>
                <w:t>Phil Foden</w:t>
              </w:r>
            </w:ins>
          </w:p>
        </w:tc>
        <w:tc>
          <w:tcPr>
            <w:tcW w:w="1230" w:type="dxa"/>
          </w:tcPr>
          <w:p w14:paraId="15FDD613" w14:textId="7D7A61FB" w:rsidR="006814A4" w:rsidRDefault="00A0509C" w:rsidP="00846074">
            <w:pPr>
              <w:pStyle w:val="MojNormalny2"/>
              <w:ind w:firstLine="0"/>
              <w:rPr>
                <w:ins w:id="103" w:author="Kuba Fa" w:date="2023-03-20T00:00:00Z"/>
              </w:rPr>
            </w:pPr>
            <w:ins w:id="104" w:author="Kuba Fa" w:date="2023-03-20T00:08:00Z">
              <w:r>
                <w:t>78.54</w:t>
              </w:r>
            </w:ins>
          </w:p>
        </w:tc>
        <w:tc>
          <w:tcPr>
            <w:tcW w:w="982" w:type="dxa"/>
          </w:tcPr>
          <w:p w14:paraId="460A5877" w14:textId="1FFABAC8" w:rsidR="006814A4" w:rsidRDefault="00A0509C" w:rsidP="00846074">
            <w:pPr>
              <w:pStyle w:val="MojNormalny2"/>
              <w:ind w:firstLine="0"/>
              <w:rPr>
                <w:ins w:id="105" w:author="Kuba Fa" w:date="2023-03-20T00:00:00Z"/>
              </w:rPr>
            </w:pPr>
            <w:ins w:id="106" w:author="Kuba Fa" w:date="2023-03-20T00:05:00Z">
              <w:r>
                <w:t>98.17</w:t>
              </w:r>
            </w:ins>
          </w:p>
        </w:tc>
        <w:tc>
          <w:tcPr>
            <w:tcW w:w="1417" w:type="dxa"/>
          </w:tcPr>
          <w:p w14:paraId="15F0A49A" w14:textId="18E4AFD3" w:rsidR="006814A4" w:rsidRDefault="006814A4" w:rsidP="00846074">
            <w:pPr>
              <w:pStyle w:val="MojNormalny2"/>
              <w:ind w:firstLine="0"/>
              <w:rPr>
                <w:ins w:id="107" w:author="Kuba Fa" w:date="2023-03-20T00:00:00Z"/>
              </w:rPr>
            </w:pPr>
            <w:ins w:id="108" w:author="Kuba Fa" w:date="2023-03-20T00:00:00Z">
              <w:r>
                <w:t>95.86</w:t>
              </w:r>
            </w:ins>
          </w:p>
        </w:tc>
        <w:tc>
          <w:tcPr>
            <w:tcW w:w="2261" w:type="dxa"/>
          </w:tcPr>
          <w:p w14:paraId="4BE7537A" w14:textId="398527FB" w:rsidR="006814A4" w:rsidRDefault="00A0509C" w:rsidP="00143D3A">
            <w:pPr>
              <w:pStyle w:val="MojNormalny2"/>
              <w:keepNext/>
              <w:ind w:firstLine="0"/>
              <w:rPr>
                <w:ins w:id="109" w:author="Kuba Fa" w:date="2023-03-20T00:00:00Z"/>
              </w:rPr>
            </w:pPr>
            <w:ins w:id="110" w:author="Kuba Fa" w:date="2023-03-20T00:05:00Z">
              <w:r>
                <w:t>FM</w:t>
              </w:r>
            </w:ins>
          </w:p>
        </w:tc>
      </w:tr>
      <w:tr w:rsidR="006814A4" w14:paraId="2B126018" w14:textId="77777777" w:rsidTr="005F18F9">
        <w:trPr>
          <w:ins w:id="111" w:author="Kuba Fa" w:date="2023-03-20T00:00:00Z"/>
        </w:trPr>
        <w:tc>
          <w:tcPr>
            <w:tcW w:w="2603" w:type="dxa"/>
          </w:tcPr>
          <w:p w14:paraId="377DFEA2" w14:textId="60920AB6" w:rsidR="006814A4" w:rsidRDefault="006814A4" w:rsidP="00846074">
            <w:pPr>
              <w:pStyle w:val="MojNormalny2"/>
              <w:ind w:firstLine="0"/>
              <w:rPr>
                <w:ins w:id="112" w:author="Kuba Fa" w:date="2023-03-20T00:00:00Z"/>
              </w:rPr>
            </w:pPr>
            <w:ins w:id="113" w:author="Kuba Fa" w:date="2023-03-20T00:00:00Z">
              <w:r>
                <w:t>Matheus Pereira</w:t>
              </w:r>
            </w:ins>
          </w:p>
        </w:tc>
        <w:tc>
          <w:tcPr>
            <w:tcW w:w="1230" w:type="dxa"/>
          </w:tcPr>
          <w:p w14:paraId="779E608B" w14:textId="6A4B4DEB" w:rsidR="006814A4" w:rsidRDefault="00A0509C" w:rsidP="00846074">
            <w:pPr>
              <w:pStyle w:val="MojNormalny2"/>
              <w:ind w:firstLine="0"/>
              <w:rPr>
                <w:ins w:id="114" w:author="Kuba Fa" w:date="2023-03-20T00:00:00Z"/>
              </w:rPr>
            </w:pPr>
            <w:ins w:id="115" w:author="Kuba Fa" w:date="2023-03-20T00:06:00Z">
              <w:r>
                <w:t>56.85</w:t>
              </w:r>
            </w:ins>
          </w:p>
        </w:tc>
        <w:tc>
          <w:tcPr>
            <w:tcW w:w="982" w:type="dxa"/>
          </w:tcPr>
          <w:p w14:paraId="11EAB095" w14:textId="55293546" w:rsidR="006814A4" w:rsidRDefault="00A0509C" w:rsidP="00846074">
            <w:pPr>
              <w:pStyle w:val="MojNormalny2"/>
              <w:ind w:firstLine="0"/>
              <w:rPr>
                <w:ins w:id="116" w:author="Kuba Fa" w:date="2023-03-20T00:00:00Z"/>
              </w:rPr>
            </w:pPr>
            <w:ins w:id="117" w:author="Kuba Fa" w:date="2023-03-20T00:06:00Z">
              <w:r>
                <w:t>52.28</w:t>
              </w:r>
            </w:ins>
          </w:p>
        </w:tc>
        <w:tc>
          <w:tcPr>
            <w:tcW w:w="1417" w:type="dxa"/>
          </w:tcPr>
          <w:p w14:paraId="7384EFCF" w14:textId="776402A1" w:rsidR="006814A4" w:rsidRDefault="006814A4" w:rsidP="00846074">
            <w:pPr>
              <w:pStyle w:val="MojNormalny2"/>
              <w:ind w:firstLine="0"/>
              <w:rPr>
                <w:ins w:id="118" w:author="Kuba Fa" w:date="2023-03-20T00:00:00Z"/>
              </w:rPr>
            </w:pPr>
            <w:ins w:id="119" w:author="Kuba Fa" w:date="2023-03-20T00:00:00Z">
              <w:r>
                <w:t>95.63</w:t>
              </w:r>
            </w:ins>
          </w:p>
        </w:tc>
        <w:tc>
          <w:tcPr>
            <w:tcW w:w="2261" w:type="dxa"/>
          </w:tcPr>
          <w:p w14:paraId="4DF0D46E" w14:textId="148437B1" w:rsidR="006814A4" w:rsidRDefault="00A0509C" w:rsidP="00143D3A">
            <w:pPr>
              <w:pStyle w:val="MojNormalny2"/>
              <w:keepNext/>
              <w:ind w:firstLine="0"/>
              <w:rPr>
                <w:ins w:id="120" w:author="Kuba Fa" w:date="2023-03-20T00:00:00Z"/>
              </w:rPr>
            </w:pPr>
            <w:ins w:id="121" w:author="Kuba Fa" w:date="2023-03-20T00:06:00Z">
              <w:r>
                <w:t>FIFA</w:t>
              </w:r>
            </w:ins>
          </w:p>
        </w:tc>
      </w:tr>
      <w:tr w:rsidR="006814A4" w14:paraId="02DC5D3F" w14:textId="77777777" w:rsidTr="005F18F9">
        <w:trPr>
          <w:ins w:id="122" w:author="Kuba Fa" w:date="2023-03-20T00:00:00Z"/>
        </w:trPr>
        <w:tc>
          <w:tcPr>
            <w:tcW w:w="2603" w:type="dxa"/>
          </w:tcPr>
          <w:p w14:paraId="2A34700B" w14:textId="11495DD4" w:rsidR="006814A4" w:rsidRDefault="006814A4" w:rsidP="00846074">
            <w:pPr>
              <w:pStyle w:val="MojNormalny2"/>
              <w:ind w:firstLine="0"/>
              <w:rPr>
                <w:ins w:id="123" w:author="Kuba Fa" w:date="2023-03-20T00:00:00Z"/>
              </w:rPr>
            </w:pPr>
            <w:ins w:id="124" w:author="Kuba Fa" w:date="2023-03-20T00:01:00Z">
              <w:r>
                <w:t>Luke Shaw</w:t>
              </w:r>
            </w:ins>
          </w:p>
        </w:tc>
        <w:tc>
          <w:tcPr>
            <w:tcW w:w="1230" w:type="dxa"/>
          </w:tcPr>
          <w:p w14:paraId="38BB20C6" w14:textId="7836E66E" w:rsidR="006814A4" w:rsidRDefault="00A0509C" w:rsidP="00846074">
            <w:pPr>
              <w:pStyle w:val="MojNormalny2"/>
              <w:ind w:firstLine="0"/>
              <w:rPr>
                <w:ins w:id="125" w:author="Kuba Fa" w:date="2023-03-20T00:00:00Z"/>
              </w:rPr>
            </w:pPr>
            <w:ins w:id="126" w:author="Kuba Fa" w:date="2023-03-20T00:08:00Z">
              <w:r>
                <w:t>86.53</w:t>
              </w:r>
            </w:ins>
          </w:p>
        </w:tc>
        <w:tc>
          <w:tcPr>
            <w:tcW w:w="982" w:type="dxa"/>
          </w:tcPr>
          <w:p w14:paraId="7DE53068" w14:textId="465672F4" w:rsidR="006814A4" w:rsidRDefault="00A0509C" w:rsidP="00846074">
            <w:pPr>
              <w:pStyle w:val="MojNormalny2"/>
              <w:ind w:firstLine="0"/>
              <w:rPr>
                <w:ins w:id="127" w:author="Kuba Fa" w:date="2023-03-20T00:00:00Z"/>
              </w:rPr>
            </w:pPr>
            <w:ins w:id="128" w:author="Kuba Fa" w:date="2023-03-20T00:08:00Z">
              <w:r>
                <w:t>87.21</w:t>
              </w:r>
            </w:ins>
          </w:p>
        </w:tc>
        <w:tc>
          <w:tcPr>
            <w:tcW w:w="1417" w:type="dxa"/>
          </w:tcPr>
          <w:p w14:paraId="5C7EF5DF" w14:textId="77F794FE" w:rsidR="006814A4" w:rsidRDefault="006814A4" w:rsidP="00846074">
            <w:pPr>
              <w:pStyle w:val="MojNormalny2"/>
              <w:ind w:firstLine="0"/>
              <w:rPr>
                <w:ins w:id="129" w:author="Kuba Fa" w:date="2023-03-20T00:00:00Z"/>
              </w:rPr>
            </w:pPr>
            <w:ins w:id="130" w:author="Kuba Fa" w:date="2023-03-20T00:01:00Z">
              <w:r>
                <w:t>95.30</w:t>
              </w:r>
            </w:ins>
          </w:p>
        </w:tc>
        <w:tc>
          <w:tcPr>
            <w:tcW w:w="2261" w:type="dxa"/>
          </w:tcPr>
          <w:p w14:paraId="0DAB6207" w14:textId="59A961D7" w:rsidR="006814A4" w:rsidRDefault="00A0509C" w:rsidP="00143D3A">
            <w:pPr>
              <w:pStyle w:val="MojNormalny2"/>
              <w:keepNext/>
              <w:ind w:firstLine="0"/>
              <w:rPr>
                <w:ins w:id="131" w:author="Kuba Fa" w:date="2023-03-20T00:00:00Z"/>
              </w:rPr>
            </w:pPr>
            <w:ins w:id="132" w:author="Kuba Fa" w:date="2023-03-20T00:08:00Z">
              <w:r>
                <w:t>FM</w:t>
              </w:r>
            </w:ins>
          </w:p>
        </w:tc>
      </w:tr>
      <w:tr w:rsidR="006814A4" w14:paraId="38ED6DB9" w14:textId="77777777" w:rsidTr="005F18F9">
        <w:trPr>
          <w:ins w:id="133" w:author="Kuba Fa" w:date="2023-03-20T00:01:00Z"/>
        </w:trPr>
        <w:tc>
          <w:tcPr>
            <w:tcW w:w="2603" w:type="dxa"/>
          </w:tcPr>
          <w:p w14:paraId="498C99A8" w14:textId="66899FB1" w:rsidR="006814A4" w:rsidRDefault="006814A4" w:rsidP="00846074">
            <w:pPr>
              <w:pStyle w:val="MojNormalny2"/>
              <w:ind w:firstLine="0"/>
              <w:rPr>
                <w:ins w:id="134" w:author="Kuba Fa" w:date="2023-03-20T00:01:00Z"/>
              </w:rPr>
            </w:pPr>
            <w:ins w:id="135" w:author="Kuba Fa" w:date="2023-03-20T00:01:00Z">
              <w:r>
                <w:t>Wilfred Ndidi</w:t>
              </w:r>
            </w:ins>
          </w:p>
        </w:tc>
        <w:tc>
          <w:tcPr>
            <w:tcW w:w="1230" w:type="dxa"/>
          </w:tcPr>
          <w:p w14:paraId="31EFA1F1" w14:textId="74114673" w:rsidR="006814A4" w:rsidRDefault="00A0509C" w:rsidP="00846074">
            <w:pPr>
              <w:pStyle w:val="MojNormalny2"/>
              <w:ind w:firstLine="0"/>
              <w:rPr>
                <w:ins w:id="136" w:author="Kuba Fa" w:date="2023-03-20T00:01:00Z"/>
              </w:rPr>
            </w:pPr>
            <w:ins w:id="137" w:author="Kuba Fa" w:date="2023-03-20T00:09:00Z">
              <w:r>
                <w:t>92.92</w:t>
              </w:r>
            </w:ins>
          </w:p>
        </w:tc>
        <w:tc>
          <w:tcPr>
            <w:tcW w:w="982" w:type="dxa"/>
          </w:tcPr>
          <w:p w14:paraId="51246135" w14:textId="3B1667F8" w:rsidR="006814A4" w:rsidRDefault="00A0509C" w:rsidP="00846074">
            <w:pPr>
              <w:pStyle w:val="MojNormalny2"/>
              <w:ind w:firstLine="0"/>
              <w:rPr>
                <w:ins w:id="138" w:author="Kuba Fa" w:date="2023-03-20T00:01:00Z"/>
              </w:rPr>
            </w:pPr>
            <w:ins w:id="139" w:author="Kuba Fa" w:date="2023-03-20T00:09:00Z">
              <w:r>
                <w:t>87.21</w:t>
              </w:r>
            </w:ins>
          </w:p>
        </w:tc>
        <w:tc>
          <w:tcPr>
            <w:tcW w:w="1417" w:type="dxa"/>
          </w:tcPr>
          <w:p w14:paraId="7BB2131B" w14:textId="5B6C499C" w:rsidR="006814A4" w:rsidRDefault="006814A4" w:rsidP="00846074">
            <w:pPr>
              <w:pStyle w:val="MojNormalny2"/>
              <w:ind w:firstLine="0"/>
              <w:rPr>
                <w:ins w:id="140" w:author="Kuba Fa" w:date="2023-03-20T00:01:00Z"/>
              </w:rPr>
            </w:pPr>
            <w:ins w:id="141" w:author="Kuba Fa" w:date="2023-03-20T00:02:00Z">
              <w:r>
                <w:t>94.84</w:t>
              </w:r>
            </w:ins>
          </w:p>
        </w:tc>
        <w:tc>
          <w:tcPr>
            <w:tcW w:w="2261" w:type="dxa"/>
          </w:tcPr>
          <w:p w14:paraId="7993DF60" w14:textId="46B7F932" w:rsidR="006814A4" w:rsidRDefault="00A0509C" w:rsidP="00143D3A">
            <w:pPr>
              <w:pStyle w:val="MojNormalny2"/>
              <w:keepNext/>
              <w:ind w:firstLine="0"/>
              <w:rPr>
                <w:ins w:id="142" w:author="Kuba Fa" w:date="2023-03-20T00:01:00Z"/>
              </w:rPr>
            </w:pPr>
            <w:ins w:id="143" w:author="Kuba Fa" w:date="2023-03-20T00:09:00Z">
              <w:r>
                <w:t>FIFA</w:t>
              </w:r>
            </w:ins>
          </w:p>
        </w:tc>
      </w:tr>
      <w:tr w:rsidR="006814A4" w14:paraId="10ED8566" w14:textId="77777777" w:rsidTr="005F18F9">
        <w:trPr>
          <w:ins w:id="144" w:author="Kuba Fa" w:date="2023-03-20T00:02:00Z"/>
        </w:trPr>
        <w:tc>
          <w:tcPr>
            <w:tcW w:w="2603" w:type="dxa"/>
          </w:tcPr>
          <w:p w14:paraId="519C1E50" w14:textId="44105FC0" w:rsidR="006814A4" w:rsidRDefault="006814A4" w:rsidP="00846074">
            <w:pPr>
              <w:pStyle w:val="MojNormalny2"/>
              <w:ind w:firstLine="0"/>
              <w:rPr>
                <w:ins w:id="145" w:author="Kuba Fa" w:date="2023-03-20T00:02:00Z"/>
              </w:rPr>
            </w:pPr>
            <w:ins w:id="146" w:author="Kuba Fa" w:date="2023-03-20T00:02:00Z">
              <w:r>
                <w:t>Thiago Silva</w:t>
              </w:r>
            </w:ins>
          </w:p>
        </w:tc>
        <w:tc>
          <w:tcPr>
            <w:tcW w:w="1230" w:type="dxa"/>
          </w:tcPr>
          <w:p w14:paraId="6D43C54B" w14:textId="731D1A72" w:rsidR="006814A4" w:rsidRDefault="00A0509C" w:rsidP="00846074">
            <w:pPr>
              <w:pStyle w:val="MojNormalny2"/>
              <w:ind w:firstLine="0"/>
              <w:rPr>
                <w:ins w:id="147" w:author="Kuba Fa" w:date="2023-03-20T00:02:00Z"/>
              </w:rPr>
            </w:pPr>
            <w:ins w:id="148" w:author="Kuba Fa" w:date="2023-03-20T00:10:00Z">
              <w:r>
                <w:t>95.66</w:t>
              </w:r>
            </w:ins>
          </w:p>
        </w:tc>
        <w:tc>
          <w:tcPr>
            <w:tcW w:w="982" w:type="dxa"/>
          </w:tcPr>
          <w:p w14:paraId="5BF4AD1B" w14:textId="1997F0B0" w:rsidR="006814A4" w:rsidRDefault="00A0509C" w:rsidP="00846074">
            <w:pPr>
              <w:pStyle w:val="MojNormalny2"/>
              <w:ind w:firstLine="0"/>
              <w:rPr>
                <w:ins w:id="149" w:author="Kuba Fa" w:date="2023-03-20T00:02:00Z"/>
              </w:rPr>
            </w:pPr>
            <w:ins w:id="150" w:author="Kuba Fa" w:date="2023-03-20T00:10:00Z">
              <w:r>
                <w:t>98.17</w:t>
              </w:r>
            </w:ins>
          </w:p>
        </w:tc>
        <w:tc>
          <w:tcPr>
            <w:tcW w:w="1417" w:type="dxa"/>
          </w:tcPr>
          <w:p w14:paraId="54A1BD26" w14:textId="0B23EFA3" w:rsidR="006814A4" w:rsidRDefault="006814A4" w:rsidP="00846074">
            <w:pPr>
              <w:pStyle w:val="MojNormalny2"/>
              <w:ind w:firstLine="0"/>
              <w:rPr>
                <w:ins w:id="151" w:author="Kuba Fa" w:date="2023-03-20T00:02:00Z"/>
              </w:rPr>
            </w:pPr>
            <w:ins w:id="152" w:author="Kuba Fa" w:date="2023-03-20T00:02:00Z">
              <w:r>
                <w:t>94.38</w:t>
              </w:r>
            </w:ins>
          </w:p>
        </w:tc>
        <w:tc>
          <w:tcPr>
            <w:tcW w:w="2261" w:type="dxa"/>
          </w:tcPr>
          <w:p w14:paraId="5BE23A90" w14:textId="587E3103" w:rsidR="006814A4" w:rsidRDefault="00A0509C" w:rsidP="00143D3A">
            <w:pPr>
              <w:pStyle w:val="MojNormalny2"/>
              <w:keepNext/>
              <w:ind w:firstLine="0"/>
              <w:rPr>
                <w:ins w:id="153" w:author="Kuba Fa" w:date="2023-03-20T00:02:00Z"/>
              </w:rPr>
            </w:pPr>
            <w:ins w:id="154" w:author="Kuba Fa" w:date="2023-03-20T00:10:00Z">
              <w:r>
                <w:t>FIFA</w:t>
              </w:r>
            </w:ins>
          </w:p>
        </w:tc>
      </w:tr>
      <w:tr w:rsidR="006814A4" w14:paraId="07BA04C3" w14:textId="77777777" w:rsidTr="005F18F9">
        <w:trPr>
          <w:ins w:id="155" w:author="Kuba Fa" w:date="2023-03-20T00:02:00Z"/>
        </w:trPr>
        <w:tc>
          <w:tcPr>
            <w:tcW w:w="2603" w:type="dxa"/>
          </w:tcPr>
          <w:p w14:paraId="6B65AE67" w14:textId="4C74C4CD" w:rsidR="006814A4" w:rsidRDefault="006814A4" w:rsidP="00846074">
            <w:pPr>
              <w:pStyle w:val="MojNormalny2"/>
              <w:ind w:firstLine="0"/>
              <w:rPr>
                <w:ins w:id="156" w:author="Kuba Fa" w:date="2023-03-20T00:02:00Z"/>
              </w:rPr>
            </w:pPr>
            <w:ins w:id="157" w:author="Kuba Fa" w:date="2023-03-20T00:02:00Z">
              <w:r>
                <w:t xml:space="preserve">Pascal </w:t>
              </w:r>
            </w:ins>
            <w:ins w:id="158" w:author="Kuba Fa" w:date="2023-03-20T00:03:00Z">
              <w:r>
                <w:t>Gross</w:t>
              </w:r>
            </w:ins>
          </w:p>
        </w:tc>
        <w:tc>
          <w:tcPr>
            <w:tcW w:w="1230" w:type="dxa"/>
          </w:tcPr>
          <w:p w14:paraId="36E083AE" w14:textId="5422E1CA" w:rsidR="006814A4" w:rsidRDefault="00A0509C" w:rsidP="00846074">
            <w:pPr>
              <w:pStyle w:val="MojNormalny2"/>
              <w:ind w:firstLine="0"/>
              <w:rPr>
                <w:ins w:id="159" w:author="Kuba Fa" w:date="2023-03-20T00:02:00Z"/>
              </w:rPr>
            </w:pPr>
            <w:ins w:id="160" w:author="Kuba Fa" w:date="2023-03-20T00:11:00Z">
              <w:r>
                <w:t>67.12</w:t>
              </w:r>
            </w:ins>
          </w:p>
        </w:tc>
        <w:tc>
          <w:tcPr>
            <w:tcW w:w="982" w:type="dxa"/>
          </w:tcPr>
          <w:p w14:paraId="5E28712B" w14:textId="0D270D52" w:rsidR="006814A4" w:rsidRDefault="00A0509C" w:rsidP="00846074">
            <w:pPr>
              <w:pStyle w:val="MojNormalny2"/>
              <w:ind w:firstLine="0"/>
              <w:rPr>
                <w:ins w:id="161" w:author="Kuba Fa" w:date="2023-03-20T00:02:00Z"/>
              </w:rPr>
            </w:pPr>
            <w:ins w:id="162" w:author="Kuba Fa" w:date="2023-03-20T00:11:00Z">
              <w:r>
                <w:t>87.21</w:t>
              </w:r>
            </w:ins>
          </w:p>
        </w:tc>
        <w:tc>
          <w:tcPr>
            <w:tcW w:w="1417" w:type="dxa"/>
          </w:tcPr>
          <w:p w14:paraId="508A58FC" w14:textId="3179C398" w:rsidR="006814A4" w:rsidRDefault="00A0509C" w:rsidP="00846074">
            <w:pPr>
              <w:pStyle w:val="MojNormalny2"/>
              <w:ind w:firstLine="0"/>
              <w:rPr>
                <w:ins w:id="163" w:author="Kuba Fa" w:date="2023-03-20T00:02:00Z"/>
              </w:rPr>
            </w:pPr>
            <w:ins w:id="164" w:author="Kuba Fa" w:date="2023-03-20T00:03:00Z">
              <w:r>
                <w:t>94.15</w:t>
              </w:r>
            </w:ins>
          </w:p>
        </w:tc>
        <w:tc>
          <w:tcPr>
            <w:tcW w:w="2261" w:type="dxa"/>
          </w:tcPr>
          <w:p w14:paraId="668497A2" w14:textId="71F3DC8F" w:rsidR="006814A4" w:rsidRDefault="00A0509C" w:rsidP="00143D3A">
            <w:pPr>
              <w:pStyle w:val="MojNormalny2"/>
              <w:keepNext/>
              <w:ind w:firstLine="0"/>
              <w:rPr>
                <w:ins w:id="165" w:author="Kuba Fa" w:date="2023-03-20T00:02:00Z"/>
              </w:rPr>
            </w:pPr>
            <w:ins w:id="166" w:author="Kuba Fa" w:date="2023-03-20T00:11:00Z">
              <w:r>
                <w:t>FM</w:t>
              </w:r>
            </w:ins>
          </w:p>
        </w:tc>
      </w:tr>
      <w:tr w:rsidR="00A0509C" w14:paraId="07CCD1FA" w14:textId="77777777" w:rsidTr="005F18F9">
        <w:trPr>
          <w:ins w:id="167" w:author="Kuba Fa" w:date="2023-03-20T00:11:00Z"/>
        </w:trPr>
        <w:tc>
          <w:tcPr>
            <w:tcW w:w="2603" w:type="dxa"/>
          </w:tcPr>
          <w:p w14:paraId="4DADC982" w14:textId="3AB4CDC9" w:rsidR="00A0509C" w:rsidRDefault="00A0509C" w:rsidP="00846074">
            <w:pPr>
              <w:pStyle w:val="MojNormalny2"/>
              <w:ind w:firstLine="0"/>
              <w:rPr>
                <w:ins w:id="168" w:author="Kuba Fa" w:date="2023-03-20T00:11:00Z"/>
              </w:rPr>
            </w:pPr>
            <w:ins w:id="169" w:author="Kuba Fa" w:date="2023-03-20T00:11:00Z">
              <w:r>
                <w:t>Thiago</w:t>
              </w:r>
            </w:ins>
            <w:ins w:id="170" w:author="Kuba Fa" w:date="2023-03-20T00:12:00Z">
              <w:r>
                <w:t xml:space="preserve"> Alcantara</w:t>
              </w:r>
            </w:ins>
          </w:p>
        </w:tc>
        <w:tc>
          <w:tcPr>
            <w:tcW w:w="1230" w:type="dxa"/>
          </w:tcPr>
          <w:p w14:paraId="1F1856B2" w14:textId="1F3DBCF6" w:rsidR="00A0509C" w:rsidRDefault="00A0509C" w:rsidP="00846074">
            <w:pPr>
              <w:pStyle w:val="MojNormalny2"/>
              <w:ind w:firstLine="0"/>
              <w:rPr>
                <w:ins w:id="171" w:author="Kuba Fa" w:date="2023-03-20T00:11:00Z"/>
              </w:rPr>
            </w:pPr>
            <w:ins w:id="172" w:author="Kuba Fa" w:date="2023-03-20T00:12:00Z">
              <w:r>
                <w:t>95.66</w:t>
              </w:r>
            </w:ins>
          </w:p>
        </w:tc>
        <w:tc>
          <w:tcPr>
            <w:tcW w:w="982" w:type="dxa"/>
          </w:tcPr>
          <w:p w14:paraId="03C2B5AC" w14:textId="3F121B28" w:rsidR="00A0509C" w:rsidRDefault="00A0509C" w:rsidP="00846074">
            <w:pPr>
              <w:pStyle w:val="MojNormalny2"/>
              <w:ind w:firstLine="0"/>
              <w:rPr>
                <w:ins w:id="173" w:author="Kuba Fa" w:date="2023-03-20T00:11:00Z"/>
              </w:rPr>
            </w:pPr>
            <w:ins w:id="174" w:author="Kuba Fa" w:date="2023-03-20T00:12:00Z">
              <w:r>
                <w:t>98.17</w:t>
              </w:r>
            </w:ins>
          </w:p>
        </w:tc>
        <w:tc>
          <w:tcPr>
            <w:tcW w:w="1417" w:type="dxa"/>
          </w:tcPr>
          <w:p w14:paraId="5FC03424" w14:textId="66168E5A" w:rsidR="00A0509C" w:rsidRDefault="00B542BD" w:rsidP="00846074">
            <w:pPr>
              <w:pStyle w:val="MojNormalny2"/>
              <w:ind w:firstLine="0"/>
              <w:rPr>
                <w:ins w:id="175" w:author="Kuba Fa" w:date="2023-03-20T00:11:00Z"/>
              </w:rPr>
            </w:pPr>
            <w:ins w:id="176" w:author="Kuba Fa" w:date="2023-03-20T00:14:00Z">
              <w:r>
                <w:t>93.</w:t>
              </w:r>
            </w:ins>
            <w:ins w:id="177" w:author="Kuba Fa" w:date="2023-03-20T00:15:00Z">
              <w:r>
                <w:t>92</w:t>
              </w:r>
            </w:ins>
          </w:p>
        </w:tc>
        <w:tc>
          <w:tcPr>
            <w:tcW w:w="2261" w:type="dxa"/>
          </w:tcPr>
          <w:p w14:paraId="6B9D2CCE" w14:textId="06763C77" w:rsidR="00A0509C" w:rsidRDefault="00B542BD" w:rsidP="00143D3A">
            <w:pPr>
              <w:pStyle w:val="MojNormalny2"/>
              <w:keepNext/>
              <w:ind w:firstLine="0"/>
              <w:rPr>
                <w:ins w:id="178" w:author="Kuba Fa" w:date="2023-03-20T00:11:00Z"/>
              </w:rPr>
            </w:pPr>
            <w:ins w:id="179" w:author="Kuba Fa" w:date="2023-03-20T00:15:00Z">
              <w:r>
                <w:t>FIFA</w:t>
              </w:r>
            </w:ins>
          </w:p>
        </w:tc>
      </w:tr>
      <w:tr w:rsidR="00A0509C" w14:paraId="249C67EF" w14:textId="77777777" w:rsidTr="005F18F9">
        <w:trPr>
          <w:ins w:id="180" w:author="Kuba Fa" w:date="2023-03-20T00:12:00Z"/>
        </w:trPr>
        <w:tc>
          <w:tcPr>
            <w:tcW w:w="2603" w:type="dxa"/>
          </w:tcPr>
          <w:p w14:paraId="12635C5B" w14:textId="52CECA67" w:rsidR="00A0509C" w:rsidRDefault="00A0509C" w:rsidP="00846074">
            <w:pPr>
              <w:pStyle w:val="MojNormalny2"/>
              <w:ind w:firstLine="0"/>
              <w:rPr>
                <w:ins w:id="181" w:author="Kuba Fa" w:date="2023-03-20T00:12:00Z"/>
              </w:rPr>
            </w:pPr>
            <w:ins w:id="182" w:author="Kuba Fa" w:date="2023-03-20T00:13:00Z">
              <w:r>
                <w:t>Kurt Zouma</w:t>
              </w:r>
            </w:ins>
          </w:p>
        </w:tc>
        <w:tc>
          <w:tcPr>
            <w:tcW w:w="1230" w:type="dxa"/>
          </w:tcPr>
          <w:p w14:paraId="08DABDBE" w14:textId="0DB41247" w:rsidR="00A0509C" w:rsidRDefault="00A0509C" w:rsidP="00846074">
            <w:pPr>
              <w:pStyle w:val="MojNormalny2"/>
              <w:ind w:firstLine="0"/>
              <w:rPr>
                <w:ins w:id="183" w:author="Kuba Fa" w:date="2023-03-20T00:12:00Z"/>
              </w:rPr>
            </w:pPr>
            <w:ins w:id="184" w:author="Kuba Fa" w:date="2023-03-20T00:13:00Z">
              <w:r>
                <w:t>83.33</w:t>
              </w:r>
            </w:ins>
          </w:p>
        </w:tc>
        <w:tc>
          <w:tcPr>
            <w:tcW w:w="982" w:type="dxa"/>
          </w:tcPr>
          <w:p w14:paraId="4AADDBB8" w14:textId="3D1BD9FD" w:rsidR="00A0509C" w:rsidRDefault="00B542BD" w:rsidP="00846074">
            <w:pPr>
              <w:pStyle w:val="MojNormalny2"/>
              <w:ind w:firstLine="0"/>
              <w:rPr>
                <w:ins w:id="185" w:author="Kuba Fa" w:date="2023-03-20T00:12:00Z"/>
              </w:rPr>
            </w:pPr>
            <w:ins w:id="186" w:author="Kuba Fa" w:date="2023-03-20T00:13:00Z">
              <w:r>
                <w:t>87.21</w:t>
              </w:r>
            </w:ins>
          </w:p>
        </w:tc>
        <w:tc>
          <w:tcPr>
            <w:tcW w:w="1417" w:type="dxa"/>
          </w:tcPr>
          <w:p w14:paraId="0AD2F671" w14:textId="3C539166" w:rsidR="00A0509C" w:rsidRDefault="00B542BD" w:rsidP="00846074">
            <w:pPr>
              <w:pStyle w:val="MojNormalny2"/>
              <w:ind w:firstLine="0"/>
              <w:rPr>
                <w:ins w:id="187" w:author="Kuba Fa" w:date="2023-03-20T00:12:00Z"/>
              </w:rPr>
            </w:pPr>
            <w:ins w:id="188" w:author="Kuba Fa" w:date="2023-03-20T00:15:00Z">
              <w:r>
                <w:t>93.69</w:t>
              </w:r>
            </w:ins>
          </w:p>
        </w:tc>
        <w:tc>
          <w:tcPr>
            <w:tcW w:w="2261" w:type="dxa"/>
          </w:tcPr>
          <w:p w14:paraId="5A45034C" w14:textId="6102A28E" w:rsidR="00B542BD" w:rsidRDefault="00B542BD" w:rsidP="00143D3A">
            <w:pPr>
              <w:pStyle w:val="MojNormalny2"/>
              <w:keepNext/>
              <w:ind w:firstLine="0"/>
              <w:rPr>
                <w:ins w:id="189" w:author="Kuba Fa" w:date="2023-03-20T00:12:00Z"/>
              </w:rPr>
            </w:pPr>
            <w:ins w:id="190" w:author="Kuba Fa" w:date="2023-03-20T00:15:00Z">
              <w:r>
                <w:t>FM</w:t>
              </w:r>
            </w:ins>
          </w:p>
        </w:tc>
      </w:tr>
      <w:tr w:rsidR="00B542BD" w14:paraId="65618806" w14:textId="77777777" w:rsidTr="005F18F9">
        <w:trPr>
          <w:ins w:id="191" w:author="Kuba Fa" w:date="2023-03-20T00:13:00Z"/>
        </w:trPr>
        <w:tc>
          <w:tcPr>
            <w:tcW w:w="2603" w:type="dxa"/>
          </w:tcPr>
          <w:p w14:paraId="6C3FDA74" w14:textId="2F4E5279" w:rsidR="00B542BD" w:rsidRDefault="00B542BD" w:rsidP="00846074">
            <w:pPr>
              <w:pStyle w:val="MojNormalny2"/>
              <w:ind w:firstLine="0"/>
              <w:rPr>
                <w:ins w:id="192" w:author="Kuba Fa" w:date="2023-03-20T00:13:00Z"/>
              </w:rPr>
            </w:pPr>
            <w:ins w:id="193" w:author="Kuba Fa" w:date="2023-03-20T00:13:00Z">
              <w:r>
                <w:t>Youri T</w:t>
              </w:r>
            </w:ins>
            <w:ins w:id="194" w:author="Kuba Fa" w:date="2023-03-20T00:14:00Z">
              <w:r>
                <w:t>ielemans</w:t>
              </w:r>
            </w:ins>
          </w:p>
        </w:tc>
        <w:tc>
          <w:tcPr>
            <w:tcW w:w="1230" w:type="dxa"/>
          </w:tcPr>
          <w:p w14:paraId="68AC7A0A" w14:textId="490B5730" w:rsidR="00B542BD" w:rsidRDefault="00B542BD" w:rsidP="00846074">
            <w:pPr>
              <w:pStyle w:val="MojNormalny2"/>
              <w:ind w:firstLine="0"/>
              <w:rPr>
                <w:ins w:id="195" w:author="Kuba Fa" w:date="2023-03-20T00:13:00Z"/>
              </w:rPr>
            </w:pPr>
            <w:ins w:id="196" w:author="Kuba Fa" w:date="2023-03-20T00:14:00Z">
              <w:r>
                <w:t>86.53</w:t>
              </w:r>
            </w:ins>
          </w:p>
        </w:tc>
        <w:tc>
          <w:tcPr>
            <w:tcW w:w="982" w:type="dxa"/>
          </w:tcPr>
          <w:p w14:paraId="3BD2D309" w14:textId="39C0B523" w:rsidR="00B542BD" w:rsidRDefault="00B542BD" w:rsidP="00846074">
            <w:pPr>
              <w:pStyle w:val="MojNormalny2"/>
              <w:ind w:firstLine="0"/>
              <w:rPr>
                <w:ins w:id="197" w:author="Kuba Fa" w:date="2023-03-20T00:13:00Z"/>
              </w:rPr>
            </w:pPr>
            <w:ins w:id="198" w:author="Kuba Fa" w:date="2023-03-20T00:14:00Z">
              <w:r>
                <w:t>87.21</w:t>
              </w:r>
            </w:ins>
          </w:p>
        </w:tc>
        <w:tc>
          <w:tcPr>
            <w:tcW w:w="1417" w:type="dxa"/>
          </w:tcPr>
          <w:p w14:paraId="21F6CE59" w14:textId="0B8DABB9" w:rsidR="00B542BD" w:rsidRDefault="00B542BD" w:rsidP="00846074">
            <w:pPr>
              <w:pStyle w:val="MojNormalny2"/>
              <w:ind w:firstLine="0"/>
              <w:rPr>
                <w:ins w:id="199" w:author="Kuba Fa" w:date="2023-03-20T00:13:00Z"/>
              </w:rPr>
            </w:pPr>
            <w:ins w:id="200" w:author="Kuba Fa" w:date="2023-03-20T00:15:00Z">
              <w:r>
                <w:t>93.46</w:t>
              </w:r>
            </w:ins>
          </w:p>
        </w:tc>
        <w:tc>
          <w:tcPr>
            <w:tcW w:w="2261" w:type="dxa"/>
          </w:tcPr>
          <w:p w14:paraId="1456EA27" w14:textId="688D0AA6" w:rsidR="00B542BD" w:rsidRDefault="00B542BD" w:rsidP="00143D3A">
            <w:pPr>
              <w:pStyle w:val="MojNormalny2"/>
              <w:keepNext/>
              <w:ind w:firstLine="0"/>
              <w:rPr>
                <w:ins w:id="201" w:author="Kuba Fa" w:date="2023-03-20T00:13:00Z"/>
              </w:rPr>
            </w:pPr>
            <w:ins w:id="202" w:author="Kuba Fa" w:date="2023-03-20T00:15:00Z">
              <w:r>
                <w:t>FM</w:t>
              </w:r>
            </w:ins>
          </w:p>
        </w:tc>
      </w:tr>
    </w:tbl>
    <w:p w14:paraId="16A7F533" w14:textId="2CA0D805" w:rsidR="003A60CE" w:rsidRDefault="00FA102F" w:rsidP="00B8186E">
      <w:pPr>
        <w:pStyle w:val="MojNormalny2"/>
        <w:ind w:firstLine="0"/>
        <w:jc w:val="center"/>
        <w:rPr>
          <w:rFonts w:asciiTheme="minorHAnsi" w:hAnsiTheme="minorHAnsi" w:cstheme="minorBidi"/>
          <w:i/>
          <w:iCs/>
          <w:color w:val="44546A" w:themeColor="text2"/>
          <w:sz w:val="22"/>
          <w:szCs w:val="22"/>
        </w:rPr>
      </w:pPr>
      <w:r w:rsidRPr="00143D3A">
        <w:rPr>
          <w:rFonts w:asciiTheme="minorHAnsi" w:hAnsiTheme="minorHAnsi" w:cstheme="minorBidi"/>
          <w:i/>
          <w:iCs/>
          <w:color w:val="44546A" w:themeColor="text2"/>
          <w:sz w:val="22"/>
          <w:szCs w:val="22"/>
        </w:rPr>
        <w:t xml:space="preserve">Tabela 11 </w:t>
      </w:r>
      <w:del w:id="203" w:author="Kuba Fa" w:date="2023-03-19T23:29:00Z">
        <w:r w:rsidRPr="00143D3A" w:rsidDel="00D8403B">
          <w:rPr>
            <w:rFonts w:asciiTheme="minorHAnsi" w:hAnsiTheme="minorHAnsi" w:cstheme="minorBidi"/>
            <w:i/>
            <w:iCs/>
            <w:color w:val="44546A" w:themeColor="text2"/>
            <w:sz w:val="22"/>
            <w:szCs w:val="22"/>
          </w:rPr>
          <w:delText>-</w:delText>
        </w:r>
      </w:del>
      <w:ins w:id="204" w:author="Kuba Fa" w:date="2023-03-19T23:29:00Z">
        <w:r w:rsidR="00D8403B">
          <w:rPr>
            <w:rFonts w:asciiTheme="minorHAnsi" w:hAnsiTheme="minorHAnsi" w:cstheme="minorBidi"/>
            <w:i/>
            <w:iCs/>
            <w:color w:val="44546A" w:themeColor="text2"/>
            <w:sz w:val="22"/>
            <w:szCs w:val="22"/>
          </w:rPr>
          <w:t>–</w:t>
        </w:r>
      </w:ins>
      <w:r w:rsidRPr="00143D3A">
        <w:rPr>
          <w:rFonts w:asciiTheme="minorHAnsi" w:hAnsiTheme="minorHAnsi" w:cstheme="minorBidi"/>
          <w:i/>
          <w:iCs/>
          <w:color w:val="44546A" w:themeColor="text2"/>
          <w:sz w:val="22"/>
          <w:szCs w:val="22"/>
        </w:rPr>
        <w:t xml:space="preserve"> Tabela najlepszych zawodników według Sofascore, którzy nie byli wśród najlepszej 10 obu gier</w:t>
      </w:r>
      <w:r w:rsidR="00AC533F" w:rsidRPr="00143D3A">
        <w:rPr>
          <w:rFonts w:asciiTheme="minorHAnsi" w:hAnsiTheme="minorHAnsi" w:cstheme="minorBidi"/>
          <w:i/>
          <w:iCs/>
          <w:color w:val="44546A" w:themeColor="text2"/>
          <w:sz w:val="22"/>
          <w:szCs w:val="22"/>
        </w:rPr>
        <w:t>, FM – Football Manager</w:t>
      </w:r>
    </w:p>
    <w:p w14:paraId="7F9608B2" w14:textId="6C820158" w:rsidR="00EB4DBF" w:rsidDel="00B542BD" w:rsidRDefault="00E266C9" w:rsidP="00B8186E">
      <w:pPr>
        <w:pStyle w:val="MojNormalny2"/>
        <w:ind w:firstLine="708"/>
        <w:rPr>
          <w:del w:id="205" w:author="Kuba Fa" w:date="2023-03-20T00:14:00Z"/>
        </w:rPr>
      </w:pPr>
      <w:del w:id="206" w:author="Kuba Fa" w:date="2023-03-20T00:14:00Z">
        <w:r w:rsidDel="00B542BD">
          <w:delText xml:space="preserve">Podobnie jak </w:delText>
        </w:r>
        <w:r w:rsidR="00FA102F" w:rsidDel="00B542BD">
          <w:delText>Tabeli 10</w:delText>
        </w:r>
        <w:r w:rsidDel="00B542BD">
          <w:delText xml:space="preserve">, bardziej miarodajnym źródłem okazał się Football Manager, który </w:delText>
        </w:r>
        <w:r w:rsidR="00FA102F" w:rsidDel="00B542BD">
          <w:delText xml:space="preserve">był bliższy wartości z Sofascore </w:delText>
        </w:r>
        <w:r w:rsidDel="00B542BD">
          <w:delText xml:space="preserve">7 razy. Dwukrotnie bliżej </w:delText>
        </w:r>
        <w:r w:rsidR="00FA102F" w:rsidDel="00B542BD">
          <w:delText xml:space="preserve">szacowania </w:delText>
        </w:r>
        <w:r w:rsidDel="00B542BD">
          <w:delText xml:space="preserve">była </w:delText>
        </w:r>
        <w:r w:rsidR="00FA102F" w:rsidDel="00B542BD">
          <w:delText>ocena z FIFY</w:delText>
        </w:r>
        <w:r w:rsidDel="00B542BD">
          <w:delText>, a raz dany zawodnik był na takiej samej pozycji w rankingu.</w:delText>
        </w:r>
      </w:del>
    </w:p>
    <w:p w14:paraId="2BAB406B" w14:textId="3705514F" w:rsidR="00CA4A4A" w:rsidRDefault="00CA4A4A" w:rsidP="003D526B">
      <w:pPr>
        <w:pStyle w:val="MojNormalny2"/>
        <w:ind w:left="360" w:firstLine="0"/>
        <w:rPr>
          <w:b/>
          <w:bCs/>
          <w:sz w:val="32"/>
          <w:szCs w:val="32"/>
        </w:rPr>
        <w:pPrChange w:id="207" w:author="Kuba Fa" w:date="2023-03-19T23:48:00Z">
          <w:pPr>
            <w:pStyle w:val="MojNormalny2"/>
            <w:ind w:firstLine="0"/>
          </w:pPr>
        </w:pPrChange>
      </w:pPr>
      <w:del w:id="208" w:author="Kuba Fa" w:date="2023-03-19T23:29:00Z">
        <w:r w:rsidRPr="00143D3A" w:rsidDel="00D8403B">
          <w:rPr>
            <w:b/>
            <w:bCs/>
            <w:sz w:val="32"/>
            <w:szCs w:val="32"/>
          </w:rPr>
          <w:delText>4.3</w:delText>
        </w:r>
      </w:del>
      <w:ins w:id="209" w:author="Kuba Fa" w:date="2023-03-19T23:48:00Z">
        <w:r w:rsidR="003D526B">
          <w:rPr>
            <w:b/>
            <w:bCs/>
            <w:sz w:val="32"/>
            <w:szCs w:val="32"/>
          </w:rPr>
          <w:t>4.3</w:t>
        </w:r>
      </w:ins>
      <w:del w:id="210" w:author="Kuba Fa" w:date="2023-03-19T23:29:00Z">
        <w:r w:rsidRPr="00143D3A" w:rsidDel="00D8403B">
          <w:rPr>
            <w:b/>
            <w:bCs/>
            <w:sz w:val="32"/>
            <w:szCs w:val="32"/>
          </w:rPr>
          <w:delText xml:space="preserve"> </w:delText>
        </w:r>
      </w:del>
      <w:r w:rsidRPr="00143D3A">
        <w:rPr>
          <w:b/>
          <w:bCs/>
          <w:sz w:val="32"/>
          <w:szCs w:val="32"/>
        </w:rPr>
        <w:t>Testy manualne</w:t>
      </w:r>
    </w:p>
    <w:p w14:paraId="328BF875" w14:textId="5CF01CDF"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 xml:space="preserve">każdej zmianie </w:t>
      </w:r>
      <w:ins w:id="211" w:author="Kuba Fa" w:date="2023-03-19T23:48:00Z">
        <w:r w:rsidR="003D526B">
          <w:t>np</w:t>
        </w:r>
      </w:ins>
      <w:del w:id="212" w:author="Kuba Fa" w:date="2023-03-19T23:29:00Z">
        <w:r w:rsidR="00FA102F" w:rsidDel="00D8403B">
          <w:delText>np</w:delText>
        </w:r>
      </w:del>
      <w:r w:rsidR="00FA102F">
        <w:t>.</w:t>
      </w:r>
      <w:r>
        <w:t xml:space="preserve"> za pomocą takiego narzędzia jak Husky, do takiego zdarzenia nie ma prawa dojść. W momencie błędu, czyli niespełnienia </w:t>
      </w:r>
      <w:r>
        <w:lastRenderedPageBreak/>
        <w:t xml:space="preserve">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r w:rsidR="000017CB">
        <w:t>[</w:t>
      </w:r>
      <w:r w:rsidR="00FD366F">
        <w:t>1</w:t>
      </w:r>
      <w:r w:rsidR="003A60CE">
        <w:t>9</w:t>
      </w:r>
      <w:r w:rsidR="000017CB">
        <w:t>]</w:t>
      </w:r>
      <w:r w:rsidR="003A60CE">
        <w:t>.</w:t>
      </w:r>
      <w:r w:rsidR="00EA6397" w:rsidRPr="00EA6397">
        <w:rPr>
          <w:color w:val="FF0000"/>
        </w:rPr>
        <w:t xml:space="preserve"> </w:t>
      </w:r>
      <w:r>
        <w:t>W aplikacji za pomocą Cypressa dodane zostały testy sprawdzające tabele sortującą. W podstronie zawodników, po naciśnięciu przycisku źródła danego atrybutu, witryna uporządkowuje graczy w kolejności od największej wartości tej statystyki, bądź różnicy pomiędzy oboma źródłami.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rsidP="00143D3A">
      <w:pPr>
        <w:pStyle w:val="MojNormalny2"/>
        <w:keepNext/>
        <w:ind w:firstLine="0"/>
        <w:jc w:val="center"/>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1"/>
                    <a:stretch>
                      <a:fillRect/>
                    </a:stretch>
                  </pic:blipFill>
                  <pic:spPr>
                    <a:xfrm>
                      <a:off x="0" y="0"/>
                      <a:ext cx="5609333" cy="4344484"/>
                    </a:xfrm>
                    <a:prstGeom prst="rect">
                      <a:avLst/>
                    </a:prstGeom>
                  </pic:spPr>
                </pic:pic>
              </a:graphicData>
            </a:graphic>
          </wp:inline>
        </w:drawing>
      </w:r>
    </w:p>
    <w:p w14:paraId="064B6C88" w14:textId="29FEF94C" w:rsidR="00CA4A4A" w:rsidRDefault="00CA4A4A" w:rsidP="00267892">
      <w:pPr>
        <w:pStyle w:val="Legenda"/>
        <w:jc w:val="center"/>
        <w:rPr>
          <w:sz w:val="22"/>
          <w:szCs w:val="22"/>
        </w:rPr>
      </w:pPr>
      <w:r w:rsidRPr="00143D3A">
        <w:rPr>
          <w:sz w:val="22"/>
          <w:szCs w:val="22"/>
        </w:rPr>
        <w:t xml:space="preserve">Rysunek </w:t>
      </w:r>
      <w:r w:rsidR="002420F2" w:rsidRPr="00143D3A">
        <w:rPr>
          <w:sz w:val="22"/>
          <w:szCs w:val="22"/>
        </w:rPr>
        <w:t>3</w:t>
      </w:r>
      <w:del w:id="213" w:author="Kuba Fa" w:date="2023-03-19T23:29:00Z">
        <w:r w:rsidR="005C4115" w:rsidRPr="00143D3A" w:rsidDel="00D8403B">
          <w:rPr>
            <w:sz w:val="22"/>
            <w:szCs w:val="22"/>
          </w:rPr>
          <w:delText>5</w:delText>
        </w:r>
      </w:del>
      <w:ins w:id="214" w:author="Kuba Fa" w:date="2023-03-19T23:29:00Z">
        <w:r w:rsidR="00D8403B">
          <w:rPr>
            <w:sz w:val="22"/>
            <w:szCs w:val="22"/>
          </w:rPr>
          <w:t>–</w:t>
        </w:r>
      </w:ins>
      <w:r w:rsidRPr="00143D3A">
        <w:rPr>
          <w:sz w:val="22"/>
          <w:szCs w:val="22"/>
        </w:rPr>
        <w:t xml:space="preserve"> - Zawartość testów</w:t>
      </w:r>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096F7549" w:rsidR="00B8186E" w:rsidRDefault="00B8186E" w:rsidP="00B8186E">
      <w:pPr>
        <w:pStyle w:val="MojNormalny2"/>
      </w:pPr>
    </w:p>
    <w:p w14:paraId="13F32779" w14:textId="723DF80A" w:rsidR="00B8186E" w:rsidRDefault="00B8186E" w:rsidP="00B8186E">
      <w:pPr>
        <w:pStyle w:val="MojNormalny2"/>
      </w:pPr>
    </w:p>
    <w:p w14:paraId="4E61827B" w14:textId="0DD7836D" w:rsidR="00B8186E" w:rsidRDefault="00B8186E" w:rsidP="00B8186E">
      <w:pPr>
        <w:pStyle w:val="MojNormalny2"/>
      </w:pPr>
    </w:p>
    <w:p w14:paraId="1FD99ECD" w14:textId="7AADECC5" w:rsidR="00B8186E" w:rsidRDefault="00B8186E" w:rsidP="00B8186E">
      <w:pPr>
        <w:pStyle w:val="MojNormalny2"/>
      </w:pPr>
    </w:p>
    <w:p w14:paraId="7D613AA6" w14:textId="1613E087" w:rsidR="00B8186E" w:rsidRDefault="00B8186E" w:rsidP="00B8186E">
      <w:pPr>
        <w:pStyle w:val="MojNormalny2"/>
      </w:pPr>
    </w:p>
    <w:p w14:paraId="29E7C15E" w14:textId="77777777" w:rsidR="00B8186E" w:rsidRDefault="00B8186E" w:rsidP="00143D3A">
      <w:pPr>
        <w:pStyle w:val="Legenda"/>
        <w:jc w:val="center"/>
        <w:rPr>
          <w:rFonts w:ascii="Times New Roman" w:hAnsi="Times New Roman" w:cs="Times New Roman"/>
          <w:i w:val="0"/>
          <w:iCs w:val="0"/>
          <w:sz w:val="24"/>
          <w:szCs w:val="24"/>
        </w:rPr>
      </w:pPr>
    </w:p>
    <w:p w14:paraId="2C6269CF" w14:textId="7C85890D"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168F53F5" w14:textId="77777777" w:rsidR="00CA4A4A" w:rsidRDefault="00CA4A4A" w:rsidP="00143D3A">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06614FA4" w:rsidR="00CA4A4A" w:rsidRDefault="00CA4A4A" w:rsidP="00267892">
      <w:pPr>
        <w:pStyle w:val="Legenda"/>
        <w:jc w:val="center"/>
        <w:rPr>
          <w:sz w:val="22"/>
          <w:szCs w:val="22"/>
        </w:rPr>
      </w:pPr>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3</w:t>
      </w:r>
      <w:r w:rsidRPr="00143D3A">
        <w:rPr>
          <w:noProof/>
          <w:sz w:val="22"/>
          <w:szCs w:val="22"/>
        </w:rPr>
        <w:fldChar w:fldCharType="end"/>
      </w:r>
      <w:r w:rsidR="005C4115" w:rsidRPr="00143D3A">
        <w:rPr>
          <w:sz w:val="22"/>
          <w:szCs w:val="22"/>
        </w:rPr>
        <w:t>6</w:t>
      </w:r>
    </w:p>
    <w:p w14:paraId="40767A29" w14:textId="3AF2008D" w:rsidR="00A9616F" w:rsidRDefault="00A9616F" w:rsidP="00A9616F">
      <w:pPr>
        <w:pStyle w:val="MojNormalny2"/>
      </w:pPr>
    </w:p>
    <w:p w14:paraId="710BED0C" w14:textId="7191DEAA" w:rsidR="00B8186E" w:rsidRDefault="00B8186E" w:rsidP="00A9616F">
      <w:pPr>
        <w:pStyle w:val="MojNormalny2"/>
      </w:pPr>
    </w:p>
    <w:p w14:paraId="041822F6" w14:textId="2D01ECF1" w:rsidR="00B8186E" w:rsidRDefault="00B8186E" w:rsidP="00A9616F">
      <w:pPr>
        <w:pStyle w:val="MojNormalny2"/>
      </w:pPr>
    </w:p>
    <w:p w14:paraId="3DEBAE85" w14:textId="1592FD69" w:rsidR="00B8186E" w:rsidRDefault="00B8186E" w:rsidP="00A9616F">
      <w:pPr>
        <w:pStyle w:val="MojNormalny2"/>
      </w:pPr>
    </w:p>
    <w:p w14:paraId="4310577F" w14:textId="64F97F5F" w:rsidR="00B8186E" w:rsidRDefault="00B8186E" w:rsidP="00A9616F">
      <w:pPr>
        <w:pStyle w:val="MojNormalny2"/>
      </w:pPr>
    </w:p>
    <w:p w14:paraId="5298505A" w14:textId="384F7BAA" w:rsidR="00B8186E" w:rsidRDefault="00B8186E" w:rsidP="00A9616F">
      <w:pPr>
        <w:pStyle w:val="MojNormalny2"/>
      </w:pPr>
    </w:p>
    <w:p w14:paraId="5C4802F8" w14:textId="51A6D89B" w:rsidR="00B8186E" w:rsidRDefault="00B8186E" w:rsidP="00A9616F">
      <w:pPr>
        <w:pStyle w:val="MojNormalny2"/>
      </w:pPr>
    </w:p>
    <w:p w14:paraId="08D09D76" w14:textId="4635619A" w:rsidR="00B8186E" w:rsidRDefault="00B8186E" w:rsidP="00A9616F">
      <w:pPr>
        <w:pStyle w:val="MojNormalny2"/>
      </w:pPr>
    </w:p>
    <w:p w14:paraId="08EE3175" w14:textId="34EC072F" w:rsidR="00B8186E" w:rsidRDefault="00B8186E" w:rsidP="00A9616F">
      <w:pPr>
        <w:pStyle w:val="MojNormalny2"/>
      </w:pPr>
    </w:p>
    <w:p w14:paraId="5DDC59F5" w14:textId="6973FB92" w:rsidR="00B8186E" w:rsidRDefault="00B8186E" w:rsidP="00A9616F">
      <w:pPr>
        <w:pStyle w:val="MojNormalny2"/>
      </w:pPr>
    </w:p>
    <w:p w14:paraId="3E7C539F" w14:textId="77777777" w:rsidR="00B8186E" w:rsidRDefault="00B8186E" w:rsidP="00143D3A">
      <w:pPr>
        <w:pStyle w:val="MojNormalny2"/>
      </w:pPr>
    </w:p>
    <w:p w14:paraId="46F6DDD6" w14:textId="42A0D50D" w:rsidR="00CA4A4A" w:rsidRPr="00F2797C" w:rsidRDefault="00A9616F" w:rsidP="00B8186E">
      <w:pPr>
        <w:pStyle w:val="MojNormalny2"/>
        <w:ind w:firstLine="0"/>
        <w:jc w:val="left"/>
      </w:pPr>
      <w:r w:rsidRPr="00883C92">
        <w:rPr>
          <w:sz w:val="22"/>
          <w:szCs w:val="22"/>
        </w:rPr>
        <w:t>Odzwierciedlenie graficzne polecenia (Rysunek 36)</w:t>
      </w:r>
    </w:p>
    <w:p w14:paraId="07A93855" w14:textId="77777777" w:rsidR="00CA4A4A" w:rsidRDefault="00CA4A4A" w:rsidP="00143D3A">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5170D2A8" w:rsidR="00CA4A4A" w:rsidRDefault="00CA4A4A" w:rsidP="00267892">
      <w:pPr>
        <w:pStyle w:val="Legenda"/>
        <w:jc w:val="center"/>
        <w:rPr>
          <w:sz w:val="22"/>
          <w:szCs w:val="22"/>
        </w:rPr>
      </w:pPr>
      <w:r w:rsidRPr="00143D3A">
        <w:rPr>
          <w:sz w:val="22"/>
          <w:szCs w:val="22"/>
        </w:rPr>
        <w:t>Rysunek 3</w:t>
      </w:r>
      <w:r w:rsidR="005C4115" w:rsidRPr="00143D3A">
        <w:rPr>
          <w:sz w:val="22"/>
          <w:szCs w:val="22"/>
        </w:rPr>
        <w:t>7</w:t>
      </w:r>
      <w:r w:rsidRPr="00143D3A">
        <w:rPr>
          <w:sz w:val="22"/>
          <w:szCs w:val="22"/>
        </w:rPr>
        <w:t xml:space="preserve">  </w:t>
      </w:r>
    </w:p>
    <w:p w14:paraId="5185A054" w14:textId="34B770BE" w:rsidR="00A9616F" w:rsidRPr="00143D3A" w:rsidRDefault="00A9616F" w:rsidP="00B8186E">
      <w:pPr>
        <w:pStyle w:val="MojNormalny2"/>
        <w:ind w:firstLine="0"/>
      </w:pPr>
      <w:r w:rsidRPr="00883C92">
        <w:rPr>
          <w:sz w:val="22"/>
          <w:szCs w:val="22"/>
        </w:rPr>
        <w:t>Przeszukiwanie wszystkich elementów tablicy</w:t>
      </w:r>
    </w:p>
    <w:p w14:paraId="736C8564" w14:textId="77777777" w:rsidR="00CA4A4A" w:rsidRDefault="00CA4A4A" w:rsidP="00143D3A">
      <w:pPr>
        <w:pStyle w:val="MojNormalny2"/>
        <w:keepNext/>
        <w:ind w:firstLine="0"/>
        <w:jc w:val="center"/>
      </w:pPr>
      <w:r>
        <w:rPr>
          <w:b/>
          <w:bCs/>
          <w:noProof/>
          <w:sz w:val="32"/>
          <w:szCs w:val="32"/>
        </w:rPr>
        <w:lastRenderedPageBreak/>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2F1A28D8" w:rsidR="00CA4A4A" w:rsidRDefault="00CA4A4A" w:rsidP="00267892">
      <w:pPr>
        <w:pStyle w:val="Legenda"/>
        <w:jc w:val="center"/>
        <w:rPr>
          <w:sz w:val="22"/>
          <w:szCs w:val="22"/>
        </w:rPr>
      </w:pPr>
      <w:r w:rsidRPr="00143D3A">
        <w:rPr>
          <w:sz w:val="22"/>
          <w:szCs w:val="22"/>
        </w:rPr>
        <w:t>Rysunek 3</w:t>
      </w:r>
      <w:r w:rsidR="005C4115" w:rsidRPr="00143D3A">
        <w:rPr>
          <w:sz w:val="22"/>
          <w:szCs w:val="22"/>
        </w:rPr>
        <w:t>8</w:t>
      </w:r>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t>Odzwierciedlenie graficzne polecenia (Rysunek 38</w:t>
      </w:r>
      <w:r>
        <w:rPr>
          <w:sz w:val="22"/>
          <w:szCs w:val="22"/>
        </w:rPr>
        <w:t>)</w:t>
      </w:r>
    </w:p>
    <w:p w14:paraId="7153786F" w14:textId="77777777" w:rsidR="00CA4A4A" w:rsidRDefault="00CA4A4A" w:rsidP="00143D3A">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47DD715D" w:rsidR="00CA4A4A" w:rsidRDefault="00CA4A4A" w:rsidP="00267892">
      <w:pPr>
        <w:pStyle w:val="Legenda"/>
        <w:jc w:val="center"/>
        <w:rPr>
          <w:sz w:val="22"/>
          <w:szCs w:val="22"/>
        </w:rPr>
      </w:pPr>
      <w:r w:rsidRPr="00143D3A">
        <w:rPr>
          <w:sz w:val="22"/>
          <w:szCs w:val="22"/>
        </w:rPr>
        <w:t>Rysunek 3</w:t>
      </w:r>
      <w:r w:rsidR="005C4115" w:rsidRPr="00143D3A">
        <w:rPr>
          <w:sz w:val="22"/>
          <w:szCs w:val="22"/>
        </w:rPr>
        <w:t>9)</w:t>
      </w:r>
    </w:p>
    <w:p w14:paraId="561F03F2" w14:textId="65C755DB" w:rsidR="00A9616F" w:rsidRPr="00143D3A" w:rsidRDefault="00A9616F" w:rsidP="00143D3A">
      <w:pPr>
        <w:pStyle w:val="MojNormalny2"/>
      </w:pPr>
      <w:r w:rsidRPr="00883C92">
        <w:rPr>
          <w:sz w:val="22"/>
          <w:szCs w:val="22"/>
        </w:rPr>
        <w:lastRenderedPageBreak/>
        <w:t>Sprawdzenie czy wartości będące wyżej po sortowaniu (Rysunek 39)  są większe bądź równe pozostałym komórkom</w:t>
      </w:r>
    </w:p>
    <w:p w14:paraId="7A6BBD4F" w14:textId="77777777" w:rsidR="00CA4A4A" w:rsidRDefault="00CA4A4A" w:rsidP="00143D3A">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6"/>
                    <a:stretch>
                      <a:fillRect/>
                    </a:stretch>
                  </pic:blipFill>
                  <pic:spPr>
                    <a:xfrm>
                      <a:off x="0" y="0"/>
                      <a:ext cx="5759908" cy="3753970"/>
                    </a:xfrm>
                    <a:prstGeom prst="rect">
                      <a:avLst/>
                    </a:prstGeom>
                  </pic:spPr>
                </pic:pic>
              </a:graphicData>
            </a:graphic>
          </wp:inline>
        </w:drawing>
      </w:r>
    </w:p>
    <w:p w14:paraId="124A6D8C" w14:textId="334A15CB" w:rsidR="00CA4A4A" w:rsidRPr="00143D3A" w:rsidRDefault="00CA4A4A" w:rsidP="00143D3A">
      <w:pPr>
        <w:pStyle w:val="Legenda"/>
        <w:jc w:val="center"/>
        <w:rPr>
          <w:b/>
          <w:bCs/>
          <w:sz w:val="22"/>
          <w:szCs w:val="22"/>
        </w:rPr>
      </w:pPr>
      <w:r w:rsidRPr="00143D3A">
        <w:rPr>
          <w:sz w:val="22"/>
          <w:szCs w:val="22"/>
        </w:rPr>
        <w:t xml:space="preserve">Rysunek </w:t>
      </w:r>
      <w:r w:rsidR="00EB14F9" w:rsidRPr="00143D3A">
        <w:rPr>
          <w:sz w:val="22"/>
          <w:szCs w:val="22"/>
        </w:rPr>
        <w:t>40</w:t>
      </w:r>
      <w:r w:rsidR="002420F2" w:rsidRPr="00143D3A">
        <w:rPr>
          <w:sz w:val="22"/>
          <w:szCs w:val="22"/>
        </w:rPr>
        <w:t xml:space="preserve"> </w:t>
      </w:r>
    </w:p>
    <w:p w14:paraId="39D897DD" w14:textId="3C32E529" w:rsidR="00EB4DBF" w:rsidRPr="00B94741" w:rsidRDefault="003B0E53">
      <w:pPr>
        <w:rPr>
          <w:b/>
          <w:bCs/>
          <w:sz w:val="40"/>
          <w:szCs w:val="40"/>
          <w:lang w:eastAsia="pl-PL"/>
        </w:rPr>
      </w:pPr>
      <w:r w:rsidRPr="00B94741">
        <w:rPr>
          <w:b/>
          <w:bCs/>
          <w:sz w:val="40"/>
          <w:szCs w:val="40"/>
          <w:lang w:eastAsia="pl-PL"/>
        </w:rPr>
        <w:t>Podsumowanie i wnioski</w:t>
      </w:r>
      <w:r w:rsidR="00EA6397">
        <w:rPr>
          <w:b/>
          <w:bCs/>
          <w:sz w:val="40"/>
          <w:szCs w:val="40"/>
          <w:lang w:eastAsia="pl-PL"/>
        </w:rPr>
        <w:t xml:space="preserve"> </w:t>
      </w:r>
    </w:p>
    <w:p w14:paraId="0BE847C5" w14:textId="39476AD3" w:rsidR="007E57BF" w:rsidRPr="00A36E0A" w:rsidRDefault="007E57BF" w:rsidP="00143D3A">
      <w:pPr>
        <w:jc w:val="both"/>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atrybuty oceny ogólnej, czyli najważniejszej statystyki wyglądają podobnie. Przykładowo trójka Sadio Mane, Mohamed Salah i Virgil van Dijk</w:t>
      </w:r>
      <w:r w:rsidR="008D1D0D" w:rsidRPr="00A36E0A">
        <w:rPr>
          <w:sz w:val="24"/>
          <w:szCs w:val="24"/>
          <w:lang w:eastAsia="pl-PL"/>
        </w:rPr>
        <w:t xml:space="preserve">, która jest </w:t>
      </w:r>
      <w:r w:rsidR="00A9616F">
        <w:rPr>
          <w:sz w:val="24"/>
          <w:szCs w:val="24"/>
          <w:lang w:eastAsia="pl-PL"/>
        </w:rPr>
        <w:t>wśród najlepszych,</w:t>
      </w:r>
      <w:r w:rsidR="008D1D0D" w:rsidRPr="00A36E0A">
        <w:rPr>
          <w:sz w:val="24"/>
          <w:szCs w:val="24"/>
          <w:lang w:eastAsia="pl-PL"/>
        </w:rPr>
        <w:t xml:space="preserve"> jeśli chodzi o zawodników z Premier League, </w:t>
      </w:r>
      <w:r w:rsidR="002850BB" w:rsidRPr="00A36E0A">
        <w:rPr>
          <w:sz w:val="24"/>
          <w:szCs w:val="24"/>
          <w:lang w:eastAsia="pl-PL"/>
        </w:rPr>
        <w:t xml:space="preserve">ma takie same </w:t>
      </w:r>
      <w:r w:rsidR="008D1D0D" w:rsidRPr="00A36E0A">
        <w:rPr>
          <w:sz w:val="24"/>
          <w:szCs w:val="24"/>
          <w:lang w:eastAsia="pl-PL"/>
        </w:rPr>
        <w:t>wartości ocen. Virgil van Dijk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xml:space="preserve">, lecz pozostali zawodnicy w rzeczywistości spisywali się dobrze. Znalazło się paru piłkarzy, którzy byli niżej oceniani, a zaliczyli ciut lepszy sezon według </w:t>
      </w:r>
      <w:r w:rsidR="00A9616F">
        <w:rPr>
          <w:sz w:val="24"/>
          <w:szCs w:val="24"/>
          <w:lang w:eastAsia="pl-PL"/>
        </w:rPr>
        <w:t>S</w:t>
      </w:r>
      <w:r w:rsidR="00A9616F" w:rsidRPr="00A36E0A">
        <w:rPr>
          <w:sz w:val="24"/>
          <w:szCs w:val="24"/>
          <w:lang w:eastAsia="pl-PL"/>
        </w:rPr>
        <w:t>ofascore</w:t>
      </w:r>
      <w:r w:rsidR="00A9616F">
        <w:rPr>
          <w:sz w:val="24"/>
          <w:szCs w:val="24"/>
          <w:lang w:eastAsia="pl-PL"/>
        </w:rPr>
        <w:t>. Mimo wszystko</w:t>
      </w:r>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r w:rsidR="00A9616F">
        <w:rPr>
          <w:sz w:val="24"/>
          <w:szCs w:val="24"/>
          <w:lang w:eastAsia="pl-PL"/>
        </w:rPr>
        <w:t xml:space="preserve">są lepsze w jednej z gier. </w:t>
      </w:r>
      <w:r w:rsidR="008B503B" w:rsidRPr="00A36E0A">
        <w:rPr>
          <w:sz w:val="24"/>
          <w:szCs w:val="24"/>
          <w:lang w:eastAsia="pl-PL"/>
        </w:rPr>
        <w:t>Tak dzieje się przykładowo z Bernardo Silvą</w:t>
      </w:r>
      <w:r w:rsidR="00A9616F">
        <w:rPr>
          <w:sz w:val="24"/>
          <w:szCs w:val="24"/>
          <w:lang w:eastAsia="pl-PL"/>
        </w:rPr>
        <w:t xml:space="preserve"> [Tabela 10]</w:t>
      </w:r>
      <w:r w:rsidR="008B503B" w:rsidRPr="00A36E0A">
        <w:rPr>
          <w:sz w:val="24"/>
          <w:szCs w:val="24"/>
          <w:lang w:eastAsia="pl-PL"/>
        </w:rPr>
        <w:t xml:space="preserve">. W Football Managerze jest on </w:t>
      </w:r>
      <w:r w:rsidR="00A9616F">
        <w:rPr>
          <w:sz w:val="24"/>
          <w:szCs w:val="24"/>
          <w:lang w:eastAsia="pl-PL"/>
        </w:rPr>
        <w:t>uważany</w:t>
      </w:r>
      <w:r w:rsidR="00A9616F" w:rsidRPr="00A36E0A">
        <w:rPr>
          <w:sz w:val="24"/>
          <w:szCs w:val="24"/>
          <w:lang w:eastAsia="pl-PL"/>
        </w:rPr>
        <w:t xml:space="preserve"> </w:t>
      </w:r>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r w:rsidR="00A9616F">
        <w:rPr>
          <w:sz w:val="24"/>
          <w:szCs w:val="24"/>
          <w:lang w:eastAsia="pl-PL"/>
        </w:rPr>
        <w:t>IFIE</w:t>
      </w:r>
      <w:r w:rsidR="008B503B" w:rsidRPr="00A36E0A">
        <w:rPr>
          <w:sz w:val="24"/>
          <w:szCs w:val="24"/>
          <w:lang w:eastAsia="pl-PL"/>
        </w:rPr>
        <w:t xml:space="preserve"> zajmuje 9 miejsce w rankingu. W weryfikacji boiskowej okazało się, że to osoby odpowiedzialne za F</w:t>
      </w:r>
      <w:r w:rsidR="00A9616F">
        <w:rPr>
          <w:sz w:val="24"/>
          <w:szCs w:val="24"/>
          <w:lang w:eastAsia="pl-PL"/>
        </w:rPr>
        <w:t>IFE</w:t>
      </w:r>
      <w:r w:rsidR="008B503B" w:rsidRPr="00A36E0A">
        <w:rPr>
          <w:sz w:val="24"/>
          <w:szCs w:val="24"/>
          <w:lang w:eastAsia="pl-PL"/>
        </w:rPr>
        <w:t xml:space="preserve"> </w:t>
      </w:r>
      <w:r w:rsidR="00A9616F">
        <w:rPr>
          <w:sz w:val="24"/>
          <w:szCs w:val="24"/>
          <w:lang w:eastAsia="pl-PL"/>
        </w:rPr>
        <w:t>były bliżej prawdy według źródła Sofascore</w:t>
      </w:r>
      <w:r w:rsidR="00D51742" w:rsidRPr="00A36E0A">
        <w:rPr>
          <w:sz w:val="24"/>
          <w:szCs w:val="24"/>
          <w:lang w:eastAsia="pl-PL"/>
        </w:rPr>
        <w:t>.</w:t>
      </w:r>
      <w:r w:rsidR="008B503B" w:rsidRPr="00A36E0A">
        <w:rPr>
          <w:sz w:val="24"/>
          <w:szCs w:val="24"/>
          <w:lang w:eastAsia="pl-PL"/>
        </w:rPr>
        <w:t xml:space="preserve"> Kevin De Bruyne, który był stawiany przez nich w roli lidera tych rozgrywek, rzeczywiście posiadał najlepszą średnią ocenę ogólną w serwisie </w:t>
      </w:r>
      <w:r w:rsidR="00A9616F">
        <w:rPr>
          <w:sz w:val="24"/>
          <w:szCs w:val="24"/>
          <w:lang w:eastAsia="pl-PL"/>
        </w:rPr>
        <w:t>S</w:t>
      </w:r>
      <w:r w:rsidR="00A9616F" w:rsidRPr="00A36E0A">
        <w:rPr>
          <w:sz w:val="24"/>
          <w:szCs w:val="24"/>
          <w:lang w:eastAsia="pl-PL"/>
        </w:rPr>
        <w:t xml:space="preserve">ofascore </w:t>
      </w:r>
      <w:r w:rsidR="008B503B" w:rsidRPr="00A36E0A">
        <w:rPr>
          <w:sz w:val="24"/>
          <w:szCs w:val="24"/>
          <w:lang w:eastAsia="pl-PL"/>
        </w:rPr>
        <w:t>po całym sezonie. Dodatkowo Bernardo Silva</w:t>
      </w:r>
      <w:r w:rsidR="00D51742" w:rsidRPr="00A36E0A">
        <w:rPr>
          <w:sz w:val="24"/>
          <w:szCs w:val="24"/>
          <w:lang w:eastAsia="pl-PL"/>
        </w:rPr>
        <w:t xml:space="preserve">, </w:t>
      </w:r>
      <w:r w:rsidR="00A9616F">
        <w:rPr>
          <w:sz w:val="24"/>
          <w:szCs w:val="24"/>
          <w:lang w:eastAsia="pl-PL"/>
        </w:rPr>
        <w:t>oceniony najlepiej w</w:t>
      </w:r>
      <w:r w:rsidR="00D51742" w:rsidRPr="00A36E0A">
        <w:rPr>
          <w:sz w:val="24"/>
          <w:szCs w:val="24"/>
          <w:lang w:eastAsia="pl-PL"/>
        </w:rPr>
        <w:t xml:space="preserve"> Football Manager</w:t>
      </w:r>
      <w:r w:rsidR="00A9616F">
        <w:rPr>
          <w:sz w:val="24"/>
          <w:szCs w:val="24"/>
          <w:lang w:eastAsia="pl-PL"/>
        </w:rPr>
        <w:t>ze,</w:t>
      </w:r>
      <w:r w:rsidR="00D51742" w:rsidRPr="00A36E0A">
        <w:rPr>
          <w:sz w:val="24"/>
          <w:szCs w:val="24"/>
          <w:lang w:eastAsia="pl-PL"/>
        </w:rPr>
        <w:t xml:space="preserve"> </w:t>
      </w:r>
      <w:r w:rsidR="008B503B" w:rsidRPr="00A36E0A">
        <w:rPr>
          <w:sz w:val="24"/>
          <w:szCs w:val="24"/>
          <w:lang w:eastAsia="pl-PL"/>
        </w:rPr>
        <w:t xml:space="preserve">zaliczył przeciętny sezon. Algorytmy portalu </w:t>
      </w:r>
      <w:r w:rsidR="00A9616F">
        <w:rPr>
          <w:sz w:val="24"/>
          <w:szCs w:val="24"/>
          <w:lang w:eastAsia="pl-PL"/>
        </w:rPr>
        <w:t>S</w:t>
      </w:r>
      <w:r w:rsidR="00A9616F" w:rsidRPr="00A36E0A">
        <w:rPr>
          <w:sz w:val="24"/>
          <w:szCs w:val="24"/>
          <w:lang w:eastAsia="pl-PL"/>
        </w:rPr>
        <w:t xml:space="preserve">ofascore </w:t>
      </w:r>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r w:rsidR="00A9616F">
        <w:rPr>
          <w:sz w:val="24"/>
          <w:szCs w:val="24"/>
          <w:lang w:eastAsia="pl-PL"/>
        </w:rPr>
        <w:t>szacowanie</w:t>
      </w:r>
      <w:r w:rsidR="00A9616F" w:rsidRPr="00A36E0A">
        <w:rPr>
          <w:sz w:val="24"/>
          <w:szCs w:val="24"/>
          <w:lang w:eastAsia="pl-PL"/>
        </w:rPr>
        <w:t xml:space="preserve"> </w:t>
      </w:r>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A9616F">
        <w:rPr>
          <w:sz w:val="24"/>
          <w:szCs w:val="24"/>
          <w:lang w:eastAsia="pl-PL"/>
        </w:rPr>
        <w:t xml:space="preserve"> nie jest łatwą dziedziną. </w:t>
      </w:r>
      <w:r w:rsidR="00A520AF" w:rsidRPr="00A36E0A">
        <w:rPr>
          <w:sz w:val="24"/>
          <w:szCs w:val="24"/>
          <w:lang w:eastAsia="pl-PL"/>
        </w:rPr>
        <w:t xml:space="preserve">Prócz czołowej piątki,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r w:rsidR="00A9616F">
        <w:rPr>
          <w:sz w:val="24"/>
          <w:szCs w:val="24"/>
          <w:lang w:eastAsia="pl-PL"/>
        </w:rPr>
        <w:t>być może</w:t>
      </w:r>
      <w:r w:rsidR="00A9616F" w:rsidRPr="00A36E0A">
        <w:rPr>
          <w:sz w:val="24"/>
          <w:szCs w:val="24"/>
          <w:lang w:eastAsia="pl-PL"/>
        </w:rPr>
        <w:t xml:space="preserve"> </w:t>
      </w:r>
      <w:r w:rsidR="00A520AF" w:rsidRPr="00A36E0A">
        <w:rPr>
          <w:sz w:val="24"/>
          <w:szCs w:val="24"/>
          <w:lang w:eastAsia="pl-PL"/>
        </w:rPr>
        <w:t xml:space="preserve">jest </w:t>
      </w:r>
      <w:r w:rsidR="00A520AF" w:rsidRPr="00A36E0A">
        <w:rPr>
          <w:sz w:val="24"/>
          <w:szCs w:val="24"/>
          <w:lang w:eastAsia="pl-PL"/>
        </w:rPr>
        <w:lastRenderedPageBreak/>
        <w:t xml:space="preserve">skutkiem świetnej gry w poprzednich sezonach. Mało który piłkarz </w:t>
      </w:r>
      <w:r w:rsidR="00A9616F">
        <w:rPr>
          <w:sz w:val="24"/>
          <w:szCs w:val="24"/>
          <w:lang w:eastAsia="pl-PL"/>
        </w:rPr>
        <w:t>utrzymać</w:t>
      </w:r>
      <w:r w:rsidR="00A520AF" w:rsidRPr="00A36E0A">
        <w:rPr>
          <w:sz w:val="24"/>
          <w:szCs w:val="24"/>
          <w:lang w:eastAsia="pl-PL"/>
        </w:rPr>
        <w:t xml:space="preserve"> </w:t>
      </w:r>
      <w:r w:rsidR="00A9616F">
        <w:rPr>
          <w:sz w:val="24"/>
          <w:szCs w:val="24"/>
          <w:lang w:eastAsia="pl-PL"/>
        </w:rPr>
        <w:t>topową</w:t>
      </w:r>
      <w:r w:rsidR="00A520AF" w:rsidRPr="00A36E0A">
        <w:rPr>
          <w:sz w:val="24"/>
          <w:szCs w:val="24"/>
          <w:lang w:eastAsia="pl-PL"/>
        </w:rPr>
        <w:t xml:space="preserve"> form</w:t>
      </w:r>
      <w:r w:rsidR="00A9616F">
        <w:rPr>
          <w:sz w:val="24"/>
          <w:szCs w:val="24"/>
          <w:lang w:eastAsia="pl-PL"/>
        </w:rPr>
        <w:t>ę</w:t>
      </w:r>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celowo wolno obniżać notowania zawodników. W razie nagłego powrotu do szczytowej formy , niska ocena w grze mogłaby powodować zła reakcję ze strony fanów</w:t>
      </w:r>
      <w:r w:rsidR="00A9616F">
        <w:rPr>
          <w:sz w:val="24"/>
          <w:szCs w:val="24"/>
          <w:lang w:eastAsia="pl-PL"/>
        </w:rPr>
        <w:t>. W</w:t>
      </w:r>
      <w:r w:rsidR="00A9103B" w:rsidRPr="00A36E0A">
        <w:rPr>
          <w:sz w:val="24"/>
          <w:szCs w:val="24"/>
          <w:lang w:eastAsia="pl-PL"/>
        </w:rPr>
        <w:t xml:space="preserve"> razie </w:t>
      </w:r>
      <w:r w:rsidR="009F67B6" w:rsidRPr="00A36E0A">
        <w:rPr>
          <w:sz w:val="24"/>
          <w:szCs w:val="24"/>
          <w:lang w:eastAsia="pl-PL"/>
        </w:rPr>
        <w:t xml:space="preserve">niedocenienia zawodnika, </w:t>
      </w:r>
      <w:r w:rsidR="00EB3BA4">
        <w:rPr>
          <w:sz w:val="24"/>
          <w:szCs w:val="24"/>
          <w:lang w:eastAsia="pl-PL"/>
        </w:rPr>
        <w:t>którego dyspozycja do tej pory nie była na najwyższym poziomie</w:t>
      </w:r>
      <w:r w:rsidR="009F67B6" w:rsidRPr="00A36E0A">
        <w:rPr>
          <w:sz w:val="24"/>
          <w:szCs w:val="24"/>
          <w:lang w:eastAsia="pl-PL"/>
        </w:rPr>
        <w:t>, sprawa jest bardziej zrozumiała.</w:t>
      </w:r>
      <w:r w:rsidR="00A520AF" w:rsidRPr="00A36E0A">
        <w:rPr>
          <w:sz w:val="24"/>
          <w:szCs w:val="24"/>
          <w:lang w:eastAsia="pl-PL"/>
        </w:rPr>
        <w:t xml:space="preserve"> </w:t>
      </w:r>
      <w:r w:rsidR="009F67B6" w:rsidRPr="00A36E0A">
        <w:rPr>
          <w:sz w:val="24"/>
          <w:szCs w:val="24"/>
          <w:lang w:eastAsia="pl-PL"/>
        </w:rPr>
        <w:t>Mimo iż Football Manager ustala wartości w zakresie od 1 do 20, a F</w:t>
      </w:r>
      <w:r w:rsidR="00EB3BA4">
        <w:rPr>
          <w:sz w:val="24"/>
          <w:szCs w:val="24"/>
          <w:lang w:eastAsia="pl-PL"/>
        </w:rPr>
        <w:t>IFA</w:t>
      </w:r>
      <w:r w:rsidR="009F67B6" w:rsidRPr="00A36E0A">
        <w:rPr>
          <w:sz w:val="24"/>
          <w:szCs w:val="24"/>
          <w:lang w:eastAsia="pl-PL"/>
        </w:rPr>
        <w:t xml:space="preserve"> od 1 do 99 to uważam źródło danych z Football Managera za minimalnie bardziej jakościowe od F</w:t>
      </w:r>
      <w:r w:rsidR="00EB3BA4">
        <w:rPr>
          <w:sz w:val="24"/>
          <w:szCs w:val="24"/>
          <w:lang w:eastAsia="pl-PL"/>
        </w:rPr>
        <w:t>IFY</w:t>
      </w:r>
      <w:r w:rsidR="009F67B6" w:rsidRPr="00A36E0A">
        <w:rPr>
          <w:sz w:val="24"/>
          <w:szCs w:val="24"/>
          <w:lang w:eastAsia="pl-PL"/>
        </w:rPr>
        <w:t xml:space="preserve">. Zauważyłem również, że </w:t>
      </w:r>
      <w:r w:rsidR="00A663DE" w:rsidRPr="00A36E0A">
        <w:rPr>
          <w:sz w:val="24"/>
          <w:szCs w:val="24"/>
          <w:lang w:eastAsia="pl-PL"/>
        </w:rPr>
        <w:t xml:space="preserve">w danych z symulatora trenera piłkarskiego wartość szybkości ma mniejszy wpływ na wysokość oceny ogólnej. </w:t>
      </w:r>
      <w:r w:rsidR="009F67B6" w:rsidRPr="00A36E0A">
        <w:rPr>
          <w:sz w:val="24"/>
          <w:szCs w:val="24"/>
          <w:lang w:eastAsia="pl-PL"/>
        </w:rPr>
        <w:t xml:space="preserve"> </w:t>
      </w:r>
    </w:p>
    <w:p w14:paraId="0FAFCB50" w14:textId="17875656" w:rsidR="00164C62" w:rsidRDefault="00164C62" w:rsidP="00143D3A">
      <w:pPr>
        <w:jc w:val="both"/>
        <w:rPr>
          <w:sz w:val="24"/>
          <w:szCs w:val="24"/>
          <w:lang w:eastAsia="pl-PL"/>
        </w:rPr>
      </w:pPr>
      <w:r w:rsidRPr="00A36E0A">
        <w:rPr>
          <w:sz w:val="24"/>
          <w:szCs w:val="24"/>
          <w:lang w:eastAsia="pl-PL"/>
        </w:rPr>
        <w:t xml:space="preserve">Jeśli chodzi o aplikacje porównującą </w:t>
      </w:r>
      <w:r w:rsidR="00EB3BA4">
        <w:rPr>
          <w:sz w:val="24"/>
          <w:szCs w:val="24"/>
          <w:lang w:eastAsia="pl-PL"/>
        </w:rPr>
        <w:t>źródła do typowania</w:t>
      </w:r>
      <w:r w:rsidR="00EB3BA4" w:rsidRPr="00A36E0A">
        <w:rPr>
          <w:sz w:val="24"/>
          <w:szCs w:val="24"/>
          <w:lang w:eastAsia="pl-PL"/>
        </w:rPr>
        <w:t xml:space="preserve"> </w:t>
      </w:r>
      <w:r w:rsidRPr="00A36E0A">
        <w:rPr>
          <w:sz w:val="24"/>
          <w:szCs w:val="24"/>
          <w:lang w:eastAsia="pl-PL"/>
        </w:rPr>
        <w:t>wyników</w:t>
      </w:r>
      <w:r w:rsidR="00EB3BA4">
        <w:rPr>
          <w:sz w:val="24"/>
          <w:szCs w:val="24"/>
          <w:lang w:eastAsia="pl-PL"/>
        </w:rPr>
        <w:t>,</w:t>
      </w:r>
      <w:r w:rsidRPr="00A36E0A">
        <w:rPr>
          <w:sz w:val="24"/>
          <w:szCs w:val="24"/>
          <w:lang w:eastAsia="pl-PL"/>
        </w:rPr>
        <w:t xml:space="preserve"> to </w:t>
      </w:r>
      <w:r w:rsidR="00EB3BA4">
        <w:rPr>
          <w:sz w:val="24"/>
          <w:szCs w:val="24"/>
          <w:lang w:eastAsia="pl-PL"/>
        </w:rPr>
        <w:t xml:space="preserve">w tym module </w:t>
      </w:r>
      <w:r w:rsidRPr="00A36E0A">
        <w:rPr>
          <w:sz w:val="24"/>
          <w:szCs w:val="24"/>
          <w:lang w:eastAsia="pl-PL"/>
        </w:rPr>
        <w:t>również dane są w miarę podobne do siebie. Najbardziej</w:t>
      </w:r>
      <w:r w:rsidR="00EB3BA4">
        <w:rPr>
          <w:sz w:val="24"/>
          <w:szCs w:val="24"/>
          <w:lang w:eastAsia="pl-PL"/>
        </w:rPr>
        <w:t xml:space="preserve"> sensownym źródłem,</w:t>
      </w:r>
      <w:r w:rsidRPr="00A36E0A">
        <w:rPr>
          <w:sz w:val="24"/>
          <w:szCs w:val="24"/>
          <w:lang w:eastAsia="pl-PL"/>
        </w:rPr>
        <w:t xml:space="preserve"> spośród trzech </w:t>
      </w:r>
      <w:r w:rsidR="00EB3BA4">
        <w:rPr>
          <w:sz w:val="24"/>
          <w:szCs w:val="24"/>
          <w:lang w:eastAsia="pl-PL"/>
        </w:rPr>
        <w:t>możliwości</w:t>
      </w:r>
      <w:r w:rsidR="00EB3BA4" w:rsidRPr="00A36E0A">
        <w:rPr>
          <w:sz w:val="24"/>
          <w:szCs w:val="24"/>
          <w:lang w:eastAsia="pl-PL"/>
        </w:rPr>
        <w:t xml:space="preserve"> </w:t>
      </w:r>
      <w:r w:rsidRPr="00A36E0A">
        <w:rPr>
          <w:sz w:val="24"/>
          <w:szCs w:val="24"/>
          <w:lang w:eastAsia="pl-PL"/>
        </w:rPr>
        <w:t>wyróżniają się kursy bukmacherskie. Działają one trochę inaczej</w:t>
      </w:r>
      <w:r w:rsidR="00EB3BA4">
        <w:rPr>
          <w:sz w:val="24"/>
          <w:szCs w:val="24"/>
          <w:lang w:eastAsia="pl-PL"/>
        </w:rPr>
        <w:t>,</w:t>
      </w:r>
      <w:r w:rsidRPr="00A36E0A">
        <w:rPr>
          <w:sz w:val="24"/>
          <w:szCs w:val="24"/>
          <w:lang w:eastAsia="pl-PL"/>
        </w:rPr>
        <w:t xml:space="preserve"> ponieważ biorą pod uwagę, takie </w:t>
      </w:r>
      <w:r w:rsidR="00EB3BA4">
        <w:rPr>
          <w:sz w:val="24"/>
          <w:szCs w:val="24"/>
          <w:lang w:eastAsia="pl-PL"/>
        </w:rPr>
        <w:t>zależności</w:t>
      </w:r>
      <w:r w:rsidRPr="00A36E0A">
        <w:rPr>
          <w:sz w:val="24"/>
          <w:szCs w:val="24"/>
          <w:lang w:eastAsia="pl-PL"/>
        </w:rPr>
        <w:t xml:space="preserve"> jak nieobecność zawodników pauzujących, </w:t>
      </w:r>
      <w:r w:rsidR="00EB3BA4">
        <w:rPr>
          <w:sz w:val="24"/>
          <w:szCs w:val="24"/>
          <w:lang w:eastAsia="pl-PL"/>
        </w:rPr>
        <w:t xml:space="preserve">indywidualne oceny ekspertów na podstawie oglądanych meczy </w:t>
      </w:r>
      <w:r w:rsidRPr="00A36E0A">
        <w:rPr>
          <w:sz w:val="24"/>
          <w:szCs w:val="24"/>
          <w:lang w:eastAsia="pl-PL"/>
        </w:rPr>
        <w:t xml:space="preserve"> i </w:t>
      </w:r>
      <w:r w:rsidR="00EB3BA4">
        <w:rPr>
          <w:sz w:val="24"/>
          <w:szCs w:val="24"/>
          <w:lang w:eastAsia="pl-PL"/>
        </w:rPr>
        <w:t xml:space="preserve">być może </w:t>
      </w:r>
      <w:r w:rsidRPr="00A36E0A">
        <w:rPr>
          <w:sz w:val="24"/>
          <w:szCs w:val="24"/>
          <w:lang w:eastAsia="pl-PL"/>
        </w:rPr>
        <w:t>inne informacje, o których nie wie przeciętny człowiek. Jednak</w:t>
      </w:r>
      <w:r w:rsidR="00EB3BA4">
        <w:rPr>
          <w:sz w:val="24"/>
          <w:szCs w:val="24"/>
          <w:lang w:eastAsia="pl-PL"/>
        </w:rPr>
        <w:t xml:space="preserve"> system ten</w:t>
      </w:r>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forebet oraz </w:t>
      </w:r>
      <w:r w:rsidR="00EB3BA4">
        <w:rPr>
          <w:sz w:val="24"/>
          <w:szCs w:val="24"/>
          <w:lang w:eastAsia="pl-PL"/>
        </w:rPr>
        <w:t>system do szacowania wyników na podstawie ostatnich meczy</w:t>
      </w:r>
      <w:r w:rsidR="000E23BA" w:rsidRPr="00A36E0A">
        <w:rPr>
          <w:sz w:val="24"/>
          <w:szCs w:val="24"/>
          <w:lang w:eastAsia="pl-PL"/>
        </w:rPr>
        <w:t xml:space="preserve">. </w:t>
      </w:r>
      <w:r w:rsidR="00EB3BA4">
        <w:rPr>
          <w:sz w:val="24"/>
          <w:szCs w:val="24"/>
          <w:lang w:eastAsia="pl-PL"/>
        </w:rPr>
        <w:t>Proponowane</w:t>
      </w:r>
      <w:r w:rsidR="00EB3BA4" w:rsidRPr="00A36E0A">
        <w:rPr>
          <w:sz w:val="24"/>
          <w:szCs w:val="24"/>
          <w:lang w:eastAsia="pl-PL"/>
        </w:rPr>
        <w:t xml:space="preserve"> </w:t>
      </w:r>
      <w:r w:rsidR="000E23BA" w:rsidRPr="00A36E0A">
        <w:rPr>
          <w:sz w:val="24"/>
          <w:szCs w:val="24"/>
          <w:lang w:eastAsia="pl-PL"/>
        </w:rPr>
        <w:t xml:space="preserve">wyniki są często podobne, lecz </w:t>
      </w:r>
      <w:r w:rsidR="00EB3BA4">
        <w:rPr>
          <w:sz w:val="24"/>
          <w:szCs w:val="24"/>
          <w:lang w:eastAsia="pl-PL"/>
        </w:rPr>
        <w:t>można zauważyć</w:t>
      </w:r>
      <w:r w:rsidR="000E23BA" w:rsidRPr="00A36E0A">
        <w:rPr>
          <w:sz w:val="24"/>
          <w:szCs w:val="24"/>
          <w:lang w:eastAsia="pl-PL"/>
        </w:rPr>
        <w:t xml:space="preserve"> jedną zależność. Rezultaty </w:t>
      </w:r>
      <w:r w:rsidR="00EB3BA4">
        <w:rPr>
          <w:sz w:val="24"/>
          <w:szCs w:val="24"/>
          <w:lang w:eastAsia="pl-PL"/>
        </w:rPr>
        <w:t>są szczególnie odmienne</w:t>
      </w:r>
      <w:r w:rsidR="000E23BA" w:rsidRPr="00A36E0A">
        <w:rPr>
          <w:sz w:val="24"/>
          <w:szCs w:val="24"/>
          <w:lang w:eastAsia="pl-PL"/>
        </w:rPr>
        <w:t xml:space="preserve">, gdy spotykają się drużyny, dla których miejsce rozgrywania meczu jest ważnym czynnikiem. Tak było w przypadku meczu Warta Poznań – Stal Mielec. Drużyna z Poznania bardzo słabo sobie radzi na własnym stadionie. Dla Stali statystycznie teren nie wpływa w dużym stopniu na wynik spotkania. Jeśli chodzi o ogólną formę to wygląda to podobnie i oba zespoły są blisko siebie w tabeli. </w:t>
      </w:r>
      <w:r w:rsidR="00EB3BA4">
        <w:rPr>
          <w:sz w:val="24"/>
          <w:szCs w:val="24"/>
          <w:lang w:eastAsia="pl-PL"/>
        </w:rPr>
        <w:t>Algorytm oparty o formę</w:t>
      </w:r>
      <w:r w:rsidR="000E23BA" w:rsidRPr="00A36E0A">
        <w:rPr>
          <w:sz w:val="24"/>
          <w:szCs w:val="24"/>
          <w:lang w:eastAsia="pl-PL"/>
        </w:rPr>
        <w:t xml:space="preserve"> działa w taki sposób, że 2/3 siły drużyny stanowi jej obecna forma ogółem, a 1/3 to forma na terenie na jakim gra. Taka proporcja została stworzona na podstawie danych statystycznych z poprzedniego sezonu z portalu 90 minut</w:t>
      </w:r>
      <w:r w:rsidR="00EB3BA4">
        <w:rPr>
          <w:sz w:val="24"/>
          <w:szCs w:val="24"/>
          <w:lang w:eastAsia="pl-PL"/>
        </w:rPr>
        <w:t xml:space="preserve"> [15]</w:t>
      </w:r>
      <w:r w:rsidR="000E23BA" w:rsidRPr="00A36E0A">
        <w:rPr>
          <w:sz w:val="24"/>
          <w:szCs w:val="24"/>
          <w:lang w:eastAsia="pl-PL"/>
        </w:rPr>
        <w:t>.</w:t>
      </w:r>
      <w:r w:rsidR="00533A78" w:rsidRPr="00A36E0A">
        <w:rPr>
          <w:sz w:val="24"/>
          <w:szCs w:val="24"/>
          <w:lang w:eastAsia="pl-PL"/>
        </w:rPr>
        <w:t xml:space="preserve"> W serwisie forebet czynnik formy w miejscu rozgrywania meczu </w:t>
      </w:r>
      <w:r w:rsidR="00EB3BA4">
        <w:rPr>
          <w:sz w:val="24"/>
          <w:szCs w:val="24"/>
          <w:lang w:eastAsia="pl-PL"/>
        </w:rPr>
        <w:t xml:space="preserve">prawdopodobnie jest </w:t>
      </w:r>
      <w:r w:rsidR="00533A78" w:rsidRPr="00A36E0A">
        <w:rPr>
          <w:sz w:val="24"/>
          <w:szCs w:val="24"/>
          <w:lang w:eastAsia="pl-PL"/>
        </w:rPr>
        <w:t xml:space="preserve">większy. </w:t>
      </w:r>
      <w:r w:rsidR="00EB3BA4">
        <w:rPr>
          <w:sz w:val="24"/>
          <w:szCs w:val="24"/>
          <w:lang w:eastAsia="pl-PL"/>
        </w:rPr>
        <w:t>Dokładny wzór obliczania typowania w forebet nie jest znany</w:t>
      </w:r>
      <w:r w:rsidR="00533A78" w:rsidRPr="00A36E0A">
        <w:rPr>
          <w:sz w:val="24"/>
          <w:szCs w:val="24"/>
          <w:lang w:eastAsia="pl-PL"/>
        </w:rPr>
        <w:t xml:space="preserve">, </w:t>
      </w:r>
      <w:r w:rsidR="00EB3BA4">
        <w:rPr>
          <w:sz w:val="24"/>
          <w:szCs w:val="24"/>
          <w:lang w:eastAsia="pl-PL"/>
        </w:rPr>
        <w:t>lecz na podstawie obserwacji</w:t>
      </w:r>
      <w:r w:rsidR="00533A78" w:rsidRPr="00A36E0A">
        <w:rPr>
          <w:sz w:val="24"/>
          <w:szCs w:val="24"/>
          <w:lang w:eastAsia="pl-PL"/>
        </w:rPr>
        <w:t xml:space="preserve"> </w:t>
      </w:r>
      <w:r w:rsidR="00EB3BA4">
        <w:rPr>
          <w:sz w:val="24"/>
          <w:szCs w:val="24"/>
          <w:lang w:eastAsia="pl-PL"/>
        </w:rPr>
        <w:t>można założyć, że wynosi</w:t>
      </w:r>
      <w:r w:rsidR="00EB3BA4" w:rsidRPr="00A36E0A">
        <w:rPr>
          <w:sz w:val="24"/>
          <w:szCs w:val="24"/>
          <w:lang w:eastAsia="pl-PL"/>
        </w:rPr>
        <w:t xml:space="preserve"> </w:t>
      </w:r>
      <w:r w:rsidR="00533A78" w:rsidRPr="00A36E0A">
        <w:rPr>
          <w:sz w:val="24"/>
          <w:szCs w:val="24"/>
          <w:lang w:eastAsia="pl-PL"/>
        </w:rPr>
        <w:t xml:space="preserve">około 50%. </w:t>
      </w:r>
      <w:r w:rsidR="00EB3BA4">
        <w:rPr>
          <w:sz w:val="24"/>
          <w:szCs w:val="24"/>
          <w:lang w:eastAsia="pl-PL"/>
        </w:rPr>
        <w:t>Powodem takich wniosków jest fakt, że</w:t>
      </w:r>
      <w:r w:rsidR="00EB3BA4" w:rsidRPr="00A36E0A">
        <w:rPr>
          <w:sz w:val="24"/>
          <w:szCs w:val="24"/>
          <w:lang w:eastAsia="pl-PL"/>
        </w:rPr>
        <w:t xml:space="preserve"> </w:t>
      </w:r>
      <w:r w:rsidR="00EB3BA4">
        <w:rPr>
          <w:sz w:val="24"/>
          <w:szCs w:val="24"/>
          <w:lang w:eastAsia="pl-PL"/>
        </w:rPr>
        <w:t xml:space="preserve">zarówno Warta i Stal Mielec </w:t>
      </w:r>
      <w:r w:rsidR="00533A78" w:rsidRPr="00A36E0A">
        <w:rPr>
          <w:sz w:val="24"/>
          <w:szCs w:val="24"/>
          <w:lang w:eastAsia="pl-PL"/>
        </w:rPr>
        <w:t>pod względem formy czy też innych czynników, które mogłyby być brane pod uwagę takich ja</w:t>
      </w:r>
      <w:del w:id="215" w:author="Kuba Fa" w:date="2023-03-19T23:29:00Z">
        <w:r w:rsidR="00533A78" w:rsidRPr="00A36E0A" w:rsidDel="00D8403B">
          <w:rPr>
            <w:sz w:val="24"/>
            <w:szCs w:val="24"/>
            <w:lang w:eastAsia="pl-PL"/>
          </w:rPr>
          <w:delText xml:space="preserve">k </w:delText>
        </w:r>
      </w:del>
      <w:ins w:id="216" w:author="Kuba Fa" w:date="2023-03-19T23:29:00Z">
        <w:r w:rsidR="00D8403B">
          <w:rPr>
            <w:sz w:val="24"/>
            <w:szCs w:val="24"/>
            <w:lang w:eastAsia="pl-PL"/>
          </w:rPr>
          <w:t>p.</w:t>
        </w:r>
      </w:ins>
      <w:r w:rsidR="00533A78" w:rsidRPr="00A36E0A">
        <w:rPr>
          <w:sz w:val="24"/>
          <w:szCs w:val="24"/>
          <w:lang w:eastAsia="pl-PL"/>
        </w:rPr>
        <w:t>np. ostatnie mecze między obiema drużynami,</w:t>
      </w:r>
      <w:r w:rsidR="00FD366F">
        <w:rPr>
          <w:sz w:val="24"/>
          <w:szCs w:val="24"/>
          <w:lang w:eastAsia="pl-PL"/>
        </w:rPr>
        <w:t xml:space="preserve"> na moment przed rozegraniem spotkania,</w:t>
      </w:r>
      <w:r w:rsidR="00533A78" w:rsidRPr="00A36E0A">
        <w:rPr>
          <w:sz w:val="24"/>
          <w:szCs w:val="24"/>
          <w:lang w:eastAsia="pl-PL"/>
        </w:rPr>
        <w:t xml:space="preserve"> </w:t>
      </w:r>
      <w:r w:rsidR="00EB3BA4">
        <w:rPr>
          <w:sz w:val="24"/>
          <w:szCs w:val="24"/>
          <w:lang w:eastAsia="pl-PL"/>
        </w:rPr>
        <w:t xml:space="preserve">osiągały podobne </w:t>
      </w:r>
      <w:r w:rsidR="00FD366F">
        <w:rPr>
          <w:sz w:val="24"/>
          <w:szCs w:val="24"/>
          <w:lang w:eastAsia="pl-PL"/>
        </w:rPr>
        <w:t xml:space="preserve">rezultaty. </w:t>
      </w:r>
      <w:r w:rsidR="00367B71" w:rsidRPr="00A36E0A">
        <w:rPr>
          <w:sz w:val="24"/>
          <w:szCs w:val="24"/>
          <w:lang w:eastAsia="pl-PL"/>
        </w:rPr>
        <w:t xml:space="preserve">Przedmeczowe </w:t>
      </w:r>
      <w:ins w:id="217" w:author="Kuba Fa" w:date="2023-03-19T23:29:00Z">
        <w:r w:rsidR="00D8403B">
          <w:rPr>
            <w:sz w:val="24"/>
            <w:szCs w:val="24"/>
            <w:lang w:eastAsia="pl-PL"/>
          </w:rPr>
          <w:t>dane</w:t>
        </w:r>
      </w:ins>
      <w:del w:id="218" w:author="Kuba Fa" w:date="2023-03-19T23:29:00Z">
        <w:r w:rsidR="00367B71" w:rsidRPr="00A36E0A" w:rsidDel="00D8403B">
          <w:rPr>
            <w:sz w:val="24"/>
            <w:szCs w:val="24"/>
            <w:lang w:eastAsia="pl-PL"/>
          </w:rPr>
          <w:delText>przewidywania</w:delText>
        </w:r>
      </w:del>
      <w:r w:rsidR="00367B71" w:rsidRPr="00A36E0A">
        <w:rPr>
          <w:sz w:val="24"/>
          <w:szCs w:val="24"/>
          <w:lang w:eastAsia="pl-PL"/>
        </w:rPr>
        <w:t xml:space="preserve"> forebetu wyświetla</w:t>
      </w:r>
      <w:r w:rsidR="00FD366F">
        <w:rPr>
          <w:sz w:val="24"/>
          <w:szCs w:val="24"/>
          <w:lang w:eastAsia="pl-PL"/>
        </w:rPr>
        <w:t>ły</w:t>
      </w:r>
      <w:r w:rsidR="00367B71" w:rsidRPr="00A36E0A">
        <w:rPr>
          <w:sz w:val="24"/>
          <w:szCs w:val="24"/>
          <w:lang w:eastAsia="pl-PL"/>
        </w:rPr>
        <w:t xml:space="preserve"> 26% szans na zwycięstwo Warty, 28% na remis i 47% na zwycięstwo </w:t>
      </w:r>
      <w:r w:rsidR="00FD366F">
        <w:rPr>
          <w:sz w:val="24"/>
          <w:szCs w:val="24"/>
          <w:lang w:eastAsia="pl-PL"/>
        </w:rPr>
        <w:t>Stali. D</w:t>
      </w:r>
      <w:r w:rsidR="00367B71" w:rsidRPr="00A36E0A">
        <w:rPr>
          <w:sz w:val="24"/>
          <w:szCs w:val="24"/>
          <w:lang w:eastAsia="pl-PL"/>
        </w:rPr>
        <w:t>aje</w:t>
      </w:r>
      <w:r w:rsidR="00FD366F">
        <w:rPr>
          <w:sz w:val="24"/>
          <w:szCs w:val="24"/>
          <w:lang w:eastAsia="pl-PL"/>
        </w:rPr>
        <w:t xml:space="preserve"> to</w:t>
      </w:r>
      <w:r w:rsidR="00367B71" w:rsidRPr="00A36E0A">
        <w:rPr>
          <w:sz w:val="24"/>
          <w:szCs w:val="24"/>
          <w:lang w:eastAsia="pl-PL"/>
        </w:rPr>
        <w:t xml:space="preserve"> w przybliżeniu </w:t>
      </w:r>
      <w:r w:rsidR="00FD366F">
        <w:rPr>
          <w:sz w:val="24"/>
          <w:szCs w:val="24"/>
          <w:lang w:eastAsia="pl-PL"/>
        </w:rPr>
        <w:t>około</w:t>
      </w:r>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zsumować 50-50 formy ogólnej z 70-30 formy zależnej od terenu taką samą wagą to średnia wyszłaby 60-40, czyli taka jak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procentów witryny forebet w oparciu o tą tezę przy innych spotkaniach pozwala wysunąć podobne wnioski. Strona ta jest na pewno bardziej zaawansowana obliczeniowo od algorytmu</w:t>
      </w:r>
      <w:r w:rsidR="00FD366F">
        <w:rPr>
          <w:sz w:val="24"/>
          <w:szCs w:val="24"/>
          <w:lang w:eastAsia="pl-PL"/>
        </w:rPr>
        <w:t xml:space="preserve"> opartego wyłącznie o ostatnią formę.</w:t>
      </w:r>
      <w:r w:rsidR="00D56D5E" w:rsidRPr="00A36E0A">
        <w:rPr>
          <w:sz w:val="24"/>
          <w:szCs w:val="24"/>
          <w:lang w:eastAsia="pl-PL"/>
        </w:rPr>
        <w:t xml:space="preserve"> </w:t>
      </w:r>
      <w:r w:rsidR="00FD366F">
        <w:rPr>
          <w:sz w:val="24"/>
          <w:szCs w:val="24"/>
          <w:lang w:eastAsia="pl-PL"/>
        </w:rPr>
        <w:t>L</w:t>
      </w:r>
      <w:r w:rsidR="00D56D5E" w:rsidRPr="00A36E0A">
        <w:rPr>
          <w:sz w:val="24"/>
          <w:szCs w:val="24"/>
          <w:lang w:eastAsia="pl-PL"/>
        </w:rPr>
        <w:t>ecz</w:t>
      </w:r>
      <w:r w:rsidR="00F45E46" w:rsidRPr="00A36E0A">
        <w:rPr>
          <w:sz w:val="24"/>
          <w:szCs w:val="24"/>
          <w:lang w:eastAsia="pl-PL"/>
        </w:rPr>
        <w:t xml:space="preserve"> </w:t>
      </w:r>
      <w:r w:rsidR="00FD366F">
        <w:rPr>
          <w:sz w:val="24"/>
          <w:szCs w:val="24"/>
          <w:lang w:eastAsia="pl-PL"/>
        </w:rPr>
        <w:t xml:space="preserve">ta druga </w:t>
      </w:r>
      <w:r w:rsidR="00D56D5E" w:rsidRPr="00A36E0A">
        <w:rPr>
          <w:sz w:val="24"/>
          <w:szCs w:val="24"/>
          <w:lang w:eastAsia="pl-PL"/>
        </w:rPr>
        <w:t>metoda skupi</w:t>
      </w:r>
      <w:r w:rsidR="00FD366F">
        <w:rPr>
          <w:sz w:val="24"/>
          <w:szCs w:val="24"/>
          <w:lang w:eastAsia="pl-PL"/>
        </w:rPr>
        <w:t>a</w:t>
      </w:r>
      <w:r w:rsidR="00D56D5E" w:rsidRPr="00A36E0A">
        <w:rPr>
          <w:sz w:val="24"/>
          <w:szCs w:val="24"/>
          <w:lang w:eastAsia="pl-PL"/>
        </w:rPr>
        <w:t xml:space="preserve"> się na jednej lidze, </w:t>
      </w:r>
      <w:r w:rsidR="00FD366F">
        <w:rPr>
          <w:sz w:val="24"/>
          <w:szCs w:val="24"/>
          <w:lang w:eastAsia="pl-PL"/>
        </w:rPr>
        <w:t>przez co może być bardziej dopracowana</w:t>
      </w:r>
      <w:r w:rsidR="00D56D5E" w:rsidRPr="00A36E0A">
        <w:rPr>
          <w:sz w:val="24"/>
          <w:szCs w:val="24"/>
          <w:lang w:eastAsia="pl-PL"/>
        </w:rPr>
        <w:t xml:space="preserve">. Oczywiście żaden system nie jest w stanie idealnie </w:t>
      </w:r>
      <w:ins w:id="219" w:author="Kuba Fa" w:date="2023-03-19T23:29:00Z">
        <w:r w:rsidR="00D8403B">
          <w:rPr>
            <w:sz w:val="24"/>
            <w:szCs w:val="24"/>
            <w:lang w:eastAsia="pl-PL"/>
          </w:rPr>
          <w:t>typować</w:t>
        </w:r>
      </w:ins>
      <w:del w:id="220" w:author="Kuba Fa" w:date="2023-03-19T23:29:00Z">
        <w:r w:rsidR="00D56D5E" w:rsidRPr="00A36E0A" w:rsidDel="00D8403B">
          <w:rPr>
            <w:sz w:val="24"/>
            <w:szCs w:val="24"/>
            <w:lang w:eastAsia="pl-PL"/>
          </w:rPr>
          <w:delText>przewidywać</w:delText>
        </w:r>
      </w:del>
      <w:r w:rsidR="00D56D5E" w:rsidRPr="00A36E0A">
        <w:rPr>
          <w:sz w:val="24"/>
          <w:szCs w:val="24"/>
          <w:lang w:eastAsia="pl-PL"/>
        </w:rPr>
        <w:t xml:space="preserve"> wynik</w:t>
      </w:r>
      <w:r w:rsidR="00FD366F">
        <w:rPr>
          <w:sz w:val="24"/>
          <w:szCs w:val="24"/>
          <w:lang w:eastAsia="pl-PL"/>
        </w:rPr>
        <w:t>ów</w:t>
      </w:r>
      <w:r w:rsidR="00D56D5E" w:rsidRPr="00A36E0A">
        <w:rPr>
          <w:sz w:val="24"/>
          <w:szCs w:val="24"/>
          <w:lang w:eastAsia="pl-PL"/>
        </w:rPr>
        <w:t xml:space="preserve"> każdego meczu</w:t>
      </w:r>
      <w:r w:rsidR="00FD366F">
        <w:rPr>
          <w:sz w:val="24"/>
          <w:szCs w:val="24"/>
          <w:lang w:eastAsia="pl-PL"/>
        </w:rPr>
        <w:t>, lecz sprawdzane metody są użyteczne przy analizie</w:t>
      </w:r>
    </w:p>
    <w:p w14:paraId="48684DD9" w14:textId="18CB9916" w:rsidR="00D125D1" w:rsidRDefault="00D125D1">
      <w:pPr>
        <w:rPr>
          <w:sz w:val="24"/>
          <w:szCs w:val="24"/>
          <w:lang w:eastAsia="pl-PL"/>
        </w:rPr>
      </w:pPr>
    </w:p>
    <w:p w14:paraId="55BC9152" w14:textId="3E1FD6B3" w:rsidR="00B8186E" w:rsidRDefault="00B8186E">
      <w:pPr>
        <w:rPr>
          <w:sz w:val="24"/>
          <w:szCs w:val="24"/>
          <w:lang w:eastAsia="pl-PL"/>
        </w:rPr>
      </w:pPr>
    </w:p>
    <w:p w14:paraId="667C57AF" w14:textId="4B3CB96D" w:rsidR="00B8186E" w:rsidRDefault="00B8186E">
      <w:pPr>
        <w:rPr>
          <w:sz w:val="24"/>
          <w:szCs w:val="24"/>
          <w:lang w:eastAsia="pl-PL"/>
        </w:rPr>
      </w:pPr>
    </w:p>
    <w:p w14:paraId="73A2772A" w14:textId="3AC28E07" w:rsidR="00B8186E" w:rsidRDefault="00B8186E">
      <w:pPr>
        <w:rPr>
          <w:sz w:val="24"/>
          <w:szCs w:val="24"/>
          <w:lang w:eastAsia="pl-PL"/>
        </w:rPr>
      </w:pPr>
    </w:p>
    <w:p w14:paraId="54CF817A" w14:textId="37A7047B" w:rsidR="00B8186E" w:rsidRDefault="00B8186E">
      <w:pPr>
        <w:rPr>
          <w:sz w:val="24"/>
          <w:szCs w:val="24"/>
          <w:lang w:eastAsia="pl-PL"/>
        </w:rPr>
      </w:pPr>
    </w:p>
    <w:p w14:paraId="1D63B063" w14:textId="1472874E" w:rsidR="00B8186E" w:rsidRDefault="00B8186E">
      <w:pPr>
        <w:rPr>
          <w:sz w:val="24"/>
          <w:szCs w:val="24"/>
          <w:lang w:eastAsia="pl-PL"/>
        </w:rPr>
      </w:pPr>
    </w:p>
    <w:p w14:paraId="08BD7DCD" w14:textId="688FD95E" w:rsidR="00B8186E" w:rsidRDefault="00B8186E">
      <w:pPr>
        <w:rPr>
          <w:sz w:val="24"/>
          <w:szCs w:val="24"/>
          <w:lang w:eastAsia="pl-PL"/>
        </w:rPr>
      </w:pPr>
    </w:p>
    <w:p w14:paraId="7192D851" w14:textId="29818E38" w:rsidR="00B8186E" w:rsidRDefault="00B8186E">
      <w:pPr>
        <w:rPr>
          <w:sz w:val="24"/>
          <w:szCs w:val="24"/>
          <w:lang w:eastAsia="pl-PL"/>
        </w:rPr>
      </w:pPr>
    </w:p>
    <w:p w14:paraId="6A39B84F" w14:textId="436090DB" w:rsidR="00B8186E" w:rsidRDefault="00B8186E">
      <w:pPr>
        <w:rPr>
          <w:sz w:val="24"/>
          <w:szCs w:val="24"/>
          <w:lang w:eastAsia="pl-PL"/>
        </w:rPr>
      </w:pPr>
    </w:p>
    <w:p w14:paraId="6AA1F972" w14:textId="62EB8D16" w:rsidR="00B8186E" w:rsidRDefault="00B8186E">
      <w:pPr>
        <w:rPr>
          <w:sz w:val="24"/>
          <w:szCs w:val="24"/>
          <w:lang w:eastAsia="pl-PL"/>
        </w:rPr>
      </w:pPr>
    </w:p>
    <w:p w14:paraId="01907CCF" w14:textId="1F10AF53" w:rsidR="00B8186E" w:rsidRDefault="00B8186E">
      <w:pPr>
        <w:rPr>
          <w:sz w:val="24"/>
          <w:szCs w:val="24"/>
          <w:lang w:eastAsia="pl-PL"/>
        </w:rPr>
      </w:pPr>
    </w:p>
    <w:p w14:paraId="5E22B761" w14:textId="74E1DA5E" w:rsidR="00B8186E" w:rsidRDefault="00B8186E">
      <w:pPr>
        <w:rPr>
          <w:sz w:val="24"/>
          <w:szCs w:val="24"/>
          <w:lang w:eastAsia="pl-PL"/>
        </w:rPr>
      </w:pPr>
    </w:p>
    <w:p w14:paraId="17832D4E" w14:textId="1E6DC535" w:rsidR="00B8186E" w:rsidRDefault="00B8186E">
      <w:pPr>
        <w:rPr>
          <w:sz w:val="24"/>
          <w:szCs w:val="24"/>
          <w:lang w:eastAsia="pl-PL"/>
        </w:rPr>
      </w:pPr>
    </w:p>
    <w:p w14:paraId="74333ABF" w14:textId="0EED58AF" w:rsidR="00B8186E" w:rsidRDefault="00B8186E">
      <w:pPr>
        <w:rPr>
          <w:sz w:val="24"/>
          <w:szCs w:val="24"/>
          <w:lang w:eastAsia="pl-PL"/>
        </w:rPr>
      </w:pPr>
    </w:p>
    <w:p w14:paraId="426FEA5F" w14:textId="77777777" w:rsidR="00B8186E" w:rsidRPr="00A36E0A" w:rsidRDefault="00B8186E">
      <w:pPr>
        <w:rPr>
          <w:sz w:val="24"/>
          <w:szCs w:val="24"/>
          <w:lang w:eastAsia="pl-PL"/>
        </w:rPr>
      </w:pPr>
    </w:p>
    <w:p w14:paraId="653920E7" w14:textId="5216B595" w:rsidR="00EB4DBF" w:rsidRPr="00B94741" w:rsidRDefault="000E4162">
      <w:pPr>
        <w:rPr>
          <w:b/>
          <w:bCs/>
          <w:sz w:val="40"/>
          <w:szCs w:val="40"/>
          <w:lang w:eastAsia="pl-PL"/>
        </w:rPr>
      </w:pPr>
      <w:r>
        <w:rPr>
          <w:b/>
          <w:bCs/>
          <w:sz w:val="40"/>
          <w:szCs w:val="40"/>
          <w:lang w:eastAsia="pl-PL"/>
        </w:rPr>
        <w:t xml:space="preserve">Bibliogragia i </w:t>
      </w:r>
      <w:r w:rsidR="00CA4A4A">
        <w:rPr>
          <w:b/>
          <w:bCs/>
          <w:sz w:val="40"/>
          <w:szCs w:val="40"/>
          <w:lang w:eastAsia="pl-PL"/>
        </w:rPr>
        <w:t>Netografia</w:t>
      </w:r>
    </w:p>
    <w:p w14:paraId="5E14418F" w14:textId="6FAFFFB6" w:rsidR="008C198E" w:rsidRDefault="008C198E">
      <w:pPr>
        <w:pStyle w:val="MojNormalny2"/>
        <w:tabs>
          <w:tab w:val="left" w:pos="1470"/>
        </w:tabs>
        <w:ind w:firstLine="0"/>
        <w:jc w:val="left"/>
      </w:pPr>
      <w:r>
        <w:t xml:space="preserve">[1] </w:t>
      </w:r>
      <w:hyperlink r:id="rId67" w:history="1">
        <w:r w:rsidRPr="00CB38B5">
          <w:rPr>
            <w:rStyle w:val="Hipercze"/>
          </w:rPr>
          <w:t>https://sportowefakty.wp.pl/pilka-nozna/558431/200-tys-kibicow-na-meczu-pilkarskim-oto-spotkania-z-najwieksza-liczba-widzow</w:t>
        </w:r>
      </w:hyperlink>
    </w:p>
    <w:p w14:paraId="51DA9E3D" w14:textId="177D4A3B" w:rsidR="008C198E" w:rsidRDefault="008C198E">
      <w:pPr>
        <w:pStyle w:val="MojNormalny2"/>
        <w:tabs>
          <w:tab w:val="left" w:pos="1470"/>
        </w:tabs>
        <w:ind w:firstLine="0"/>
        <w:jc w:val="left"/>
      </w:pPr>
      <w:r>
        <w:t xml:space="preserve">[2] </w:t>
      </w:r>
      <w:hyperlink r:id="rId68" w:history="1">
        <w:r w:rsidR="00D600F0" w:rsidRPr="00CB38B5">
          <w:rPr>
            <w:rStyle w:val="Hipercze"/>
          </w:rPr>
          <w:t>https://transfery.info/aktualnosci/mistrzostwa-swiata-tvp-pochwalilo-sie-wynikami-ogladalnosci-meczu-polska-argentyna-sa-rekordy/176688</w:t>
        </w:r>
      </w:hyperlink>
    </w:p>
    <w:p w14:paraId="313DE518" w14:textId="714E0C1D" w:rsidR="00D600F0" w:rsidRDefault="00D600F0">
      <w:pPr>
        <w:pStyle w:val="MojNormalny2"/>
        <w:tabs>
          <w:tab w:val="left" w:pos="1470"/>
        </w:tabs>
        <w:ind w:firstLine="0"/>
        <w:jc w:val="left"/>
      </w:pPr>
      <w:r>
        <w:t xml:space="preserve">[3] </w:t>
      </w:r>
      <w:hyperlink r:id="rId69" w:history="1">
        <w:r w:rsidR="00A90B48" w:rsidRPr="00CB38B5">
          <w:rPr>
            <w:rStyle w:val="Hipercze"/>
          </w:rPr>
          <w:t>https://arc.com.pl/juz-jest-najnowszy-raport-sponsoring-monitor/</w:t>
        </w:r>
      </w:hyperlink>
    </w:p>
    <w:p w14:paraId="5EC843D0" w14:textId="5844CC37" w:rsidR="008C198E" w:rsidRDefault="00A90B48">
      <w:pPr>
        <w:pStyle w:val="MojNormalny2"/>
        <w:tabs>
          <w:tab w:val="left" w:pos="1470"/>
        </w:tabs>
        <w:ind w:firstLine="0"/>
        <w:jc w:val="left"/>
      </w:pPr>
      <w:r>
        <w:t xml:space="preserve">[4] </w:t>
      </w:r>
      <w:r w:rsidRPr="00A90B48">
        <w:t>https://cbos.pl/SPISKOM.POL/2016/K_097_16.PDF</w:t>
      </w:r>
    </w:p>
    <w:p w14:paraId="207B8885" w14:textId="55619801" w:rsidR="00FC057C" w:rsidRDefault="00FC057C">
      <w:pPr>
        <w:pStyle w:val="MojNormalny2"/>
        <w:tabs>
          <w:tab w:val="left" w:pos="1470"/>
        </w:tabs>
        <w:ind w:firstLine="0"/>
        <w:jc w:val="left"/>
      </w:pPr>
      <w:r>
        <w:t>[</w:t>
      </w:r>
      <w:r w:rsidR="009B0BE0">
        <w:t>5</w:t>
      </w:r>
      <w:r>
        <w:t>]</w:t>
      </w:r>
      <w:r w:rsidR="00F55A3A">
        <w:t xml:space="preserve"> Grady Booch, James Rumbaugh, Ivar Jacobson</w:t>
      </w:r>
      <w:r w:rsidR="000017CB">
        <w:t xml:space="preserve"> </w:t>
      </w:r>
      <w:r w:rsidR="00F55A3A">
        <w:t>„UML przewodnik użytkownika”</w:t>
      </w:r>
      <w:r w:rsidR="000017CB">
        <w:t xml:space="preserve"> tłum: Krzysztof Stencel, 2002</w:t>
      </w:r>
    </w:p>
    <w:p w14:paraId="1C113B47" w14:textId="07FBD0DB" w:rsidR="009B0BE0" w:rsidRDefault="009B0BE0">
      <w:pPr>
        <w:pStyle w:val="MojNormalny2"/>
        <w:tabs>
          <w:tab w:val="left" w:pos="1470"/>
        </w:tabs>
        <w:ind w:firstLine="0"/>
        <w:jc w:val="left"/>
      </w:pPr>
      <w:r>
        <w:t>[6] Borys Struski, Piotr Sebastian „Encyklopedia Football Managera 2023”, 2022</w:t>
      </w:r>
    </w:p>
    <w:p w14:paraId="130A3DC8" w14:textId="6840FE8A" w:rsidR="00B23C56" w:rsidRDefault="00B23C56" w:rsidP="00B23C56">
      <w:pPr>
        <w:pStyle w:val="MojNormalny2"/>
        <w:ind w:firstLine="0"/>
        <w:jc w:val="left"/>
      </w:pPr>
      <w:r>
        <w:t>[7] Źródło danych, z którego dane są pozyskiwane informacje o statystykach piłkarzy w F</w:t>
      </w:r>
      <w:r w:rsidR="00AC533F">
        <w:t>IFIE</w:t>
      </w:r>
      <w:r>
        <w:t xml:space="preserve">, </w:t>
      </w:r>
      <w:hyperlink r:id="rId70" w:history="1">
        <w:r w:rsidRPr="00C327FF">
          <w:rPr>
            <w:rStyle w:val="Hipercze"/>
          </w:rPr>
          <w:t>https://www.futhead.com/21/players/?level=all_nif&amp;league=13&amp;club=all&amp;bin_platform=ps</w:t>
        </w:r>
      </w:hyperlink>
    </w:p>
    <w:p w14:paraId="17127F70" w14:textId="22780E52" w:rsidR="003A7E87" w:rsidRPr="00143D3A" w:rsidRDefault="003A7E87" w:rsidP="00B23C56">
      <w:pPr>
        <w:pStyle w:val="MojNormalny2"/>
        <w:ind w:firstLine="0"/>
        <w:jc w:val="left"/>
        <w:rPr>
          <w:color w:val="0563C1" w:themeColor="hyperlink"/>
          <w:u w:val="single"/>
        </w:rPr>
      </w:pPr>
      <w:r w:rsidRPr="003A60CE">
        <w:rPr>
          <w:rStyle w:val="Hipercze"/>
          <w:color w:val="auto"/>
          <w:u w:val="none"/>
        </w:rPr>
        <w:lastRenderedPageBreak/>
        <w:t>[8] Współczynnik UEFA,</w:t>
      </w:r>
      <w:r w:rsidRPr="003A60CE">
        <w:rPr>
          <w:rStyle w:val="Hipercze"/>
          <w:color w:val="auto"/>
        </w:rPr>
        <w:t xml:space="preserve"> </w:t>
      </w:r>
      <w:hyperlink r:id="rId71" w:history="1">
        <w:r w:rsidRPr="00797B24">
          <w:rPr>
            <w:rStyle w:val="Hipercze"/>
          </w:rPr>
          <w:t>https://www.transfermarkt.pl/statistik/5jahreswertung</w:t>
        </w:r>
      </w:hyperlink>
    </w:p>
    <w:p w14:paraId="5A1C2905" w14:textId="2A572456" w:rsidR="00BD060F" w:rsidRDefault="00BD060F" w:rsidP="00BD060F">
      <w:pPr>
        <w:pStyle w:val="MojNormalny2"/>
        <w:ind w:firstLine="0"/>
        <w:jc w:val="left"/>
        <w:rPr>
          <w:rStyle w:val="Hipercze"/>
        </w:rPr>
      </w:pPr>
      <w:r>
        <w:t>[</w:t>
      </w:r>
      <w:r w:rsidR="003A7E87">
        <w:t>9</w:t>
      </w:r>
      <w:r>
        <w:t xml:space="preserve">] Źródło danych, z którego dane są pozyskiwane informacje o statystykach piłkarzy w Football Managerze, </w:t>
      </w:r>
      <w:hyperlink r:id="rId72" w:history="1">
        <w:r w:rsidRPr="002D058B">
          <w:rPr>
            <w:rStyle w:val="Hipercze"/>
          </w:rPr>
          <w:t>https://fmdataba.com/21/l/2613/premier-league/best-players/</w:t>
        </w:r>
      </w:hyperlink>
    </w:p>
    <w:p w14:paraId="6C19D14E" w14:textId="51CD2DDA" w:rsidR="002C64BC" w:rsidRDefault="002C64BC" w:rsidP="00BD060F">
      <w:pPr>
        <w:pStyle w:val="MojNormalny2"/>
        <w:ind w:firstLine="0"/>
        <w:jc w:val="left"/>
        <w:rPr>
          <w:rStyle w:val="Hipercze"/>
        </w:rPr>
      </w:pPr>
      <w:r w:rsidRPr="003A60CE">
        <w:rPr>
          <w:rStyle w:val="Hipercze"/>
          <w:color w:val="auto"/>
          <w:u w:val="none"/>
        </w:rPr>
        <w:t>[10] Zasada działania kursów bukmacherskich</w:t>
      </w:r>
      <w:r w:rsidR="001424EA">
        <w:rPr>
          <w:rStyle w:val="Hipercze"/>
        </w:rPr>
        <w:t>,</w:t>
      </w:r>
      <w:r>
        <w:rPr>
          <w:rStyle w:val="Hipercze"/>
        </w:rPr>
        <w:t xml:space="preserve"> </w:t>
      </w:r>
      <w:hyperlink r:id="rId73" w:history="1">
        <w:r w:rsidR="00CC7F51" w:rsidRPr="002967A4">
          <w:rPr>
            <w:rStyle w:val="Hipercze"/>
          </w:rPr>
          <w:t>https://legalbuk.pl/jak-dzialaja-kursy-bukmacherskie/</w:t>
        </w:r>
      </w:hyperlink>
    </w:p>
    <w:p w14:paraId="0FE35500" w14:textId="19AF4644" w:rsidR="00CC7F51" w:rsidRDefault="00CC7F51" w:rsidP="00CC7F51">
      <w:pPr>
        <w:pStyle w:val="MojNormalny2"/>
        <w:ind w:firstLine="0"/>
        <w:jc w:val="left"/>
        <w:rPr>
          <w:rStyle w:val="czeinternetowe"/>
        </w:rPr>
      </w:pPr>
      <w:r w:rsidRPr="003A60CE">
        <w:rPr>
          <w:rStyle w:val="Hipercze"/>
          <w:color w:val="auto"/>
          <w:u w:val="none"/>
        </w:rPr>
        <w:t>[11] Współczynnik remisów w zależności od ligi</w:t>
      </w:r>
      <w:r>
        <w:rPr>
          <w:rStyle w:val="Hipercze"/>
        </w:rPr>
        <w:t xml:space="preserve">, </w:t>
      </w:r>
      <w:hyperlink r:id="rId74">
        <w:r>
          <w:rPr>
            <w:rStyle w:val="czeinternetowe"/>
          </w:rPr>
          <w:t>https://www.eprogresja.pl/statystyki/pilkarskie/remisy_w_ligach/</w:t>
        </w:r>
      </w:hyperlink>
    </w:p>
    <w:p w14:paraId="66F0BCFF" w14:textId="3D134409" w:rsidR="009F3513" w:rsidRDefault="009F3513" w:rsidP="009F3513">
      <w:pPr>
        <w:pStyle w:val="MojNormalny2"/>
        <w:ind w:firstLine="0"/>
        <w:jc w:val="left"/>
        <w:rPr>
          <w:rStyle w:val="Hipercze"/>
        </w:rPr>
      </w:pPr>
      <w:r>
        <w:rPr>
          <w:rStyle w:val="czeinternetowe"/>
        </w:rPr>
        <w:t>[</w:t>
      </w:r>
      <w:r w:rsidRPr="003A60CE">
        <w:rPr>
          <w:rStyle w:val="czeinternetowe"/>
          <w:color w:val="auto"/>
          <w:u w:val="none"/>
        </w:rPr>
        <w:t>12] Klasyfikacja narodowości według rankingu ELO,</w:t>
      </w:r>
      <w:r w:rsidRPr="003A60CE">
        <w:rPr>
          <w:rStyle w:val="czeinternetowe"/>
          <w:color w:val="auto"/>
        </w:rPr>
        <w:t xml:space="preserve"> </w:t>
      </w:r>
      <w:hyperlink r:id="rId75" w:history="1">
        <w:r w:rsidRPr="002D058B">
          <w:rPr>
            <w:rStyle w:val="Hipercze"/>
          </w:rPr>
          <w:t>https://eloratings.net/</w:t>
        </w:r>
      </w:hyperlink>
    </w:p>
    <w:p w14:paraId="2725D26E" w14:textId="02BC3F4A" w:rsidR="002420F2" w:rsidRDefault="002420F2" w:rsidP="009F3513">
      <w:pPr>
        <w:pStyle w:val="MojNormalny2"/>
        <w:ind w:firstLine="0"/>
        <w:jc w:val="left"/>
        <w:rPr>
          <w:rStyle w:val="Hipercze"/>
        </w:rPr>
      </w:pPr>
      <w:r w:rsidRPr="003A60CE">
        <w:rPr>
          <w:rStyle w:val="Hipercze"/>
          <w:color w:val="auto"/>
          <w:u w:val="none"/>
        </w:rPr>
        <w:t>[13] Tabela Ekstraklasy według dat</w:t>
      </w:r>
      <w:r>
        <w:rPr>
          <w:rStyle w:val="Hipercze"/>
        </w:rPr>
        <w:t xml:space="preserve">, </w:t>
      </w:r>
      <w:hyperlink r:id="rId76" w:history="1">
        <w:r w:rsidR="00813B29" w:rsidRPr="00BF5B5E">
          <w:rPr>
            <w:rStyle w:val="Hipercze"/>
          </w:rPr>
          <w:t>http://www.90minut.pl/stats.php?id=12330</w:t>
        </w:r>
      </w:hyperlink>
    </w:p>
    <w:p w14:paraId="0FB71D75" w14:textId="16A076B9" w:rsidR="00813B29" w:rsidRDefault="00813B29" w:rsidP="00813B29">
      <w:pPr>
        <w:pStyle w:val="MojNormalny2"/>
        <w:ind w:firstLine="0"/>
        <w:jc w:val="left"/>
        <w:rPr>
          <w:rStyle w:val="Hipercze"/>
        </w:rPr>
      </w:pPr>
      <w:r w:rsidRPr="003A60CE">
        <w:rPr>
          <w:rStyle w:val="Hipercze"/>
          <w:color w:val="auto"/>
          <w:u w:val="none"/>
        </w:rPr>
        <w:t>[14] Algorytm obliczania rankingu ELO</w:t>
      </w:r>
      <w:r>
        <w:rPr>
          <w:rStyle w:val="Hipercze"/>
        </w:rPr>
        <w:t xml:space="preserve">, </w:t>
      </w:r>
      <w:hyperlink r:id="rId77" w:history="1">
        <w:r w:rsidRPr="00797B24">
          <w:rPr>
            <w:rStyle w:val="Hipercze"/>
          </w:rPr>
          <w:t>https://pl.wikipedia.org/wiki/Ranking_Elo_(pi%C5%82ka_no%C5%BCna)</w:t>
        </w:r>
      </w:hyperlink>
    </w:p>
    <w:p w14:paraId="6CB18F14" w14:textId="633C2158" w:rsidR="00B12AC4" w:rsidRDefault="00B12AC4" w:rsidP="00B12AC4">
      <w:pPr>
        <w:pStyle w:val="MojNormalny2"/>
        <w:ind w:firstLine="0"/>
        <w:jc w:val="left"/>
      </w:pPr>
      <w:r w:rsidRPr="003A60CE">
        <w:rPr>
          <w:rStyle w:val="Hipercze"/>
          <w:color w:val="auto"/>
          <w:u w:val="none"/>
        </w:rPr>
        <w:t>[15] Statystyki dotyczące wyników w Ekstraklasie w rundzie wiosennej sezonu 2021/2022,</w:t>
      </w:r>
      <w:r>
        <w:rPr>
          <w:rStyle w:val="Hipercze"/>
        </w:rPr>
        <w:t xml:space="preserve"> </w:t>
      </w:r>
      <w:hyperlink r:id="rId78" w:history="1">
        <w:r w:rsidRPr="009678F7">
          <w:rPr>
            <w:rStyle w:val="Hipercze"/>
          </w:rPr>
          <w:t>http://img.90minut.pl/misc/stats-ekstraklasa-2021-22-wiosna.html</w:t>
        </w:r>
      </w:hyperlink>
    </w:p>
    <w:p w14:paraId="6628ADDE" w14:textId="44767361" w:rsidR="003716A6" w:rsidRDefault="003716A6" w:rsidP="003716A6">
      <w:pPr>
        <w:pStyle w:val="MojNormalny2"/>
        <w:ind w:firstLine="0"/>
        <w:jc w:val="left"/>
        <w:rPr>
          <w:rStyle w:val="czeinternetowe"/>
        </w:rPr>
      </w:pPr>
      <w:r>
        <w:t xml:space="preserve">[16] Prywatny kontakt ze specjalistą od matematycznych analiz piłkarskich, </w:t>
      </w:r>
      <w:hyperlink r:id="rId79" w:history="1">
        <w:r w:rsidRPr="00797B24">
          <w:rPr>
            <w:rStyle w:val="Hipercze"/>
          </w:rPr>
          <w:t>https://twitter.com/pklimek99</w:t>
        </w:r>
      </w:hyperlink>
    </w:p>
    <w:p w14:paraId="0F351F84" w14:textId="6E310D63" w:rsidR="003A60CE" w:rsidRDefault="003A60CE" w:rsidP="003716A6">
      <w:pPr>
        <w:pStyle w:val="MojNormalny2"/>
        <w:ind w:firstLine="0"/>
        <w:jc w:val="left"/>
        <w:rPr>
          <w:rStyle w:val="czeinternetowe"/>
        </w:rPr>
      </w:pPr>
      <w:r w:rsidRPr="003A60CE">
        <w:rPr>
          <w:rStyle w:val="czeinternetowe"/>
          <w:color w:val="auto"/>
          <w:u w:val="none"/>
        </w:rPr>
        <w:t>[17]</w:t>
      </w:r>
      <w:r w:rsidRPr="003A60CE">
        <w:rPr>
          <w:rStyle w:val="czeinternetowe"/>
          <w:color w:val="auto"/>
        </w:rPr>
        <w:t xml:space="preserve"> </w:t>
      </w:r>
      <w:r w:rsidRPr="003A60CE">
        <w:rPr>
          <w:rStyle w:val="czeinternetowe"/>
          <w:color w:val="auto"/>
          <w:u w:val="none"/>
        </w:rPr>
        <w:t>Wyniki spotkań Ekstraklasy</w:t>
      </w:r>
      <w:r w:rsidRPr="003A60CE">
        <w:rPr>
          <w:rStyle w:val="czeinternetowe"/>
          <w:color w:val="auto"/>
        </w:rPr>
        <w:t xml:space="preserve"> </w:t>
      </w:r>
      <w:r w:rsidRPr="003A60CE">
        <w:rPr>
          <w:rStyle w:val="czeinternetowe"/>
        </w:rPr>
        <w:t>https://www.flashscore.com/football/poland/ekstraklasa/results/</w:t>
      </w:r>
    </w:p>
    <w:p w14:paraId="6288212C" w14:textId="04B40EED" w:rsidR="00B23C56" w:rsidRPr="003A60CE" w:rsidRDefault="00445DB1" w:rsidP="003A60CE">
      <w:pPr>
        <w:pStyle w:val="MojNormalny2"/>
        <w:ind w:firstLine="0"/>
        <w:jc w:val="left"/>
        <w:rPr>
          <w:color w:val="0563C1" w:themeColor="hyperlink"/>
          <w:u w:val="single"/>
        </w:rPr>
      </w:pPr>
      <w:r w:rsidRPr="003A60CE">
        <w:rPr>
          <w:rStyle w:val="Hipercze"/>
          <w:color w:val="auto"/>
          <w:u w:val="none"/>
        </w:rPr>
        <w:t>[1</w:t>
      </w:r>
      <w:r w:rsidR="003A60CE" w:rsidRPr="003A60CE">
        <w:rPr>
          <w:rStyle w:val="Hipercze"/>
          <w:color w:val="auto"/>
          <w:u w:val="none"/>
        </w:rPr>
        <w:t>8</w:t>
      </w:r>
      <w:r w:rsidRPr="003A60CE">
        <w:rPr>
          <w:rStyle w:val="Hipercze"/>
          <w:color w:val="auto"/>
          <w:u w:val="none"/>
        </w:rPr>
        <w:t>]</w:t>
      </w:r>
      <w:r w:rsidRPr="003A60CE">
        <w:rPr>
          <w:rStyle w:val="Hipercze"/>
          <w:color w:val="auto"/>
        </w:rPr>
        <w:t xml:space="preserve"> </w:t>
      </w:r>
      <w:r w:rsidRPr="003A60CE">
        <w:rPr>
          <w:rStyle w:val="Hipercze"/>
          <w:color w:val="auto"/>
          <w:u w:val="none"/>
        </w:rPr>
        <w:t>Serwis umożliwiający przeglądanie kursów bukmacherskich, również tych meczy, które już się odbyły</w:t>
      </w:r>
      <w:r>
        <w:rPr>
          <w:rStyle w:val="Hipercze"/>
        </w:rPr>
        <w:t xml:space="preserve">, </w:t>
      </w:r>
      <w:hyperlink r:id="rId80" w:history="1">
        <w:r w:rsidRPr="002D058B">
          <w:rPr>
            <w:rStyle w:val="Hipercze"/>
          </w:rPr>
          <w:t>https://www.oddsportal.com/soccer/poland/ekstraklasa/results/</w:t>
        </w:r>
      </w:hyperlink>
    </w:p>
    <w:p w14:paraId="1F2EF338" w14:textId="34C25ADF" w:rsidR="000017CB" w:rsidRDefault="000017CB" w:rsidP="00143D3A">
      <w:pPr>
        <w:pStyle w:val="MojNormalny2"/>
        <w:tabs>
          <w:tab w:val="left" w:pos="3150"/>
        </w:tabs>
        <w:ind w:firstLine="0"/>
        <w:jc w:val="left"/>
      </w:pPr>
      <w:r>
        <w:t>[</w:t>
      </w:r>
      <w:r w:rsidR="00FD366F">
        <w:t>1</w:t>
      </w:r>
      <w:r w:rsidR="003A60CE">
        <w:t>9</w:t>
      </w:r>
      <w:r>
        <w:t>] Adam Roman, Karolina Zmitrowicz „Testowanie oprogramowania w praktyce: studium przypadków”, 2017</w:t>
      </w:r>
    </w:p>
    <w:p w14:paraId="5B63938A" w14:textId="5684F475" w:rsidR="009E0A85" w:rsidRDefault="00A128AF" w:rsidP="00143D3A">
      <w:pPr>
        <w:pStyle w:val="MojNormalny2"/>
        <w:ind w:firstLine="0"/>
        <w:jc w:val="left"/>
        <w:rPr>
          <w:rStyle w:val="Hipercze"/>
        </w:rPr>
      </w:pPr>
      <w:r>
        <w:t>[</w:t>
      </w:r>
      <w:r w:rsidR="003A60CE">
        <w:t>20</w:t>
      </w:r>
      <w:r>
        <w:t>] Alex MacCaw „Javascript. Aplikacje WWW” Helion, 2021</w:t>
      </w:r>
    </w:p>
    <w:p w14:paraId="608ACE53" w14:textId="77777777" w:rsidR="00A128AF" w:rsidRDefault="00A128AF" w:rsidP="00E91482">
      <w:pPr>
        <w:pStyle w:val="MojNormalny2"/>
        <w:ind w:firstLine="0"/>
        <w:rPr>
          <w:rStyle w:val="Hipercze"/>
        </w:rPr>
      </w:pPr>
    </w:p>
    <w:p w14:paraId="44DA548E" w14:textId="39E17DB1" w:rsidR="009E0A85" w:rsidRDefault="009E0A85" w:rsidP="009E0A85">
      <w:pPr>
        <w:pStyle w:val="MojNormalny2"/>
        <w:ind w:firstLine="0"/>
        <w:rPr>
          <w:rStyle w:val="Hipercze"/>
        </w:rPr>
      </w:pPr>
    </w:p>
    <w:p w14:paraId="2C69F352" w14:textId="66D7273B" w:rsidR="009E0A85" w:rsidRDefault="009E0A85" w:rsidP="009E0A85">
      <w:pPr>
        <w:pStyle w:val="MojNormalny2"/>
        <w:ind w:firstLine="0"/>
        <w:rPr>
          <w:rStyle w:val="Hipercze"/>
        </w:rPr>
      </w:pPr>
    </w:p>
    <w:p w14:paraId="046BC6E7" w14:textId="161FEE73" w:rsidR="009E0A85" w:rsidRDefault="009E0A85" w:rsidP="009E0A85">
      <w:pPr>
        <w:pStyle w:val="MojNormalny2"/>
        <w:ind w:firstLine="0"/>
      </w:pPr>
    </w:p>
    <w:p w14:paraId="35A044CE" w14:textId="3936D9FF" w:rsidR="009E0A85" w:rsidRDefault="009E0A85" w:rsidP="00C327FF">
      <w:pPr>
        <w:pStyle w:val="MojNormalny2"/>
        <w:ind w:firstLine="0"/>
        <w:rPr>
          <w:rStyle w:val="Hipercze"/>
        </w:rPr>
      </w:pPr>
    </w:p>
    <w:p w14:paraId="6DAE80C2" w14:textId="08118EFF" w:rsidR="00C327FF" w:rsidRDefault="00C327FF" w:rsidP="00C327FF">
      <w:pPr>
        <w:pStyle w:val="MojNormalny2"/>
        <w:ind w:firstLine="0"/>
        <w:rPr>
          <w:rStyle w:val="Hipercze"/>
        </w:rPr>
      </w:pPr>
    </w:p>
    <w:p w14:paraId="1C19FA95" w14:textId="4FA301C7" w:rsidR="00C327FF" w:rsidRDefault="00C327FF" w:rsidP="00541943">
      <w:pPr>
        <w:pStyle w:val="MojNormalny2"/>
        <w:ind w:firstLine="0"/>
      </w:pPr>
    </w:p>
    <w:p w14:paraId="739D64C8" w14:textId="77777777" w:rsidR="00C327FF" w:rsidRDefault="00C327FF" w:rsidP="00541943">
      <w:pPr>
        <w:pStyle w:val="MojNormalny2"/>
        <w:ind w:firstLine="0"/>
      </w:pPr>
    </w:p>
    <w:p w14:paraId="58C3CFBB" w14:textId="2943A41B" w:rsidR="006A6168" w:rsidRPr="00435688" w:rsidRDefault="006A6168" w:rsidP="00541943">
      <w:pPr>
        <w:pStyle w:val="MojNormalny2"/>
        <w:ind w:firstLine="0"/>
        <w:rPr>
          <w:b/>
          <w:bCs/>
          <w:color w:val="000000" w:themeColor="text1"/>
          <w:sz w:val="36"/>
          <w:szCs w:val="36"/>
        </w:rPr>
      </w:pPr>
    </w:p>
    <w:sectPr w:rsidR="006A6168" w:rsidRPr="00435688" w:rsidSect="0085336F">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B13BF" w14:textId="77777777" w:rsidR="00631CFF" w:rsidRDefault="00631CFF" w:rsidP="00D95BF0">
      <w:pPr>
        <w:spacing w:after="0" w:line="240" w:lineRule="auto"/>
      </w:pPr>
      <w:r>
        <w:separator/>
      </w:r>
    </w:p>
  </w:endnote>
  <w:endnote w:type="continuationSeparator" w:id="0">
    <w:p w14:paraId="3F25B9C3" w14:textId="77777777" w:rsidR="00631CFF" w:rsidRDefault="00631CFF"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C6B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2F53CBE" w14:textId="77777777" w:rsidR="00E947C2" w:rsidRDefault="00E947C2">
    <w:pPr>
      <w:spacing w:after="0"/>
    </w:pPr>
    <w:r>
      <w:rPr>
        <w:rFonts w:eastAsia="Calibri" w:cs="Calibri"/>
        <w:sz w:val="2"/>
      </w:rPr>
      <w:t xml:space="preserve"> </w:t>
    </w: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C0EE9" w14:textId="77777777" w:rsidR="00631CFF" w:rsidRDefault="00631CFF" w:rsidP="00D95BF0">
      <w:pPr>
        <w:spacing w:after="0" w:line="240" w:lineRule="auto"/>
      </w:pPr>
      <w:r>
        <w:separator/>
      </w:r>
    </w:p>
  </w:footnote>
  <w:footnote w:type="continuationSeparator" w:id="0">
    <w:p w14:paraId="1F1F9DC8" w14:textId="77777777" w:rsidR="00631CFF" w:rsidRDefault="00631CFF"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xmlns:a="http://schemas.openxmlformats.org/drawingml/2006/main">
          <w:pict w14:anchorId="467D19E5">
            <v:group id="Group 15333" style="position:absolute;margin-left:525pt;margin-top:18.75pt;width:56.65pt;height:53.85pt;z-index:251659264;mso-position-horizontal-relative:page;mso-position-vertical-relative:page" coordsize="7197,6842" o:spid="_x0000_s1026" w14:anchorId="264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v:stroke miterlimit="83231f" joinstyle="miter"/>
                <v:path textboxrect="0,0,719714,684201" arrowok="t"/>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v:stroke miterlimit="83231f" joinstyle="miter"/>
                <v:path textboxrect="0,0,346946,256932" arrowok="t"/>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v:stroke miterlimit="83231f" joinstyle="miter"/>
                <v:path textboxrect="0,0,16663,9950" arrowok="t"/>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v:stroke miterlimit="83231f" joinstyle="miter"/>
                <v:path textboxrect="0,0,195021,256932" arrowok="t"/>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ba Fa">
    <w15:presenceInfo w15:providerId="Windows Live" w15:userId="93f611e48be3d8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496A"/>
    <w:rsid w:val="00005840"/>
    <w:rsid w:val="0001038A"/>
    <w:rsid w:val="00012021"/>
    <w:rsid w:val="00021851"/>
    <w:rsid w:val="00021EB0"/>
    <w:rsid w:val="000244FD"/>
    <w:rsid w:val="000269A1"/>
    <w:rsid w:val="00031253"/>
    <w:rsid w:val="00034D4B"/>
    <w:rsid w:val="00050E9D"/>
    <w:rsid w:val="00054A7A"/>
    <w:rsid w:val="00055FF6"/>
    <w:rsid w:val="0006555B"/>
    <w:rsid w:val="000706CD"/>
    <w:rsid w:val="00074B75"/>
    <w:rsid w:val="00076DFA"/>
    <w:rsid w:val="000910DA"/>
    <w:rsid w:val="00091EC7"/>
    <w:rsid w:val="00096C11"/>
    <w:rsid w:val="000A4EA8"/>
    <w:rsid w:val="000B0519"/>
    <w:rsid w:val="000B0D71"/>
    <w:rsid w:val="000B2191"/>
    <w:rsid w:val="000B47BA"/>
    <w:rsid w:val="000B51CD"/>
    <w:rsid w:val="000C13E8"/>
    <w:rsid w:val="000D3FB2"/>
    <w:rsid w:val="000D5A7E"/>
    <w:rsid w:val="000D6622"/>
    <w:rsid w:val="000E23BA"/>
    <w:rsid w:val="000E30FF"/>
    <w:rsid w:val="000E4162"/>
    <w:rsid w:val="000E45F6"/>
    <w:rsid w:val="000E6E42"/>
    <w:rsid w:val="000F1653"/>
    <w:rsid w:val="000F2355"/>
    <w:rsid w:val="000F2462"/>
    <w:rsid w:val="000F275B"/>
    <w:rsid w:val="000F3141"/>
    <w:rsid w:val="001017F7"/>
    <w:rsid w:val="0010792B"/>
    <w:rsid w:val="0011633E"/>
    <w:rsid w:val="00121657"/>
    <w:rsid w:val="001224AC"/>
    <w:rsid w:val="00124527"/>
    <w:rsid w:val="001336FF"/>
    <w:rsid w:val="001424EA"/>
    <w:rsid w:val="00143D3A"/>
    <w:rsid w:val="00143FCF"/>
    <w:rsid w:val="00144978"/>
    <w:rsid w:val="00145086"/>
    <w:rsid w:val="001532F2"/>
    <w:rsid w:val="001569F0"/>
    <w:rsid w:val="00163782"/>
    <w:rsid w:val="00164C62"/>
    <w:rsid w:val="00165433"/>
    <w:rsid w:val="00172EAA"/>
    <w:rsid w:val="00175A14"/>
    <w:rsid w:val="00175ADF"/>
    <w:rsid w:val="00187B9A"/>
    <w:rsid w:val="0019123A"/>
    <w:rsid w:val="001917AE"/>
    <w:rsid w:val="001A208B"/>
    <w:rsid w:val="001A569E"/>
    <w:rsid w:val="001E04D6"/>
    <w:rsid w:val="001E553D"/>
    <w:rsid w:val="001E7367"/>
    <w:rsid w:val="001F0FF2"/>
    <w:rsid w:val="001F1040"/>
    <w:rsid w:val="001F3FCF"/>
    <w:rsid w:val="00201796"/>
    <w:rsid w:val="0020420B"/>
    <w:rsid w:val="00213E34"/>
    <w:rsid w:val="00222D7F"/>
    <w:rsid w:val="00237E94"/>
    <w:rsid w:val="00240D71"/>
    <w:rsid w:val="002420F2"/>
    <w:rsid w:val="002457A2"/>
    <w:rsid w:val="00246641"/>
    <w:rsid w:val="002667D1"/>
    <w:rsid w:val="002670A5"/>
    <w:rsid w:val="00267365"/>
    <w:rsid w:val="00267892"/>
    <w:rsid w:val="0027353A"/>
    <w:rsid w:val="00273F98"/>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7BC0"/>
    <w:rsid w:val="002E247C"/>
    <w:rsid w:val="002E48F6"/>
    <w:rsid w:val="002E782A"/>
    <w:rsid w:val="0030102B"/>
    <w:rsid w:val="003136BC"/>
    <w:rsid w:val="00317FC7"/>
    <w:rsid w:val="0032245A"/>
    <w:rsid w:val="0033054C"/>
    <w:rsid w:val="0033235B"/>
    <w:rsid w:val="00335985"/>
    <w:rsid w:val="0033631B"/>
    <w:rsid w:val="00340EF4"/>
    <w:rsid w:val="0034455E"/>
    <w:rsid w:val="00352DB7"/>
    <w:rsid w:val="00364696"/>
    <w:rsid w:val="00367B71"/>
    <w:rsid w:val="00367EF4"/>
    <w:rsid w:val="003716A6"/>
    <w:rsid w:val="003727FE"/>
    <w:rsid w:val="00373395"/>
    <w:rsid w:val="003733B3"/>
    <w:rsid w:val="00374C19"/>
    <w:rsid w:val="00376C78"/>
    <w:rsid w:val="003819A7"/>
    <w:rsid w:val="003902DC"/>
    <w:rsid w:val="00394E74"/>
    <w:rsid w:val="003975C6"/>
    <w:rsid w:val="003A2CBC"/>
    <w:rsid w:val="003A3545"/>
    <w:rsid w:val="003A60CE"/>
    <w:rsid w:val="003A7E87"/>
    <w:rsid w:val="003B0E53"/>
    <w:rsid w:val="003B6D6F"/>
    <w:rsid w:val="003C5AB6"/>
    <w:rsid w:val="003D526B"/>
    <w:rsid w:val="003D7764"/>
    <w:rsid w:val="003E2317"/>
    <w:rsid w:val="003E34F3"/>
    <w:rsid w:val="003F1E42"/>
    <w:rsid w:val="003F65CC"/>
    <w:rsid w:val="00401F1D"/>
    <w:rsid w:val="00411771"/>
    <w:rsid w:val="00421375"/>
    <w:rsid w:val="00432010"/>
    <w:rsid w:val="0043355F"/>
    <w:rsid w:val="00435688"/>
    <w:rsid w:val="00442F06"/>
    <w:rsid w:val="00445DB1"/>
    <w:rsid w:val="00451766"/>
    <w:rsid w:val="004537DC"/>
    <w:rsid w:val="00461124"/>
    <w:rsid w:val="00464212"/>
    <w:rsid w:val="00464C1F"/>
    <w:rsid w:val="00471DA7"/>
    <w:rsid w:val="004800F7"/>
    <w:rsid w:val="00481F89"/>
    <w:rsid w:val="00494810"/>
    <w:rsid w:val="004A1909"/>
    <w:rsid w:val="004A2153"/>
    <w:rsid w:val="004A2B69"/>
    <w:rsid w:val="004B2594"/>
    <w:rsid w:val="004B7270"/>
    <w:rsid w:val="004C2FE9"/>
    <w:rsid w:val="004C7101"/>
    <w:rsid w:val="004D1BF0"/>
    <w:rsid w:val="004D225F"/>
    <w:rsid w:val="004E0563"/>
    <w:rsid w:val="004E4053"/>
    <w:rsid w:val="005010B9"/>
    <w:rsid w:val="00501865"/>
    <w:rsid w:val="0050294D"/>
    <w:rsid w:val="00523DEE"/>
    <w:rsid w:val="00524BEB"/>
    <w:rsid w:val="00533A78"/>
    <w:rsid w:val="00540482"/>
    <w:rsid w:val="00541943"/>
    <w:rsid w:val="00547449"/>
    <w:rsid w:val="00550E9D"/>
    <w:rsid w:val="00553669"/>
    <w:rsid w:val="00555905"/>
    <w:rsid w:val="00562703"/>
    <w:rsid w:val="00564B96"/>
    <w:rsid w:val="005673A3"/>
    <w:rsid w:val="00570ED7"/>
    <w:rsid w:val="0057267B"/>
    <w:rsid w:val="00586748"/>
    <w:rsid w:val="00590C0C"/>
    <w:rsid w:val="0059462E"/>
    <w:rsid w:val="005B3734"/>
    <w:rsid w:val="005B723E"/>
    <w:rsid w:val="005C4115"/>
    <w:rsid w:val="005C4F08"/>
    <w:rsid w:val="005C7CFB"/>
    <w:rsid w:val="005D1260"/>
    <w:rsid w:val="005E70B0"/>
    <w:rsid w:val="005E7BE9"/>
    <w:rsid w:val="005F18F9"/>
    <w:rsid w:val="005F27FB"/>
    <w:rsid w:val="005F46DD"/>
    <w:rsid w:val="005F4971"/>
    <w:rsid w:val="00610D86"/>
    <w:rsid w:val="00616BAE"/>
    <w:rsid w:val="00617D23"/>
    <w:rsid w:val="0062181D"/>
    <w:rsid w:val="00622535"/>
    <w:rsid w:val="00631CFF"/>
    <w:rsid w:val="00646412"/>
    <w:rsid w:val="00646F58"/>
    <w:rsid w:val="00662706"/>
    <w:rsid w:val="006628E2"/>
    <w:rsid w:val="00662B92"/>
    <w:rsid w:val="00664A7D"/>
    <w:rsid w:val="00671DF8"/>
    <w:rsid w:val="006721D1"/>
    <w:rsid w:val="00673B8C"/>
    <w:rsid w:val="006814A4"/>
    <w:rsid w:val="00684572"/>
    <w:rsid w:val="006913DD"/>
    <w:rsid w:val="006A4AF4"/>
    <w:rsid w:val="006A57D6"/>
    <w:rsid w:val="006A6168"/>
    <w:rsid w:val="006A651F"/>
    <w:rsid w:val="006B74F2"/>
    <w:rsid w:val="006C2CD0"/>
    <w:rsid w:val="006C63AE"/>
    <w:rsid w:val="006D09A0"/>
    <w:rsid w:val="006D6768"/>
    <w:rsid w:val="006E0874"/>
    <w:rsid w:val="006F3D53"/>
    <w:rsid w:val="00725C84"/>
    <w:rsid w:val="007312D1"/>
    <w:rsid w:val="00734070"/>
    <w:rsid w:val="00742603"/>
    <w:rsid w:val="00743DD9"/>
    <w:rsid w:val="007443E7"/>
    <w:rsid w:val="00745650"/>
    <w:rsid w:val="00747253"/>
    <w:rsid w:val="00747295"/>
    <w:rsid w:val="007472B6"/>
    <w:rsid w:val="007506FE"/>
    <w:rsid w:val="00750B7A"/>
    <w:rsid w:val="00755377"/>
    <w:rsid w:val="00763DC5"/>
    <w:rsid w:val="00764647"/>
    <w:rsid w:val="00764DB8"/>
    <w:rsid w:val="007701CE"/>
    <w:rsid w:val="007707B5"/>
    <w:rsid w:val="00770D8B"/>
    <w:rsid w:val="0077176C"/>
    <w:rsid w:val="00772BA5"/>
    <w:rsid w:val="00776689"/>
    <w:rsid w:val="007A30A3"/>
    <w:rsid w:val="007B0A94"/>
    <w:rsid w:val="007B1012"/>
    <w:rsid w:val="007D7ED6"/>
    <w:rsid w:val="007E57BF"/>
    <w:rsid w:val="007F34F6"/>
    <w:rsid w:val="00801614"/>
    <w:rsid w:val="008027F5"/>
    <w:rsid w:val="0080544F"/>
    <w:rsid w:val="00806158"/>
    <w:rsid w:val="00806586"/>
    <w:rsid w:val="00806CA5"/>
    <w:rsid w:val="00813B29"/>
    <w:rsid w:val="00816F70"/>
    <w:rsid w:val="00825DE9"/>
    <w:rsid w:val="008313EB"/>
    <w:rsid w:val="00832E2D"/>
    <w:rsid w:val="00844015"/>
    <w:rsid w:val="00846074"/>
    <w:rsid w:val="0085336F"/>
    <w:rsid w:val="00853E53"/>
    <w:rsid w:val="008664A7"/>
    <w:rsid w:val="0087517F"/>
    <w:rsid w:val="00877661"/>
    <w:rsid w:val="00884A2A"/>
    <w:rsid w:val="00886280"/>
    <w:rsid w:val="00886F83"/>
    <w:rsid w:val="00891F48"/>
    <w:rsid w:val="008A2CE5"/>
    <w:rsid w:val="008B0B0A"/>
    <w:rsid w:val="008B503B"/>
    <w:rsid w:val="008B7A03"/>
    <w:rsid w:val="008C024B"/>
    <w:rsid w:val="008C07DB"/>
    <w:rsid w:val="008C198E"/>
    <w:rsid w:val="008C2CBC"/>
    <w:rsid w:val="008C3110"/>
    <w:rsid w:val="008C40A8"/>
    <w:rsid w:val="008C7F2A"/>
    <w:rsid w:val="008D1D0D"/>
    <w:rsid w:val="008D3293"/>
    <w:rsid w:val="008E305A"/>
    <w:rsid w:val="008E7C27"/>
    <w:rsid w:val="008F70DB"/>
    <w:rsid w:val="00900FFE"/>
    <w:rsid w:val="009051CC"/>
    <w:rsid w:val="009110A8"/>
    <w:rsid w:val="009166A9"/>
    <w:rsid w:val="00921BD2"/>
    <w:rsid w:val="00924C9D"/>
    <w:rsid w:val="00935325"/>
    <w:rsid w:val="00936A1A"/>
    <w:rsid w:val="00937080"/>
    <w:rsid w:val="00946B94"/>
    <w:rsid w:val="0095217D"/>
    <w:rsid w:val="00953164"/>
    <w:rsid w:val="00954288"/>
    <w:rsid w:val="00956EB1"/>
    <w:rsid w:val="009571CC"/>
    <w:rsid w:val="009678F7"/>
    <w:rsid w:val="00970EB2"/>
    <w:rsid w:val="00987E61"/>
    <w:rsid w:val="00992B9D"/>
    <w:rsid w:val="0099490A"/>
    <w:rsid w:val="009B0BE0"/>
    <w:rsid w:val="009B5DA8"/>
    <w:rsid w:val="009C053D"/>
    <w:rsid w:val="009C3957"/>
    <w:rsid w:val="009D5C65"/>
    <w:rsid w:val="009D7962"/>
    <w:rsid w:val="009E0A85"/>
    <w:rsid w:val="009E2800"/>
    <w:rsid w:val="009E3056"/>
    <w:rsid w:val="009E4D8B"/>
    <w:rsid w:val="009F016F"/>
    <w:rsid w:val="009F2F5C"/>
    <w:rsid w:val="009F3513"/>
    <w:rsid w:val="009F67B6"/>
    <w:rsid w:val="00A00656"/>
    <w:rsid w:val="00A01FF6"/>
    <w:rsid w:val="00A0509C"/>
    <w:rsid w:val="00A07D7A"/>
    <w:rsid w:val="00A10344"/>
    <w:rsid w:val="00A128AF"/>
    <w:rsid w:val="00A16BC9"/>
    <w:rsid w:val="00A22932"/>
    <w:rsid w:val="00A3272A"/>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E66F3"/>
    <w:rsid w:val="00AF6879"/>
    <w:rsid w:val="00B028BA"/>
    <w:rsid w:val="00B1110D"/>
    <w:rsid w:val="00B12AC4"/>
    <w:rsid w:val="00B12ECA"/>
    <w:rsid w:val="00B15AF3"/>
    <w:rsid w:val="00B23C56"/>
    <w:rsid w:val="00B27A27"/>
    <w:rsid w:val="00B3264A"/>
    <w:rsid w:val="00B52FAA"/>
    <w:rsid w:val="00B542BD"/>
    <w:rsid w:val="00B55386"/>
    <w:rsid w:val="00B61EB8"/>
    <w:rsid w:val="00B71772"/>
    <w:rsid w:val="00B8186E"/>
    <w:rsid w:val="00B851E2"/>
    <w:rsid w:val="00B94741"/>
    <w:rsid w:val="00B974A2"/>
    <w:rsid w:val="00BA4016"/>
    <w:rsid w:val="00BC1154"/>
    <w:rsid w:val="00BC4FBC"/>
    <w:rsid w:val="00BC63D5"/>
    <w:rsid w:val="00BD060F"/>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4A4A"/>
    <w:rsid w:val="00CA5793"/>
    <w:rsid w:val="00CA6650"/>
    <w:rsid w:val="00CA754D"/>
    <w:rsid w:val="00CB54DA"/>
    <w:rsid w:val="00CB5D6E"/>
    <w:rsid w:val="00CB5EF6"/>
    <w:rsid w:val="00CB7FBF"/>
    <w:rsid w:val="00CC7F51"/>
    <w:rsid w:val="00CD188A"/>
    <w:rsid w:val="00CE76B7"/>
    <w:rsid w:val="00CF30D5"/>
    <w:rsid w:val="00CF6850"/>
    <w:rsid w:val="00CF6B0D"/>
    <w:rsid w:val="00D041DD"/>
    <w:rsid w:val="00D046B8"/>
    <w:rsid w:val="00D05000"/>
    <w:rsid w:val="00D12361"/>
    <w:rsid w:val="00D125D1"/>
    <w:rsid w:val="00D219AD"/>
    <w:rsid w:val="00D23B4F"/>
    <w:rsid w:val="00D2489B"/>
    <w:rsid w:val="00D24BD9"/>
    <w:rsid w:val="00D42200"/>
    <w:rsid w:val="00D4261D"/>
    <w:rsid w:val="00D42F1E"/>
    <w:rsid w:val="00D44264"/>
    <w:rsid w:val="00D51742"/>
    <w:rsid w:val="00D550CA"/>
    <w:rsid w:val="00D56D5E"/>
    <w:rsid w:val="00D57D26"/>
    <w:rsid w:val="00D600F0"/>
    <w:rsid w:val="00D8403B"/>
    <w:rsid w:val="00D86992"/>
    <w:rsid w:val="00D90E27"/>
    <w:rsid w:val="00D94611"/>
    <w:rsid w:val="00D9470A"/>
    <w:rsid w:val="00D95BF0"/>
    <w:rsid w:val="00DC2777"/>
    <w:rsid w:val="00DC2EC7"/>
    <w:rsid w:val="00DC5725"/>
    <w:rsid w:val="00DC640B"/>
    <w:rsid w:val="00DD0B6D"/>
    <w:rsid w:val="00DD7752"/>
    <w:rsid w:val="00E100CB"/>
    <w:rsid w:val="00E14A1F"/>
    <w:rsid w:val="00E22792"/>
    <w:rsid w:val="00E25620"/>
    <w:rsid w:val="00E266C9"/>
    <w:rsid w:val="00E41B9B"/>
    <w:rsid w:val="00E42E68"/>
    <w:rsid w:val="00E46B6A"/>
    <w:rsid w:val="00E47A81"/>
    <w:rsid w:val="00E52A8A"/>
    <w:rsid w:val="00E573AD"/>
    <w:rsid w:val="00E60DC2"/>
    <w:rsid w:val="00E60ED3"/>
    <w:rsid w:val="00E65E28"/>
    <w:rsid w:val="00E66A51"/>
    <w:rsid w:val="00E71AAF"/>
    <w:rsid w:val="00E770B3"/>
    <w:rsid w:val="00E77321"/>
    <w:rsid w:val="00E8652B"/>
    <w:rsid w:val="00E91482"/>
    <w:rsid w:val="00E947C2"/>
    <w:rsid w:val="00EA6397"/>
    <w:rsid w:val="00EA76B6"/>
    <w:rsid w:val="00EB14F9"/>
    <w:rsid w:val="00EB3BA4"/>
    <w:rsid w:val="00EB4514"/>
    <w:rsid w:val="00EB4DBF"/>
    <w:rsid w:val="00EB6E3C"/>
    <w:rsid w:val="00EC06FA"/>
    <w:rsid w:val="00EC0F2C"/>
    <w:rsid w:val="00EC49E6"/>
    <w:rsid w:val="00EC5202"/>
    <w:rsid w:val="00EC6D00"/>
    <w:rsid w:val="00ED1661"/>
    <w:rsid w:val="00EE1B08"/>
    <w:rsid w:val="00EE2427"/>
    <w:rsid w:val="00EE2599"/>
    <w:rsid w:val="00EE3996"/>
    <w:rsid w:val="00EE4B3A"/>
    <w:rsid w:val="00F10C9E"/>
    <w:rsid w:val="00F10F40"/>
    <w:rsid w:val="00F1245E"/>
    <w:rsid w:val="00F15AE5"/>
    <w:rsid w:val="00F20133"/>
    <w:rsid w:val="00F25AA5"/>
    <w:rsid w:val="00F2797C"/>
    <w:rsid w:val="00F3792A"/>
    <w:rsid w:val="00F425E5"/>
    <w:rsid w:val="00F45E46"/>
    <w:rsid w:val="00F5114F"/>
    <w:rsid w:val="00F55A3A"/>
    <w:rsid w:val="00F57322"/>
    <w:rsid w:val="00F60C78"/>
    <w:rsid w:val="00F627AD"/>
    <w:rsid w:val="00F66B35"/>
    <w:rsid w:val="00F75EE9"/>
    <w:rsid w:val="00F766CC"/>
    <w:rsid w:val="00F8792D"/>
    <w:rsid w:val="00F90749"/>
    <w:rsid w:val="00F92F41"/>
    <w:rsid w:val="00FA102F"/>
    <w:rsid w:val="00FA3851"/>
    <w:rsid w:val="00FA5875"/>
    <w:rsid w:val="00FC057C"/>
    <w:rsid w:val="00FC206A"/>
    <w:rsid w:val="00FC2C70"/>
    <w:rsid w:val="00FC38DF"/>
    <w:rsid w:val="00FD16DD"/>
    <w:rsid w:val="00FD366F"/>
    <w:rsid w:val="00FE1A87"/>
    <w:rsid w:val="00FF517B"/>
    <w:rsid w:val="00FF7A87"/>
    <w:rsid w:val="5FAFE4D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90minut.pl/mecz.php?id_mecz=167784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90minut.pl/mecz.php?id_mecz=1677743" TargetMode="External"/><Relationship Id="rId47" Type="http://schemas.openxmlformats.org/officeDocument/2006/relationships/hyperlink" Target="http://www.90minut.pl/mecz.php?id_mecz=1677667"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transfery.info/aktualnosci/mistrzostwa-swiata-tvp-pochwalilo-sie-wynikami-ogladalnosci-meczu-polska-argentyna-sa-rekordy/176688" TargetMode="External"/><Relationship Id="rId76" Type="http://schemas.openxmlformats.org/officeDocument/2006/relationships/hyperlink" Target="http://www.90minut.pl/stats.php?id=12330" TargetMode="External"/><Relationship Id="rId7" Type="http://schemas.openxmlformats.org/officeDocument/2006/relationships/endnotes" Target="endnotes.xml"/><Relationship Id="rId71" Type="http://schemas.openxmlformats.org/officeDocument/2006/relationships/hyperlink" Target="https://www.transfermarkt.pl/statistik/5jahreswertun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90minut.pl/mecz.php?id_mecz=1677625" TargetMode="External"/><Relationship Id="rId45" Type="http://schemas.openxmlformats.org/officeDocument/2006/relationships/hyperlink" Target="http://www.90minut.pl/mecz.php?id_mecz=1677693"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eprogresja.pl/statystyki/pilkarskie/remisy_w_ligach/" TargetMode="External"/><Relationship Id="rId79" Type="http://schemas.openxmlformats.org/officeDocument/2006/relationships/hyperlink" Target="https://twitter.com/pklimek99"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90minut.pl/mecz.php?id_mecz=1677672"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legalbuk.pl/jak-dzialaja-kursy-bukmacherskie/" TargetMode="External"/><Relationship Id="rId78" Type="http://schemas.openxmlformats.org/officeDocument/2006/relationships/hyperlink" Target="http://img.90minut.pl/misc/stats-ekstraklasa-2021-22-wiosna.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90minut.pl/mecz.php?id_mecz=1677642" TargetMode="External"/><Relationship Id="rId48" Type="http://schemas.openxmlformats.org/officeDocument/2006/relationships/hyperlink" Target="http://www.90minut.pl/mecz.php?id_mecz=1677843"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arc.com.pl/juz-jest-najnowszy-raport-sponsoring-monitor/" TargetMode="External"/><Relationship Id="rId77" Type="http://schemas.openxmlformats.org/officeDocument/2006/relationships/hyperlink" Target="https://pl.wikipedia.org/wiki/Ranking_Elo_(pi%C5%82ka_no%C5%BCn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fmdataba.com/21/l/2613/premier-league/best-players/" TargetMode="External"/><Relationship Id="rId80" Type="http://schemas.openxmlformats.org/officeDocument/2006/relationships/hyperlink" Target="https://www.oddsportal.com/soccer/poland/ekstraklasa/resul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witter.com/pklimek99" TargetMode="External"/><Relationship Id="rId46" Type="http://schemas.openxmlformats.org/officeDocument/2006/relationships/hyperlink" Target="http://www.90minut.pl/mecz.php?id_mecz=1677733" TargetMode="External"/><Relationship Id="rId59" Type="http://schemas.openxmlformats.org/officeDocument/2006/relationships/image" Target="media/image34.png"/><Relationship Id="rId67" Type="http://schemas.openxmlformats.org/officeDocument/2006/relationships/hyperlink" Target="https://sportowefakty.wp.pl/pilka-nozna/558431/200-tys-kibicow-na-meczu-pilkarskim-oto-spotkania-z-najwieksza-liczba-widzow" TargetMode="External"/><Relationship Id="rId20" Type="http://schemas.openxmlformats.org/officeDocument/2006/relationships/image" Target="media/image6.png"/><Relationship Id="rId41" Type="http://schemas.openxmlformats.org/officeDocument/2006/relationships/hyperlink" Target="http://www.90minut.pl/mecz.php?id_mecz=1677575"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futhead.com/21/players/?level=all_nif&amp;league=13&amp;club=all&amp;bin_platform=ps" TargetMode="External"/><Relationship Id="rId75" Type="http://schemas.openxmlformats.org/officeDocument/2006/relationships/hyperlink" Target="https://eloratings.ne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57</Pages>
  <Words>9600</Words>
  <Characters>57600</Characters>
  <Application>Microsoft Office Word</Application>
  <DocSecurity>0</DocSecurity>
  <Lines>480</Lines>
  <Paragraphs>134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6</cp:revision>
  <cp:lastPrinted>2023-03-08T10:53:00Z</cp:lastPrinted>
  <dcterms:created xsi:type="dcterms:W3CDTF">2023-03-16T10:05:00Z</dcterms:created>
  <dcterms:modified xsi:type="dcterms:W3CDTF">2023-03-19T23:15:00Z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