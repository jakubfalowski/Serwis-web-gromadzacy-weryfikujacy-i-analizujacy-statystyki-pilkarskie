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Fałowski</w:t>
      </w:r>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Bidi"/>
              <w:sz w:val="22"/>
              <w:szCs w:val="22"/>
              <w:lang w:eastAsia="en-US"/>
            </w:rPr>
            <w:id w:val="862405634"/>
            <w:docPartObj>
              <w:docPartGallery w:val="Table of Contents"/>
              <w:docPartUnique/>
            </w:docPartObj>
          </w:sdtPr>
          <w:sdtContent>
            <w:p w14:paraId="27CBB9D7" w14:textId="71031543" w:rsidR="00CA4A4A" w:rsidRPr="00D57D26" w:rsidRDefault="00CA4A4A" w:rsidP="00CA4A4A">
              <w:pPr>
                <w:pStyle w:val="Nagwekspisutreci"/>
                <w:rPr>
                  <w:rFonts w:asciiTheme="minorHAnsi" w:eastAsiaTheme="minorHAnsi" w:hAnsiTheme="minorHAnsi" w:cstheme="minorBidi"/>
                  <w:sz w:val="22"/>
                  <w:szCs w:val="22"/>
                  <w:lang w:eastAsia="en-US"/>
                </w:rPr>
              </w:pPr>
              <w:r>
                <w:t>Spis treści</w:t>
              </w:r>
            </w:p>
            <w:p w14:paraId="4DA52E4B" w14:textId="77777777" w:rsidR="00CA4A4A" w:rsidRDefault="00CA4A4A" w:rsidP="00CA4A4A">
              <w:pPr>
                <w:rPr>
                  <w:rFonts w:cstheme="minorHAnsi"/>
                </w:rPr>
              </w:pPr>
            </w:p>
            <w:p w14:paraId="54EDCE22" w14:textId="77777777" w:rsidR="00CA4A4A" w:rsidRDefault="00CA4A4A" w:rsidP="00CA4A4A">
              <w:pPr>
                <w:rPr>
                  <w:rFonts w:cstheme="minorHAnsi"/>
                  <w:b/>
                  <w:bCs/>
                  <w:sz w:val="28"/>
                  <w:szCs w:val="28"/>
                  <w:lang w:eastAsia="pl-PL"/>
                </w:rPr>
              </w:pPr>
              <w:r>
                <w:rPr>
                  <w:rFonts w:cstheme="minorHAnsi"/>
                  <w:b/>
                  <w:bCs/>
                  <w:sz w:val="28"/>
                  <w:szCs w:val="28"/>
                  <w:lang w:eastAsia="pl-PL"/>
                </w:rPr>
                <w:t xml:space="preserve">1    Wstęp </w:t>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t xml:space="preserve">      4</w:t>
              </w:r>
            </w:p>
            <w:p w14:paraId="4209D4DB" w14:textId="77777777" w:rsidR="00CA4A4A" w:rsidRDefault="00CA4A4A" w:rsidP="00CA4A4A">
              <w:pPr>
                <w:pStyle w:val="Akapitzlist"/>
                <w:numPr>
                  <w:ilvl w:val="1"/>
                  <w:numId w:val="2"/>
                </w:numPr>
                <w:rPr>
                  <w:rFonts w:asciiTheme="minorHAnsi" w:hAnsiTheme="minorHAnsi" w:cstheme="minorHAnsi"/>
                  <w:lang w:eastAsia="pl-PL"/>
                </w:rPr>
              </w:pPr>
              <w:bookmarkStart w:id="0" w:name="_Ref125387219"/>
              <w:r>
                <w:rPr>
                  <w:rFonts w:asciiTheme="minorHAnsi" w:hAnsiTheme="minorHAnsi" w:cstheme="minorHAnsi"/>
                  <w:lang w:eastAsia="pl-PL"/>
                </w:rPr>
                <w:t>Interesariusze</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bookmarkEnd w:id="0"/>
            </w:p>
            <w:p w14:paraId="0E379B9F" w14:textId="77777777" w:rsidR="00CA4A4A" w:rsidRDefault="00CA4A4A" w:rsidP="00CA4A4A">
              <w:pPr>
                <w:pStyle w:val="Akapitzlist"/>
                <w:numPr>
                  <w:ilvl w:val="1"/>
                  <w:numId w:val="2"/>
                </w:numPr>
                <w:rPr>
                  <w:rFonts w:asciiTheme="minorHAnsi" w:hAnsiTheme="minorHAnsi" w:cstheme="minorHAnsi"/>
                  <w:lang w:eastAsia="pl-PL"/>
                </w:rPr>
              </w:pPr>
              <w:r w:rsidRPr="00A01FF6">
                <w:rPr>
                  <w:rFonts w:cstheme="minorHAnsi"/>
                  <w:lang w:eastAsia="pl-PL"/>
                </w:rPr>
                <w:t>Cel i założenia projektu</w:t>
              </w:r>
              <w:r w:rsidRPr="00A01FF6">
                <w:rPr>
                  <w:rFonts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p>
            <w:p w14:paraId="0659CFDF" w14:textId="1436FE63" w:rsidR="00CA4A4A" w:rsidRPr="007A3C27" w:rsidRDefault="00CA4A4A" w:rsidP="00CA4A4A">
              <w:pPr>
                <w:pStyle w:val="Akapitzlist"/>
                <w:numPr>
                  <w:ilvl w:val="1"/>
                  <w:numId w:val="2"/>
                </w:numPr>
                <w:rPr>
                  <w:rFonts w:cstheme="minorHAnsi"/>
                  <w:lang w:eastAsia="pl-PL"/>
                </w:rPr>
              </w:pPr>
              <w:r>
                <w:rPr>
                  <w:rFonts w:asciiTheme="minorHAnsi" w:hAnsiTheme="minorHAnsi" w:cstheme="minorHAnsi"/>
                  <w:lang w:eastAsia="pl-PL"/>
                </w:rPr>
                <w:t>Technologie użyte w aplikacji</w:t>
              </w:r>
              <w:r>
                <w:rPr>
                  <w:rFonts w:asciiTheme="minorHAnsi" w:hAnsiTheme="minorHAnsi" w:cstheme="minorHAnsi"/>
                  <w:b/>
                  <w:bCs/>
                  <w:color w:val="0070C0"/>
                  <w:lang w:eastAsia="pl-PL"/>
                </w:rPr>
                <w:tab/>
              </w:r>
              <w:r>
                <w:rPr>
                  <w:rFonts w:asciiTheme="minorHAnsi" w:hAnsiTheme="minorHAnsi" w:cstheme="minorHAnsi"/>
                  <w:b/>
                  <w:bCs/>
                  <w:color w:val="0070C0"/>
                  <w:lang w:eastAsia="pl-PL"/>
                </w:rPr>
                <w:tab/>
              </w:r>
              <w:r>
                <w:rPr>
                  <w:rFonts w:asciiTheme="minorHAnsi" w:hAnsiTheme="minorHAnsi" w:cstheme="minorHAnsi"/>
                  <w:b/>
                  <w:bCs/>
                  <w:color w:val="0070C0"/>
                  <w:lang w:eastAsia="pl-PL"/>
                </w:rPr>
                <w:tab/>
              </w:r>
              <w:r>
                <w:rPr>
                  <w:rFonts w:asciiTheme="minorHAnsi" w:hAnsiTheme="minorHAnsi" w:cstheme="minorHAnsi"/>
                  <w:b/>
                  <w:bCs/>
                  <w:color w:val="0070C0"/>
                  <w:lang w:eastAsia="pl-PL"/>
                </w:rPr>
                <w:tab/>
              </w:r>
              <w:r>
                <w:rPr>
                  <w:rFonts w:asciiTheme="minorHAnsi" w:hAnsiTheme="minorHAnsi" w:cstheme="minorHAnsi"/>
                  <w:b/>
                  <w:bCs/>
                  <w:color w:val="0070C0"/>
                  <w:lang w:eastAsia="pl-PL"/>
                </w:rPr>
                <w:tab/>
              </w:r>
              <w:r>
                <w:rPr>
                  <w:rFonts w:asciiTheme="minorHAnsi" w:hAnsiTheme="minorHAnsi" w:cstheme="minorHAnsi"/>
                  <w:b/>
                  <w:bCs/>
                  <w:color w:val="0070C0"/>
                  <w:lang w:eastAsia="pl-PL"/>
                </w:rPr>
                <w:tab/>
              </w:r>
              <w:r>
                <w:rPr>
                  <w:rFonts w:asciiTheme="minorHAnsi" w:hAnsiTheme="minorHAnsi" w:cstheme="minorHAnsi"/>
                  <w:b/>
                  <w:bCs/>
                  <w:color w:val="0070C0"/>
                  <w:lang w:eastAsia="pl-PL"/>
                </w:rPr>
                <w:tab/>
                <w:t xml:space="preserve">        </w:t>
              </w:r>
              <w:r>
                <w:rPr>
                  <w:rFonts w:asciiTheme="minorHAnsi" w:hAnsiTheme="minorHAnsi" w:cstheme="minorHAnsi"/>
                  <w:color w:val="000000" w:themeColor="text1"/>
                  <w:lang w:eastAsia="pl-PL"/>
                </w:rPr>
                <w:t>6</w:t>
              </w:r>
            </w:p>
            <w:p w14:paraId="3E885ED3" w14:textId="0458FD0A" w:rsidR="00CA4A4A" w:rsidRPr="00A01FF6" w:rsidRDefault="00CA4A4A" w:rsidP="00CA4A4A">
              <w:pPr>
                <w:pStyle w:val="Akapitzlist"/>
                <w:numPr>
                  <w:ilvl w:val="1"/>
                  <w:numId w:val="2"/>
                </w:numPr>
                <w:rPr>
                  <w:rFonts w:cstheme="minorHAnsi"/>
                  <w:lang w:eastAsia="pl-PL"/>
                </w:rPr>
              </w:pPr>
              <w:r>
                <w:rPr>
                  <w:rFonts w:asciiTheme="minorHAnsi" w:hAnsiTheme="minorHAnsi" w:cstheme="minorHAnsi"/>
                  <w:color w:val="000000" w:themeColor="text1"/>
                  <w:lang w:eastAsia="pl-PL"/>
                </w:rPr>
                <w:t>Użyte API/Serwisy</w:t>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t xml:space="preserve">        6</w:t>
              </w:r>
            </w:p>
            <w:p w14:paraId="10AAA311" w14:textId="77777777" w:rsidR="00CA4A4A" w:rsidRPr="001532F2" w:rsidRDefault="00CA4A4A" w:rsidP="00CA4A4A">
              <w:pPr>
                <w:pStyle w:val="Akapitzlist"/>
                <w:ind w:left="360" w:firstLine="0"/>
                <w:rPr>
                  <w:rFonts w:asciiTheme="minorHAnsi" w:hAnsiTheme="minorHAnsi" w:cstheme="minorHAnsi"/>
                  <w:lang w:eastAsia="pl-PL"/>
                </w:rPr>
              </w:pPr>
            </w:p>
            <w:p w14:paraId="7D3E718E" w14:textId="219D34A0"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zawodników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8</w:t>
              </w:r>
            </w:p>
            <w:p w14:paraId="5F973F22" w14:textId="2A5542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485DE094" w14:textId="69AC9EB4" w:rsidR="00CA4A4A" w:rsidRPr="007A3C27" w:rsidRDefault="00CA4A4A" w:rsidP="00CA4A4A">
              <w:pPr>
                <w:pStyle w:val="Akapitzlist"/>
                <w:numPr>
                  <w:ilvl w:val="2"/>
                  <w:numId w:val="2"/>
                </w:numPr>
                <w:rPr>
                  <w:rFonts w:cstheme="minorHAnsi"/>
                  <w:lang w:eastAsia="pl-PL"/>
                </w:rPr>
              </w:pPr>
              <w:r w:rsidRPr="007A3C27">
                <w:rPr>
                  <w:rFonts w:cstheme="minorHAnsi"/>
                  <w:lang w:eastAsia="pl-PL"/>
                </w:rPr>
                <w:t>Fifa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547D76D0" w14:textId="09B54432" w:rsidR="00CA4A4A" w:rsidRDefault="00CA4A4A" w:rsidP="00CA4A4A">
              <w:pPr>
                <w:pStyle w:val="Akapitzlist"/>
                <w:numPr>
                  <w:ilvl w:val="2"/>
                  <w:numId w:val="2"/>
                </w:numPr>
                <w:rPr>
                  <w:rFonts w:cstheme="minorHAnsi"/>
                  <w:lang w:eastAsia="pl-PL"/>
                </w:rPr>
              </w:pPr>
              <w:r>
                <w:rPr>
                  <w:rFonts w:cstheme="minorHAnsi"/>
                  <w:lang w:eastAsia="pl-PL"/>
                </w:rPr>
                <w:t>Football Manager</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12</w:t>
              </w:r>
            </w:p>
            <w:p w14:paraId="6C43FCBA" w14:textId="7418A5EF" w:rsidR="00CA4A4A" w:rsidRPr="007A3C27" w:rsidRDefault="00CA4A4A" w:rsidP="00CA4A4A">
              <w:pPr>
                <w:pStyle w:val="Akapitzlist"/>
                <w:numPr>
                  <w:ilvl w:val="2"/>
                  <w:numId w:val="2"/>
                </w:numPr>
                <w:rPr>
                  <w:rFonts w:cstheme="minorHAnsi"/>
                  <w:lang w:eastAsia="pl-PL"/>
                </w:rPr>
              </w:pPr>
              <w:r>
                <w:rPr>
                  <w:rFonts w:cstheme="minorHAnsi"/>
                  <w:lang w:eastAsia="pl-PL"/>
                </w:rPr>
                <w:t>Sofascore – rzeczywiste statystyki</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14</w:t>
              </w:r>
            </w:p>
            <w:p w14:paraId="07434C62" w14:textId="3B3CEED2"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16</w:t>
              </w:r>
            </w:p>
            <w:p w14:paraId="3BD5F2CA" w14:textId="69DF0AE9"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19</w:t>
              </w:r>
            </w:p>
            <w:p w14:paraId="19D00926" w14:textId="395B7205" w:rsidR="00CA4A4A" w:rsidRDefault="00CA4A4A" w:rsidP="00CA4A4A">
              <w:pPr>
                <w:pStyle w:val="Akapitzlist"/>
                <w:numPr>
                  <w:ilvl w:val="1"/>
                  <w:numId w:val="2"/>
                </w:numPr>
                <w:rPr>
                  <w:lang w:eastAsia="pl-PL"/>
                </w:rPr>
              </w:pPr>
              <w:r>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t xml:space="preserve">  </w:t>
              </w:r>
              <w:r>
                <w:rPr>
                  <w:lang w:eastAsia="pl-PL"/>
                </w:rPr>
                <w:tab/>
              </w:r>
              <w:r>
                <w:rPr>
                  <w:lang w:eastAsia="pl-PL"/>
                </w:rPr>
                <w:tab/>
              </w:r>
              <w:r>
                <w:rPr>
                  <w:lang w:eastAsia="pl-PL"/>
                </w:rPr>
                <w:tab/>
              </w:r>
              <w:r>
                <w:rPr>
                  <w:lang w:eastAsia="pl-PL"/>
                </w:rPr>
                <w:tab/>
                <w:t xml:space="preserve">      20</w:t>
              </w:r>
            </w:p>
            <w:p w14:paraId="5CFBC182" w14:textId="77777777" w:rsidR="00CA4A4A" w:rsidRDefault="00CA4A4A" w:rsidP="00CA4A4A">
              <w:pPr>
                <w:pStyle w:val="Akapitzlist"/>
                <w:ind w:left="360" w:firstLine="0"/>
                <w:rPr>
                  <w:lang w:eastAsia="pl-PL"/>
                </w:rPr>
              </w:pPr>
            </w:p>
            <w:p w14:paraId="413B75BD" w14:textId="48B579B9"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klubów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w:t>
              </w:r>
              <w:r>
                <w:rPr>
                  <w:rFonts w:asciiTheme="minorHAnsi" w:hAnsiTheme="minorHAnsi" w:cstheme="minorHAnsi"/>
                  <w:b/>
                  <w:bCs/>
                  <w:sz w:val="28"/>
                  <w:szCs w:val="28"/>
                  <w:lang w:eastAsia="pl-PL"/>
                </w:rPr>
                <w:tab/>
                <w:t xml:space="preserve">    21</w:t>
              </w:r>
            </w:p>
            <w:p w14:paraId="2120A183" w14:textId="7A98248B"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22</w:t>
              </w:r>
            </w:p>
            <w:p w14:paraId="7BE0EDDC" w14:textId="026D76DC" w:rsidR="00CA4A4A" w:rsidRPr="007A3C27" w:rsidRDefault="00CA4A4A" w:rsidP="00CA4A4A">
              <w:pPr>
                <w:pStyle w:val="Akapitzlist"/>
                <w:numPr>
                  <w:ilvl w:val="2"/>
                  <w:numId w:val="2"/>
                </w:numPr>
                <w:rPr>
                  <w:rFonts w:cstheme="minorHAnsi"/>
                  <w:lang w:eastAsia="pl-PL"/>
                </w:rPr>
              </w:pPr>
              <w:r>
                <w:rPr>
                  <w:rFonts w:cstheme="minorHAnsi"/>
                  <w:lang w:eastAsia="pl-PL"/>
                </w:rPr>
                <w:t>Moja aplikacja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22</w:t>
              </w:r>
            </w:p>
            <w:p w14:paraId="7F1217DD" w14:textId="1C8945A8" w:rsidR="00CA4A4A" w:rsidRDefault="00CA4A4A" w:rsidP="00CA4A4A">
              <w:pPr>
                <w:pStyle w:val="Akapitzlist"/>
                <w:numPr>
                  <w:ilvl w:val="2"/>
                  <w:numId w:val="2"/>
                </w:numPr>
                <w:rPr>
                  <w:rFonts w:cstheme="minorHAnsi"/>
                  <w:lang w:eastAsia="pl-PL"/>
                </w:rPr>
              </w:pPr>
              <w:r>
                <w:rPr>
                  <w:rFonts w:cstheme="minorHAnsi"/>
                  <w:lang w:eastAsia="pl-PL"/>
                </w:rPr>
                <w:t>Kursy bukmacherów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31</w:t>
              </w:r>
            </w:p>
            <w:p w14:paraId="742A7EBB" w14:textId="5882B51D" w:rsidR="00CA4A4A" w:rsidRDefault="00CA4A4A" w:rsidP="00CA4A4A">
              <w:pPr>
                <w:pStyle w:val="Akapitzlist"/>
                <w:numPr>
                  <w:ilvl w:val="2"/>
                  <w:numId w:val="2"/>
                </w:numPr>
                <w:rPr>
                  <w:rFonts w:cstheme="minorHAnsi"/>
                  <w:lang w:eastAsia="pl-PL"/>
                </w:rPr>
              </w:pPr>
              <w:r>
                <w:rPr>
                  <w:rFonts w:cstheme="minorHAnsi"/>
                  <w:lang w:eastAsia="pl-PL"/>
                </w:rPr>
                <w:t>Forebet</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32</w:t>
              </w:r>
            </w:p>
            <w:p w14:paraId="296AF759" w14:textId="67D17616" w:rsidR="00CA4A4A" w:rsidRPr="007A3C27" w:rsidRDefault="00CA4A4A" w:rsidP="00CA4A4A">
              <w:pPr>
                <w:pStyle w:val="Akapitzlist"/>
                <w:numPr>
                  <w:ilvl w:val="2"/>
                  <w:numId w:val="2"/>
                </w:numPr>
                <w:rPr>
                  <w:rFonts w:cstheme="minorHAnsi"/>
                  <w:lang w:eastAsia="pl-PL"/>
                </w:rPr>
              </w:pPr>
              <w:r>
                <w:rPr>
                  <w:rFonts w:cstheme="minorHAnsi"/>
                  <w:lang w:eastAsia="pl-PL"/>
                </w:rPr>
                <w:t>Wyświetlanie meczów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32</w:t>
              </w:r>
            </w:p>
            <w:p w14:paraId="1D4CB91B" w14:textId="3B26BF39"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33</w:t>
              </w:r>
            </w:p>
            <w:p w14:paraId="23660D50" w14:textId="2960D899"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36</w:t>
              </w:r>
            </w:p>
            <w:p w14:paraId="1D197B00" w14:textId="31D8C99B" w:rsidR="00CA4A4A" w:rsidRDefault="00CA4A4A" w:rsidP="00CA4A4A">
              <w:pPr>
                <w:pStyle w:val="Akapitzlist"/>
                <w:numPr>
                  <w:ilvl w:val="1"/>
                  <w:numId w:val="2"/>
                </w:numPr>
                <w:rPr>
                  <w:lang w:eastAsia="pl-PL"/>
                </w:rPr>
              </w:pPr>
              <w:r w:rsidRPr="007A3C27">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37</w:t>
              </w:r>
            </w:p>
            <w:p w14:paraId="759066AB" w14:textId="77777777" w:rsidR="00CA4A4A" w:rsidRDefault="00CA4A4A" w:rsidP="00CA4A4A">
              <w:pPr>
                <w:pStyle w:val="Akapitzlist"/>
                <w:ind w:left="360" w:firstLine="0"/>
                <w:rPr>
                  <w:lang w:eastAsia="pl-PL"/>
                </w:rPr>
              </w:pPr>
            </w:p>
            <w:p w14:paraId="3FBFACC0" w14:textId="74CFA5DE" w:rsidR="00CA4A4A" w:rsidRDefault="00CA4A4A" w:rsidP="00CA4A4A">
              <w:pPr>
                <w:pStyle w:val="Akapitzlist"/>
                <w:numPr>
                  <w:ilvl w:val="0"/>
                  <w:numId w:val="2"/>
                </w:numPr>
                <w:rPr>
                  <w:b/>
                  <w:bCs/>
                  <w:sz w:val="28"/>
                  <w:szCs w:val="28"/>
                  <w:lang w:eastAsia="pl-PL"/>
                </w:rPr>
              </w:pPr>
              <w:r>
                <w:rPr>
                  <w:b/>
                  <w:bCs/>
                  <w:sz w:val="28"/>
                  <w:szCs w:val="28"/>
                  <w:lang w:eastAsia="pl-PL"/>
                </w:rPr>
                <w:t>Testy aplikacji</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39</w:t>
              </w:r>
            </w:p>
            <w:p w14:paraId="37531AB1" w14:textId="26B2ABCA" w:rsidR="00CA4A4A" w:rsidRDefault="00CA4A4A" w:rsidP="00CA4A4A">
              <w:pPr>
                <w:pStyle w:val="Akapitzlist"/>
                <w:numPr>
                  <w:ilvl w:val="1"/>
                  <w:numId w:val="2"/>
                </w:numPr>
                <w:rPr>
                  <w:lang w:eastAsia="pl-PL"/>
                </w:rPr>
              </w:pPr>
              <w:r>
                <w:rPr>
                  <w:lang w:eastAsia="pl-PL"/>
                </w:rPr>
                <w:t>Predykcje wyników a rzeczywistość</w:t>
              </w:r>
              <w:r>
                <w:rPr>
                  <w:lang w:eastAsia="pl-PL"/>
                </w:rPr>
                <w:tab/>
              </w:r>
              <w:r>
                <w:rPr>
                  <w:lang w:eastAsia="pl-PL"/>
                </w:rPr>
                <w:tab/>
              </w:r>
              <w:r>
                <w:rPr>
                  <w:lang w:eastAsia="pl-PL"/>
                </w:rPr>
                <w:tab/>
              </w:r>
              <w:r>
                <w:rPr>
                  <w:lang w:eastAsia="pl-PL"/>
                </w:rPr>
                <w:tab/>
              </w:r>
              <w:r>
                <w:rPr>
                  <w:lang w:eastAsia="pl-PL"/>
                </w:rPr>
                <w:tab/>
              </w:r>
              <w:r>
                <w:rPr>
                  <w:lang w:eastAsia="pl-PL"/>
                </w:rPr>
                <w:tab/>
                <w:t xml:space="preserve">      39</w:t>
              </w:r>
            </w:p>
            <w:p w14:paraId="0A33C315" w14:textId="2D29B881" w:rsidR="00CA4A4A" w:rsidRDefault="00CA4A4A" w:rsidP="00CA4A4A">
              <w:pPr>
                <w:pStyle w:val="Akapitzlist"/>
                <w:numPr>
                  <w:ilvl w:val="1"/>
                  <w:numId w:val="2"/>
                </w:numPr>
                <w:rPr>
                  <w:lang w:eastAsia="pl-PL"/>
                </w:rPr>
              </w:pPr>
              <w:r>
                <w:rPr>
                  <w:lang w:eastAsia="pl-PL"/>
                </w:rPr>
                <w:t>Zależność pomiędzy statystykami Sofascore a danymi z gier piłkarskich</w:t>
              </w:r>
              <w:r>
                <w:rPr>
                  <w:lang w:eastAsia="pl-PL"/>
                </w:rPr>
                <w:tab/>
                <w:t xml:space="preserve">      44</w:t>
              </w:r>
            </w:p>
            <w:p w14:paraId="7ECFBABE" w14:textId="2220BDDD" w:rsidR="00CA4A4A" w:rsidRDefault="00CA4A4A" w:rsidP="00CA4A4A">
              <w:pPr>
                <w:pStyle w:val="Akapitzlist"/>
                <w:numPr>
                  <w:ilvl w:val="1"/>
                  <w:numId w:val="2"/>
                </w:numPr>
                <w:rPr>
                  <w:lang w:eastAsia="pl-PL"/>
                </w:rPr>
              </w:pPr>
              <w:r>
                <w:rPr>
                  <w:lang w:eastAsia="pl-PL"/>
                </w:rPr>
                <w:t>Testy manualne</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46</w:t>
              </w:r>
            </w:p>
            <w:p w14:paraId="023BFB1F" w14:textId="77777777" w:rsidR="00CA4A4A" w:rsidRDefault="00CA4A4A" w:rsidP="00CA4A4A">
              <w:pPr>
                <w:rPr>
                  <w:lang w:eastAsia="pl-PL"/>
                </w:rPr>
              </w:pPr>
            </w:p>
            <w:p w14:paraId="521D7D8C" w14:textId="307295C6" w:rsidR="00CA4A4A" w:rsidRDefault="00CA4A4A" w:rsidP="00CA4A4A">
              <w:pPr>
                <w:rPr>
                  <w:ins w:id="1" w:author="Kuba Fa" w:date="2023-02-02T18:27:00Z"/>
                  <w:b/>
                  <w:bCs/>
                  <w:lang w:eastAsia="pl-PL"/>
                </w:rPr>
              </w:pPr>
              <w:r>
                <w:rPr>
                  <w:b/>
                  <w:bCs/>
                  <w:lang w:eastAsia="pl-PL"/>
                </w:rPr>
                <w:t>Podsumowanie i wnioski</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50</w:t>
              </w:r>
            </w:p>
            <w:p w14:paraId="63B6501E" w14:textId="646B4F53" w:rsidR="00FE1A87" w:rsidRDefault="00FE1A87" w:rsidP="00CA4A4A">
              <w:pPr>
                <w:rPr>
                  <w:b/>
                  <w:bCs/>
                  <w:lang w:eastAsia="pl-PL"/>
                </w:rPr>
              </w:pPr>
              <w:ins w:id="2" w:author="Kuba Fa" w:date="2023-02-02T18:27:00Z">
                <w:r>
                  <w:rPr>
                    <w:b/>
                    <w:bCs/>
                    <w:lang w:eastAsia="pl-PL"/>
                  </w:rPr>
                  <w:t>Bibliografia i netografia                                                                                                                        52</w:t>
                </w:r>
              </w:ins>
            </w:p>
            <w:p w14:paraId="506640EC" w14:textId="6A2B5444" w:rsidR="00CA4A4A" w:rsidDel="00FE1A87" w:rsidRDefault="00CA4A4A" w:rsidP="00CA4A4A">
              <w:pPr>
                <w:rPr>
                  <w:del w:id="3" w:author="Kuba Fa" w:date="2023-02-02T18:27:00Z"/>
                  <w:b/>
                  <w:bCs/>
                  <w:lang w:eastAsia="pl-PL"/>
                </w:rPr>
              </w:pPr>
              <w:del w:id="4" w:author="Kuba Fa" w:date="2023-02-02T18:26:00Z">
                <w:r w:rsidDel="00FE1A87">
                  <w:rPr>
                    <w:b/>
                    <w:bCs/>
                    <w:lang w:eastAsia="pl-PL"/>
                  </w:rPr>
                  <w:delText>N</w:delText>
                </w:r>
              </w:del>
              <w:del w:id="5" w:author="Kuba Fa" w:date="2023-02-02T18:27:00Z">
                <w:r w:rsidDel="00FE1A87">
                  <w:rPr>
                    <w:b/>
                    <w:bCs/>
                    <w:lang w:eastAsia="pl-PL"/>
                  </w:rPr>
                  <w:delText>etografia</w:delText>
                </w:r>
                <w:r w:rsidDel="00FE1A87">
                  <w:rPr>
                    <w:b/>
                    <w:bCs/>
                    <w:lang w:eastAsia="pl-PL"/>
                  </w:rPr>
                  <w:tab/>
                </w:r>
                <w:r w:rsidDel="00FE1A87">
                  <w:rPr>
                    <w:b/>
                    <w:bCs/>
                    <w:lang w:eastAsia="pl-PL"/>
                  </w:rPr>
                  <w:tab/>
                </w:r>
                <w:r w:rsidDel="00FE1A87">
                  <w:rPr>
                    <w:b/>
                    <w:bCs/>
                    <w:lang w:eastAsia="pl-PL"/>
                  </w:rPr>
                  <w:tab/>
                </w:r>
                <w:r w:rsidDel="00FE1A87">
                  <w:rPr>
                    <w:b/>
                    <w:bCs/>
                    <w:lang w:eastAsia="pl-PL"/>
                  </w:rPr>
                  <w:tab/>
                </w:r>
                <w:r w:rsidDel="00FE1A87">
                  <w:rPr>
                    <w:b/>
                    <w:bCs/>
                    <w:lang w:eastAsia="pl-PL"/>
                  </w:rPr>
                  <w:tab/>
                </w:r>
                <w:r w:rsidDel="00FE1A87">
                  <w:rPr>
                    <w:b/>
                    <w:bCs/>
                    <w:lang w:eastAsia="pl-PL"/>
                  </w:rPr>
                  <w:tab/>
                </w:r>
                <w:r w:rsidDel="00FE1A87">
                  <w:rPr>
                    <w:b/>
                    <w:bCs/>
                    <w:lang w:eastAsia="pl-PL"/>
                  </w:rPr>
                  <w:tab/>
                </w:r>
                <w:r w:rsidDel="00FE1A87">
                  <w:rPr>
                    <w:b/>
                    <w:bCs/>
                    <w:lang w:eastAsia="pl-PL"/>
                  </w:rPr>
                  <w:tab/>
                  <w:delText xml:space="preserve">      </w:delText>
                </w:r>
                <w:r w:rsidDel="00FE1A87">
                  <w:rPr>
                    <w:b/>
                    <w:bCs/>
                    <w:lang w:eastAsia="pl-PL"/>
                  </w:rPr>
                  <w:tab/>
                </w:r>
                <w:r w:rsidDel="00FE1A87">
                  <w:rPr>
                    <w:b/>
                    <w:bCs/>
                    <w:lang w:eastAsia="pl-PL"/>
                  </w:rPr>
                  <w:tab/>
                  <w:delText xml:space="preserve">     </w:delText>
                </w:r>
              </w:del>
              <w:del w:id="6" w:author="Kuba Fa" w:date="2023-02-02T18:26:00Z">
                <w:r w:rsidDel="00FE1A87">
                  <w:rPr>
                    <w:b/>
                    <w:bCs/>
                    <w:lang w:eastAsia="pl-PL"/>
                  </w:rPr>
                  <w:delText xml:space="preserve">  </w:delText>
                </w:r>
              </w:del>
              <w:del w:id="7" w:author="Kuba Fa" w:date="2023-02-02T18:27:00Z">
                <w:r w:rsidDel="00FE1A87">
                  <w:rPr>
                    <w:b/>
                    <w:bCs/>
                    <w:lang w:eastAsia="pl-PL"/>
                  </w:rPr>
                  <w:delText>52</w:delText>
                </w:r>
              </w:del>
            </w:p>
            <w:p w14:paraId="7DD57F23" w14:textId="71031543" w:rsidR="00CA4A4A" w:rsidRPr="004537DC" w:rsidRDefault="00000000" w:rsidP="00CA4A4A">
              <w:pPr>
                <w:rPr>
                  <w:lang w:eastAsia="pl-PL"/>
                </w:rPr>
                <w:sectPr w:rsidR="00CA4A4A" w:rsidRPr="004537DC">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8" w:name="_Toc106789872"/>
      <w:bookmarkEnd w:id="8"/>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ins w:id="9" w:author="Kuba Fa" w:date="2023-03-08T11:31:00Z"/>
          <w:b/>
          <w:bCs/>
          <w:sz w:val="32"/>
          <w:szCs w:val="32"/>
        </w:rPr>
      </w:pPr>
      <w:r>
        <w:rPr>
          <w:b/>
          <w:bCs/>
          <w:sz w:val="32"/>
          <w:szCs w:val="32"/>
        </w:rPr>
        <w:t>Problematyka</w:t>
      </w:r>
    </w:p>
    <w:p w14:paraId="455CC928" w14:textId="0C23EAE1" w:rsidR="007506FE" w:rsidRPr="007506FE" w:rsidDel="007506FE" w:rsidRDefault="007506FE">
      <w:pPr>
        <w:pStyle w:val="MojNormalny2"/>
        <w:tabs>
          <w:tab w:val="left" w:pos="6750"/>
        </w:tabs>
        <w:ind w:firstLine="0"/>
        <w:rPr>
          <w:del w:id="10" w:author="Kuba Fa" w:date="2023-03-08T11:33:00Z"/>
          <w:b/>
          <w:bCs/>
          <w:sz w:val="32"/>
          <w:szCs w:val="32"/>
        </w:rPr>
        <w:pPrChange w:id="11" w:author="Kuba Fa" w:date="2023-03-09T14:48:00Z">
          <w:pPr>
            <w:pStyle w:val="MojNormalny2"/>
            <w:numPr>
              <w:ilvl w:val="1"/>
              <w:numId w:val="20"/>
            </w:numPr>
            <w:tabs>
              <w:tab w:val="left" w:pos="6750"/>
            </w:tabs>
            <w:ind w:left="720" w:hanging="720"/>
          </w:pPr>
        </w:pPrChange>
      </w:pPr>
      <w:moveToRangeStart w:id="12" w:author="Kuba Fa" w:date="2023-03-08T11:33:00Z" w:name="move129167608"/>
      <w:moveTo w:id="13" w:author="Kuba Fa" w:date="2023-03-08T11:33:00Z">
        <w:r w:rsidRPr="00664A7D">
          <w:t>Piłka nożna jest jednym z najbardziej popularnych sportów na całym świecie. Jeden mecz potrafi przyciągnąć na stadion kilkadziesiąt tysięcy fanów, którzy są gotowi opłacić wysokie ceny biletów, tylko po to by obejrzeć 90 minut spotkania swoich ulubieńców</w:t>
        </w:r>
        <w:del w:id="14" w:author="Kuba Fa" w:date="2023-03-08T11:34:00Z">
          <w:r w:rsidRPr="00664A7D" w:rsidDel="008C198E">
            <w:delText>.</w:delText>
          </w:r>
        </w:del>
        <w:r w:rsidRPr="00664A7D">
          <w:t xml:space="preserve"> </w:t>
        </w:r>
      </w:moveTo>
      <w:moveToRangeEnd w:id="12"/>
      <w:ins w:id="15" w:author="Kuba Fa" w:date="2023-03-08T11:34:00Z">
        <w:r w:rsidR="008C198E">
          <w:t xml:space="preserve">[1]. </w:t>
        </w:r>
      </w:ins>
      <w:moveToRangeStart w:id="16" w:author="Kuba Fa" w:date="2023-03-08T11:37:00Z" w:name="move129167871"/>
      <w:moveTo w:id="17" w:author="Kuba Fa" w:date="2023-03-08T11:37:00Z">
        <w:r w:rsidR="008C198E" w:rsidRPr="00664A7D">
          <w:t>Podobnie sprawa ma się z transmisjami telewizyjnymi</w:t>
        </w:r>
      </w:moveTo>
      <w:ins w:id="18" w:author="Kuba Fa" w:date="2023-03-08T11:37:00Z">
        <w:r w:rsidR="008C198E">
          <w:t xml:space="preserve">, które potrafi obejrzeć </w:t>
        </w:r>
      </w:ins>
      <w:ins w:id="19" w:author="Kuba Fa" w:date="2023-03-08T11:38:00Z">
        <w:r w:rsidR="008C198E">
          <w:t>nawet kilkanaście milionów Polaków [2].</w:t>
        </w:r>
      </w:ins>
      <w:ins w:id="20" w:author="Kuba Fa" w:date="2023-03-08T11:46:00Z">
        <w:r w:rsidR="00D600F0">
          <w:t xml:space="preserve"> Według zestawienia „Sponsor Monitoring” z</w:t>
        </w:r>
      </w:ins>
      <w:ins w:id="21" w:author="Kuba Fa" w:date="2023-03-08T11:47:00Z">
        <w:r w:rsidR="00D600F0">
          <w:t>a 2022 rok, piłka nożna jest najpopularniejsz</w:t>
        </w:r>
      </w:ins>
      <w:ins w:id="22" w:author="Kuba Fa" w:date="2023-03-08T11:49:00Z">
        <w:r w:rsidR="00D600F0">
          <w:t>ym</w:t>
        </w:r>
      </w:ins>
      <w:ins w:id="23" w:author="Kuba Fa" w:date="2023-03-08T11:47:00Z">
        <w:r w:rsidR="00D600F0">
          <w:t xml:space="preserve"> </w:t>
        </w:r>
      </w:ins>
      <w:ins w:id="24" w:author="Kuba Fa" w:date="2023-03-08T11:49:00Z">
        <w:r w:rsidR="00D600F0">
          <w:t>sportem</w:t>
        </w:r>
      </w:ins>
      <w:ins w:id="25" w:author="Kuba Fa" w:date="2023-03-08T11:47:00Z">
        <w:r w:rsidR="00D600F0">
          <w:t xml:space="preserve"> w Polsc</w:t>
        </w:r>
      </w:ins>
      <w:ins w:id="26" w:author="Kuba Fa" w:date="2023-03-08T11:48:00Z">
        <w:r w:rsidR="00D600F0">
          <w:t>e. Wskaźnik zainteresowani</w:t>
        </w:r>
      </w:ins>
      <w:ins w:id="27" w:author="Kuba Fa" w:date="2023-03-08T11:49:00Z">
        <w:r w:rsidR="00D600F0">
          <w:t>a tą dyscypliną jest równy 71%. [3]</w:t>
        </w:r>
      </w:ins>
      <w:ins w:id="28" w:author="Kuba Fa" w:date="2023-03-08T11:48:00Z">
        <w:r w:rsidR="00D600F0">
          <w:t xml:space="preserve"> </w:t>
        </w:r>
      </w:ins>
      <w:moveTo w:id="29" w:author="Kuba Fa" w:date="2023-03-08T11:37:00Z">
        <w:del w:id="30" w:author="Kuba Fa" w:date="2023-03-08T11:37:00Z">
          <w:r w:rsidR="008C198E" w:rsidRPr="00664A7D" w:rsidDel="008C198E">
            <w:delText>.</w:delText>
          </w:r>
        </w:del>
      </w:moveTo>
      <w:moveToRangeEnd w:id="16"/>
      <w:ins w:id="31" w:author="Kuba Fa" w:date="2023-03-08T11:41:00Z">
        <w:r w:rsidR="008C198E">
          <w:t>Co za tym idzie, jest to zarobkowa szansa dla wielkich firm</w:t>
        </w:r>
      </w:ins>
      <w:ins w:id="32" w:author="Kuba Fa" w:date="2023-03-08T12:05:00Z">
        <w:r w:rsidR="00A90B48">
          <w:t>. Po</w:t>
        </w:r>
      </w:ins>
      <w:ins w:id="33" w:author="Kuba Fa" w:date="2023-03-08T12:06:00Z">
        <w:r w:rsidR="00A90B48">
          <w:t>tencjał medialn</w:t>
        </w:r>
      </w:ins>
      <w:ins w:id="34" w:author="Kuba Fa" w:date="2023-03-08T12:07:00Z">
        <w:r w:rsidR="00A90B48">
          <w:t xml:space="preserve">y, który generują najlepsze mecze, niekoniecznie wpływa na wiedze kibiców. </w:t>
        </w:r>
      </w:ins>
      <w:ins w:id="35" w:author="Kuba Fa" w:date="2023-03-08T12:08:00Z">
        <w:r w:rsidR="00A90B48">
          <w:t>Według badania CBOS z 2016 roku, tylko 15% korespondentów</w:t>
        </w:r>
      </w:ins>
      <w:ins w:id="36" w:author="Kuba Fa" w:date="2023-03-08T12:09:00Z">
        <w:r w:rsidR="00A90B48">
          <w:t xml:space="preserve">, przyznało, że </w:t>
        </w:r>
      </w:ins>
      <w:ins w:id="37" w:author="Kuba Fa" w:date="2023-03-08T12:10:00Z">
        <w:r w:rsidR="00A90B48">
          <w:t xml:space="preserve">w większym stopniu interesuje się tym sportem [4]. </w:t>
        </w:r>
      </w:ins>
      <w:ins w:id="38" w:author="Kuba Fa" w:date="2023-03-08T18:40:00Z">
        <w:r w:rsidR="00237E94">
          <w:t xml:space="preserve">Jest to sporo mniejsza liczba i niekoniecznie świadcząca o </w:t>
        </w:r>
      </w:ins>
      <w:ins w:id="39" w:author="Kuba Fa" w:date="2023-03-08T18:41:00Z">
        <w:r w:rsidR="00237E94">
          <w:t>fachowości ,bądź większym zainteresowaniu tematem od s</w:t>
        </w:r>
      </w:ins>
      <w:ins w:id="40" w:author="Kuba Fa" w:date="2023-03-08T18:42:00Z">
        <w:r w:rsidR="00237E94">
          <w:t>trony</w:t>
        </w:r>
      </w:ins>
      <w:ins w:id="41" w:author="Kuba Fa" w:date="2023-03-08T18:44:00Z">
        <w:r w:rsidR="00237E94">
          <w:t xml:space="preserve"> teoretycznej</w:t>
        </w:r>
      </w:ins>
      <w:ins w:id="42" w:author="Kuba Fa" w:date="2023-03-08T18:42:00Z">
        <w:r w:rsidR="00237E94">
          <w:t xml:space="preserve">. W sieci </w:t>
        </w:r>
      </w:ins>
      <w:ins w:id="43" w:author="Kuba Fa" w:date="2023-03-08T18:43:00Z">
        <w:r w:rsidR="00237E94">
          <w:t xml:space="preserve">brakuje wielu merytorycznych źródeł, które </w:t>
        </w:r>
      </w:ins>
      <w:ins w:id="44" w:author="Kuba Fa" w:date="2023-03-08T18:45:00Z">
        <w:r w:rsidR="00237E94">
          <w:t xml:space="preserve">umożliwiałyby </w:t>
        </w:r>
        <w:r w:rsidR="006721D1">
          <w:t>zdobycie większej informacji na ten temat. Bardziej popularn</w:t>
        </w:r>
      </w:ins>
      <w:ins w:id="45" w:author="Kuba Fa" w:date="2023-03-08T18:46:00Z">
        <w:r w:rsidR="006721D1">
          <w:t xml:space="preserve">ym źródłem informacji są subiektywne opinie dziennikarzy. </w:t>
        </w:r>
      </w:ins>
    </w:p>
    <w:p w14:paraId="1F7D55A9" w14:textId="4DCEFEA7" w:rsidR="00E947C2" w:rsidDel="004D225F" w:rsidRDefault="00E947C2" w:rsidP="00BC63D5">
      <w:pPr>
        <w:pStyle w:val="MojNormalny2"/>
        <w:numPr>
          <w:ilvl w:val="1"/>
          <w:numId w:val="20"/>
        </w:numPr>
        <w:tabs>
          <w:tab w:val="left" w:pos="6750"/>
        </w:tabs>
        <w:rPr>
          <w:del w:id="46" w:author="Kuba Fa" w:date="2023-03-08T11:52:00Z"/>
          <w:b/>
          <w:bCs/>
          <w:sz w:val="32"/>
          <w:szCs w:val="32"/>
        </w:rPr>
      </w:pPr>
      <w:del w:id="47" w:author="Kuba Fa" w:date="2023-03-08T11:52:00Z">
        <w:r w:rsidDel="004D225F">
          <w:rPr>
            <w:b/>
            <w:bCs/>
            <w:sz w:val="32"/>
            <w:szCs w:val="32"/>
          </w:rPr>
          <w:delText>Interesariusze</w:delText>
        </w:r>
      </w:del>
    </w:p>
    <w:p w14:paraId="3A16C06D" w14:textId="0378AC08" w:rsidR="00E947C2" w:rsidRPr="00734070" w:rsidDel="004D225F" w:rsidRDefault="00E947C2" w:rsidP="00E947C2">
      <w:pPr>
        <w:ind w:firstLine="708"/>
        <w:rPr>
          <w:del w:id="48" w:author="Kuba Fa" w:date="2023-03-08T11:52:00Z"/>
          <w:color w:val="FF0000"/>
        </w:rPr>
      </w:pPr>
      <w:bookmarkStart w:id="49" w:name="_Ref125387347"/>
      <w:del w:id="50" w:author="Kuba Fa" w:date="2023-03-08T11:52:00Z">
        <w:r w:rsidRPr="00734070" w:rsidDel="004D225F">
          <w:rPr>
            <w:color w:val="FF0000"/>
          </w:rPr>
          <w:delText>[wymagania do marginesow wciec itp.]</w:delText>
        </w:r>
      </w:del>
    </w:p>
    <w:p w14:paraId="1F980091" w14:textId="6933BF95" w:rsidR="00CA6650" w:rsidRPr="00664A7D" w:rsidDel="004D225F" w:rsidRDefault="00CA6650" w:rsidP="00E947C2">
      <w:pPr>
        <w:ind w:firstLine="708"/>
        <w:rPr>
          <w:del w:id="51" w:author="Kuba Fa" w:date="2023-03-08T11:52:00Z"/>
        </w:rPr>
      </w:pPr>
      <w:moveFromRangeStart w:id="52" w:author="Kuba Fa" w:date="2023-03-08T11:33:00Z" w:name="move129167608"/>
      <w:moveFrom w:id="53" w:author="Kuba Fa" w:date="2023-03-08T11:33:00Z">
        <w:del w:id="54" w:author="Kuba Fa" w:date="2023-03-08T11:52:00Z">
          <w:r w:rsidRPr="00664A7D" w:rsidDel="004D225F">
            <w:delTex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delText>
          </w:r>
        </w:del>
      </w:moveFrom>
      <w:moveFromRangeStart w:id="55" w:author="Kuba Fa" w:date="2023-03-08T11:37:00Z" w:name="move129167871"/>
      <w:moveFromRangeEnd w:id="52"/>
      <w:moveFrom w:id="56" w:author="Kuba Fa" w:date="2023-03-08T11:37:00Z">
        <w:del w:id="57" w:author="Kuba Fa" w:date="2023-03-08T11:52:00Z">
          <w:r w:rsidRPr="00664A7D" w:rsidDel="004D225F">
            <w:delText xml:space="preserve">Podobnie sprawa ma się z transmisjami telewizyjnymi. </w:delText>
          </w:r>
        </w:del>
      </w:moveFrom>
      <w:moveFromRangeEnd w:id="55"/>
      <w:del w:id="58" w:author="Kuba Fa" w:date="2023-03-08T11:39:00Z">
        <w:r w:rsidRPr="00664A7D" w:rsidDel="008C198E">
          <w:delText xml:space="preserve">Według szefa stacji telewizyjnej TVP Sport mecz reprezentacji Polski z Francją obejrzało 13.9 milionów widzów. </w:delText>
        </w:r>
      </w:del>
      <w:del w:id="59" w:author="Kuba Fa" w:date="2023-03-08T11:52:00Z">
        <w:r w:rsidRPr="00664A7D" w:rsidDel="004D225F">
          <w:delText>Jest więc to temat, który interesuje dużą grupę społeczeństwa, a co za tym idzie dobre miejsce dla wielkich firm, które są w stanie zapłacić ogromne pieniądze za reklamy na koszulkach, stadionie, czy w przerwie transmisji.</w:delText>
        </w:r>
        <w:r w:rsidR="00285609" w:rsidRPr="00664A7D" w:rsidDel="004D225F">
          <w:delText xml:space="preserve"> W Polsce jest to sport, który pod względem popularności dominuje nad innymi konkurencjami, mimo przeciętnych wyników piłki zarówno klubowej, jak i reprezentacyjnej.</w:delText>
        </w:r>
        <w:r w:rsidRPr="00664A7D" w:rsidDel="004D225F">
          <w:delText xml:space="preserve"> </w:delText>
        </w:r>
      </w:del>
    </w:p>
    <w:p w14:paraId="47598BFA" w14:textId="77777777" w:rsidR="006B74F2" w:rsidRDefault="006B74F2" w:rsidP="006B74F2"/>
    <w:p w14:paraId="23218ED3" w14:textId="609F906C" w:rsidR="00BC63D5" w:rsidRDefault="00BC63D5" w:rsidP="00BC63D5">
      <w:pPr>
        <w:pStyle w:val="MojNormalny2"/>
        <w:numPr>
          <w:ilvl w:val="1"/>
          <w:numId w:val="20"/>
        </w:numPr>
        <w:tabs>
          <w:tab w:val="left" w:pos="6750"/>
        </w:tabs>
        <w:rPr>
          <w:ins w:id="60" w:author="Kuba Fa" w:date="2023-03-09T10:18:00Z"/>
          <w:b/>
          <w:bCs/>
          <w:sz w:val="32"/>
          <w:szCs w:val="32"/>
        </w:rPr>
      </w:pPr>
      <w:r>
        <w:rPr>
          <w:b/>
          <w:bCs/>
          <w:sz w:val="32"/>
          <w:szCs w:val="32"/>
        </w:rPr>
        <w:t>Cel i założenia projektu</w:t>
      </w:r>
      <w:bookmarkEnd w:id="49"/>
    </w:p>
    <w:p w14:paraId="64746942" w14:textId="1FD21E8B" w:rsidR="005B723E" w:rsidDel="005B723E" w:rsidRDefault="005B723E" w:rsidP="00BC63D5">
      <w:pPr>
        <w:pStyle w:val="MojNormalny2"/>
        <w:numPr>
          <w:ilvl w:val="1"/>
          <w:numId w:val="20"/>
        </w:numPr>
        <w:tabs>
          <w:tab w:val="left" w:pos="6750"/>
        </w:tabs>
        <w:rPr>
          <w:del w:id="61" w:author="Kuba Fa" w:date="2023-03-09T10:18:00Z"/>
          <w:b/>
          <w:bCs/>
          <w:sz w:val="32"/>
          <w:szCs w:val="32"/>
        </w:rPr>
      </w:pPr>
    </w:p>
    <w:p w14:paraId="3A4FB875" w14:textId="0CA744BE" w:rsidR="006721D1" w:rsidRDefault="006721D1" w:rsidP="00E947C2">
      <w:pPr>
        <w:pStyle w:val="MojNormalny2"/>
        <w:ind w:firstLine="708"/>
        <w:rPr>
          <w:ins w:id="62" w:author="Kuba Fa" w:date="2023-03-08T18:47:00Z"/>
        </w:rPr>
      </w:pPr>
      <w:ins w:id="63" w:author="Kuba Fa" w:date="2023-03-08T18:48:00Z">
        <w:r w:rsidRPr="006721D1">
          <w:lastRenderedPageBreak/>
          <w:t>Niniejsza praca inżynierska stara się rozwiązać problem łatwej analizy danych piłkarskich poprzez utworzenie aplikacji webowej</w:t>
        </w:r>
      </w:ins>
      <w:ins w:id="64" w:author="Kuba Fa" w:date="2023-03-08T18:50:00Z">
        <w:r>
          <w:t>.</w:t>
        </w:r>
      </w:ins>
      <w:ins w:id="65" w:author="Kuba Fa" w:date="2023-03-08T18:52:00Z">
        <w:r>
          <w:t xml:space="preserve"> </w:t>
        </w:r>
        <w:r w:rsidRPr="006721D1">
          <w:t>Aplikacja ta gromadzi dane z różnych popularnych źródeł i statystyk dotyczących piłki nożnej</w:t>
        </w:r>
      </w:ins>
      <w:ins w:id="66" w:author="Kuba Fa" w:date="2023-03-08T18:50:00Z">
        <w:r>
          <w:t xml:space="preserve"> Dzięki niej, każdy zainteresowany tym tematem, może na podstawie obiektywnych danych, wyciągać własne wnioski. Pom</w:t>
        </w:r>
      </w:ins>
      <w:ins w:id="67" w:author="Kuba Fa" w:date="2023-03-08T18:51:00Z">
        <w:r>
          <w:t>aga to</w:t>
        </w:r>
      </w:ins>
      <w:ins w:id="68" w:author="Kuba Fa" w:date="2023-03-08T18:50:00Z">
        <w:r>
          <w:t xml:space="preserve"> zapobiegać przekazywaniu niesprawdzonych informacji, oraz zwiększyć świadomość i głębsze zainteresowanie tą dyscypliną od strony analitycznej</w:t>
        </w:r>
      </w:ins>
      <w:ins w:id="69" w:author="Kuba Fa" w:date="2023-03-08T18:52:00Z">
        <w:r>
          <w:t>.</w:t>
        </w:r>
      </w:ins>
      <w:ins w:id="70" w:author="Kuba Fa" w:date="2023-03-08T18:48:00Z">
        <w:r w:rsidRPr="006721D1">
          <w:t xml:space="preserve"> </w:t>
        </w:r>
      </w:ins>
      <w:ins w:id="71" w:author="Kuba Fa" w:date="2023-03-08T18:52:00Z">
        <w:r>
          <w:t>Pozwala</w:t>
        </w:r>
      </w:ins>
      <w:ins w:id="72" w:author="Kuba Fa" w:date="2023-03-08T18:48:00Z">
        <w:r w:rsidRPr="006721D1">
          <w:t xml:space="preserve"> użytkownikowi na przeprowadzanie poniższych akcji:</w:t>
        </w:r>
      </w:ins>
    </w:p>
    <w:p w14:paraId="37257680" w14:textId="2FC2D2D7" w:rsidR="009166A9" w:rsidDel="006721D1" w:rsidRDefault="009166A9" w:rsidP="00E947C2">
      <w:pPr>
        <w:pStyle w:val="MojNormalny2"/>
        <w:ind w:firstLine="708"/>
        <w:rPr>
          <w:del w:id="73" w:author="Kuba Fa" w:date="2023-03-08T18:53:00Z"/>
        </w:rPr>
      </w:pPr>
      <w:del w:id="74" w:author="Kuba Fa" w:date="2023-03-08T18:49:00Z">
        <w:r w:rsidDel="006721D1">
          <w:delText xml:space="preserve">Projekt został stworzony do ułatwienia analizy danych piłkarskich. </w:delText>
        </w:r>
      </w:del>
      <w:del w:id="75" w:author="Kuba Fa" w:date="2023-03-08T18:53:00Z">
        <w:r w:rsidDel="006721D1">
          <w:delText>W Internecie jest wiele informacji związanych z piłką nożną, lecz często są one sprzeczne. Aby móc je zweryfikować, porównać i zauważyć ewentualne zależności stworzyłem huba, gromadzącego wszystkie dane w aplikacji webowej. Na stronie znajdują się takie funkcjonalności jak:</w:delText>
        </w:r>
      </w:del>
    </w:p>
    <w:p w14:paraId="132A5552" w14:textId="7C7982FC" w:rsidR="00734070" w:rsidRPr="00734070" w:rsidDel="001917AE" w:rsidRDefault="00734070" w:rsidP="00E947C2">
      <w:pPr>
        <w:pStyle w:val="MojNormalny2"/>
        <w:ind w:firstLine="708"/>
        <w:rPr>
          <w:del w:id="76" w:author="Kuba Fa" w:date="2023-03-08T18:58:00Z"/>
          <w:color w:val="FF0000"/>
        </w:rPr>
      </w:pPr>
      <w:del w:id="77" w:author="Kuba Fa" w:date="2023-03-08T18:58:00Z">
        <w:r w:rsidRPr="00734070" w:rsidDel="001917AE">
          <w:rPr>
            <w:color w:val="FF0000"/>
          </w:rPr>
          <w:delText>[kropki wstawić]</w:delText>
        </w:r>
        <w:r w:rsidDel="001917AE">
          <w:rPr>
            <w:color w:val="FF0000"/>
          </w:rPr>
          <w:delText xml:space="preserve"> [listy muszą mieć przecinki bądź kropki, ostatni kropka ]</w:delText>
        </w:r>
      </w:del>
    </w:p>
    <w:p w14:paraId="333FD2C9" w14:textId="4E8D5804" w:rsidR="009166A9" w:rsidRDefault="009166A9">
      <w:pPr>
        <w:pStyle w:val="MojNormalny2"/>
        <w:numPr>
          <w:ilvl w:val="0"/>
          <w:numId w:val="46"/>
        </w:numPr>
        <w:pPrChange w:id="78" w:author="Kuba Fa" w:date="2023-03-08T18:54:00Z">
          <w:pPr>
            <w:pStyle w:val="MojNormalny2"/>
            <w:ind w:left="708" w:firstLine="0"/>
          </w:pPr>
        </w:pPrChange>
      </w:pPr>
      <w:del w:id="79" w:author="Kuba Fa" w:date="2023-03-08T18:55:00Z">
        <w:r w:rsidDel="006721D1">
          <w:delText xml:space="preserve">- </w:delText>
        </w:r>
      </w:del>
      <w:r>
        <w:t>porównywanie statystyk zawodników w oparciu o trzy źródła</w:t>
      </w:r>
      <w:r w:rsidR="00734070">
        <w:t>,</w:t>
      </w:r>
    </w:p>
    <w:p w14:paraId="32862B08" w14:textId="6DFA3FD3" w:rsidR="009166A9" w:rsidDel="001917AE" w:rsidRDefault="009166A9">
      <w:pPr>
        <w:pStyle w:val="MojNormalny2"/>
        <w:numPr>
          <w:ilvl w:val="0"/>
          <w:numId w:val="46"/>
        </w:numPr>
        <w:rPr>
          <w:del w:id="80" w:author="Kuba Fa" w:date="2023-03-08T18:56:00Z"/>
        </w:rPr>
        <w:pPrChange w:id="81" w:author="Kuba Fa" w:date="2023-03-08T18:54:00Z">
          <w:pPr>
            <w:pStyle w:val="MojNormalny2"/>
            <w:ind w:left="708" w:firstLine="0"/>
          </w:pPr>
        </w:pPrChange>
      </w:pPr>
      <w:del w:id="82" w:author="Kuba Fa" w:date="2023-03-08T18:55:00Z">
        <w:r w:rsidDel="006721D1">
          <w:delText xml:space="preserve">- </w:delText>
        </w:r>
      </w:del>
      <w:ins w:id="83" w:author="Kuba Fa" w:date="2023-03-08T18:56:00Z">
        <w:r w:rsidR="001917AE" w:rsidRPr="001917AE">
          <w:t>zobrazowanie średnich wartości atrybutów oceny piłkarzy</w:t>
        </w:r>
      </w:ins>
      <w:ins w:id="84" w:author="Kuba Fa" w:date="2023-03-08T18:58:00Z">
        <w:r w:rsidR="001917AE">
          <w:t>,</w:t>
        </w:r>
      </w:ins>
      <w:ins w:id="85" w:author="Kuba Fa" w:date="2023-03-08T18:56:00Z">
        <w:r w:rsidR="001917AE" w:rsidRPr="001917AE" w:rsidDel="001917AE">
          <w:t xml:space="preserve"> </w:t>
        </w:r>
      </w:ins>
      <w:del w:id="86" w:author="Kuba Fa" w:date="2023-03-08T18:56:00Z">
        <w:r w:rsidDel="001917AE">
          <w:delText>wykres porównania średnich wartości atrybutów w różnych źródłach</w:delText>
        </w:r>
      </w:del>
    </w:p>
    <w:p w14:paraId="602DACB8" w14:textId="4BA7957E" w:rsidR="009166A9" w:rsidDel="001917AE" w:rsidRDefault="009166A9">
      <w:pPr>
        <w:pStyle w:val="MojNormalny2"/>
        <w:numPr>
          <w:ilvl w:val="0"/>
          <w:numId w:val="46"/>
        </w:numPr>
        <w:rPr>
          <w:del w:id="87" w:author="Kuba Fa" w:date="2023-03-08T18:57:00Z"/>
        </w:rPr>
        <w:pPrChange w:id="88" w:author="Kuba Fa" w:date="2023-03-08T18:54:00Z">
          <w:pPr>
            <w:pStyle w:val="MojNormalny2"/>
            <w:ind w:left="708" w:firstLine="0"/>
          </w:pPr>
        </w:pPrChange>
      </w:pPr>
      <w:del w:id="89" w:author="Kuba Fa" w:date="2023-03-08T18:55:00Z">
        <w:r w:rsidDel="006721D1">
          <w:delText xml:space="preserve">- </w:delText>
        </w:r>
      </w:del>
      <w:ins w:id="90" w:author="Kuba Fa" w:date="2023-03-08T18:57:00Z">
        <w:r w:rsidR="001917AE" w:rsidRPr="001917AE">
          <w:t>porównanie najlepszych klubów</w:t>
        </w:r>
        <w:r w:rsidR="001917AE">
          <w:t xml:space="preserve"> pod względem atrybutów</w:t>
        </w:r>
        <w:r w:rsidR="001917AE" w:rsidRPr="001917AE">
          <w:t xml:space="preserve"> w oparciu o najlepszy zawodników na poszczególnych pozycjach</w:t>
        </w:r>
      </w:ins>
      <w:ins w:id="91" w:author="Kuba Fa" w:date="2023-03-08T18:58:00Z">
        <w:r w:rsidR="001917AE">
          <w:t>,</w:t>
        </w:r>
      </w:ins>
      <w:ins w:id="92" w:author="Kuba Fa" w:date="2023-03-08T18:57:00Z">
        <w:r w:rsidR="001917AE" w:rsidRPr="001917AE" w:rsidDel="001917AE">
          <w:t xml:space="preserve"> </w:t>
        </w:r>
      </w:ins>
      <w:del w:id="93" w:author="Kuba Fa" w:date="2023-03-08T18:57:00Z">
        <w:r w:rsidDel="001917AE">
          <w:delText>wykres porównania najlepszych klubów w oparciu o 11 najlepszych zawodników na podstawie wartości atrybutów zawodników</w:delText>
        </w:r>
      </w:del>
    </w:p>
    <w:p w14:paraId="5347EE60" w14:textId="1FD93B25" w:rsidR="009166A9" w:rsidRDefault="009166A9">
      <w:pPr>
        <w:pStyle w:val="MojNormalny2"/>
        <w:numPr>
          <w:ilvl w:val="0"/>
          <w:numId w:val="46"/>
        </w:numPr>
        <w:pPrChange w:id="94" w:author="Kuba Fa" w:date="2023-03-08T18:54:00Z">
          <w:pPr>
            <w:pStyle w:val="MojNormalny2"/>
            <w:ind w:left="708" w:firstLine="0"/>
          </w:pPr>
        </w:pPrChange>
      </w:pPr>
      <w:del w:id="95" w:author="Kuba Fa" w:date="2023-03-08T18:55:00Z">
        <w:r w:rsidDel="006721D1">
          <w:delText xml:space="preserve">- </w:delText>
        </w:r>
      </w:del>
      <w:del w:id="96" w:author="Kuba Fa" w:date="2023-03-08T18:58:00Z">
        <w:r w:rsidDel="001917AE">
          <w:delText xml:space="preserve">własny </w:delText>
        </w:r>
      </w:del>
      <w:r>
        <w:t>system przewidywania meczy na podstawie ostatnich spotkań</w:t>
      </w:r>
      <w:ins w:id="97" w:author="Kuba Fa" w:date="2023-03-08T18:58:00Z">
        <w:r w:rsidR="001917AE">
          <w:t>,</w:t>
        </w:r>
      </w:ins>
    </w:p>
    <w:p w14:paraId="0990C96C" w14:textId="187B4167" w:rsidR="009166A9" w:rsidRPr="000F275B" w:rsidRDefault="009166A9">
      <w:pPr>
        <w:pStyle w:val="MojNormalny2"/>
        <w:numPr>
          <w:ilvl w:val="0"/>
          <w:numId w:val="46"/>
        </w:numPr>
        <w:pPrChange w:id="98" w:author="Kuba Fa" w:date="2023-03-08T18:54:00Z">
          <w:pPr>
            <w:pStyle w:val="MojNormalny2"/>
            <w:ind w:left="708" w:firstLine="0"/>
          </w:pPr>
        </w:pPrChange>
      </w:pPr>
      <w:del w:id="99" w:author="Kuba Fa" w:date="2023-03-08T18:55:00Z">
        <w:r w:rsidDel="006721D1">
          <w:delText xml:space="preserve">- </w:delText>
        </w:r>
      </w:del>
      <w:r>
        <w:t>porówn</w:t>
      </w:r>
      <w:ins w:id="100" w:author="Kuba Fa" w:date="2023-03-08T18:58:00Z">
        <w:r w:rsidR="001917AE">
          <w:t>ywanie</w:t>
        </w:r>
      </w:ins>
      <w:del w:id="101" w:author="Kuba Fa" w:date="2023-03-08T18:58:00Z">
        <w:r w:rsidDel="001917AE">
          <w:delText>ania</w:delText>
        </w:r>
      </w:del>
      <w:r>
        <w:t xml:space="preserve"> różnych źródeł przewidujących najbardziej prawdopodobny wynik meczu</w:t>
      </w:r>
      <w:ins w:id="102" w:author="Kuba Fa" w:date="2023-03-08T18:58:00Z">
        <w:r w:rsidR="001917AE">
          <w:t>.</w:t>
        </w:r>
      </w:ins>
    </w:p>
    <w:p w14:paraId="128BE0F8" w14:textId="71734C87" w:rsidR="009166A9" w:rsidRDefault="009166A9" w:rsidP="00F2797C">
      <w:pPr>
        <w:pStyle w:val="MojNormalny2"/>
        <w:ind w:firstLine="0"/>
        <w:rPr>
          <w:ins w:id="103" w:author="Kuba Fa" w:date="2023-03-09T10:18:00Z"/>
        </w:rPr>
      </w:pPr>
      <w:del w:id="104" w:author="Kuba Fa" w:date="2023-03-08T18:59:00Z">
        <w:r w:rsidDel="001917AE">
          <w:delText>Za pomocą porównań</w:delText>
        </w:r>
      </w:del>
      <w:ins w:id="105" w:author="Kuba Fa" w:date="2023-03-08T18:59:00Z">
        <w:r w:rsidR="001917AE">
          <w:t>Poprzez porównywanie</w:t>
        </w:r>
      </w:ins>
      <w:r>
        <w:t xml:space="preserve"> atrybutów zawodników z trzech źródeł, można obiektywniej spojrzeć na umiejętności danego zawodnika</w:t>
      </w:r>
      <w:ins w:id="106" w:author="Kuba Fa" w:date="2023-03-08T19:08:00Z">
        <w:r w:rsidR="001336FF">
          <w:t>. Jeśli</w:t>
        </w:r>
      </w:ins>
      <w:ins w:id="107" w:author="Kuba Fa" w:date="2023-03-08T19:09:00Z">
        <w:r w:rsidR="001336FF">
          <w:t xml:space="preserve"> wartości</w:t>
        </w:r>
      </w:ins>
      <w:ins w:id="108" w:author="Kuba Fa" w:date="2023-03-08T19:08:00Z">
        <w:r w:rsidR="001336FF">
          <w:t xml:space="preserve"> jedn</w:t>
        </w:r>
      </w:ins>
      <w:ins w:id="109" w:author="Kuba Fa" w:date="2023-03-08T19:09:00Z">
        <w:r w:rsidR="001336FF">
          <w:t>ego</w:t>
        </w:r>
      </w:ins>
      <w:ins w:id="110" w:author="Kuba Fa" w:date="2023-03-08T19:08:00Z">
        <w:r w:rsidR="001336FF">
          <w:t xml:space="preserve"> ze źródeł znaczą</w:t>
        </w:r>
      </w:ins>
      <w:ins w:id="111" w:author="Kuba Fa" w:date="2023-03-08T19:09:00Z">
        <w:r w:rsidR="001336FF">
          <w:t xml:space="preserve">co wyróżnia się na tle reszty, </w:t>
        </w:r>
      </w:ins>
      <w:ins w:id="112" w:author="Kuba Fa" w:date="2023-03-08T19:10:00Z">
        <w:r w:rsidR="001336FF">
          <w:t>bądź widoczne są zależności pomiędzy dwoma źródł</w:t>
        </w:r>
      </w:ins>
      <w:ins w:id="113" w:author="Kuba Fa" w:date="2023-03-08T19:11:00Z">
        <w:r w:rsidR="001336FF">
          <w:t>ami, można</w:t>
        </w:r>
      </w:ins>
      <w:ins w:id="114" w:author="Kuba Fa" w:date="2023-03-08T19:09:00Z">
        <w:r w:rsidR="001336FF">
          <w:t xml:space="preserve"> badać</w:t>
        </w:r>
      </w:ins>
      <w:ins w:id="115" w:author="Kuba Fa" w:date="2023-03-08T19:10:00Z">
        <w:r w:rsidR="001336FF">
          <w:t xml:space="preserve"> przyczyny takiej sytuacji</w:t>
        </w:r>
      </w:ins>
      <w:ins w:id="116" w:author="Kuba Fa" w:date="2023-03-08T19:11:00Z">
        <w:r w:rsidR="001336FF">
          <w:t xml:space="preserve">. </w:t>
        </w:r>
      </w:ins>
      <w:del w:id="117" w:author="Kuba Fa" w:date="2023-03-08T19:08:00Z">
        <w:r w:rsidDel="001336FF">
          <w:delText>. Przy okazji możliwa jest weryfikacja ewentualnej kradzieży danych bądź zależności pomiędzy wartościami opracowanymi przez researcherów dwóch</w:delText>
        </w:r>
      </w:del>
      <w:ins w:id="118" w:author="Marcin Ochab" w:date="2023-01-16T09:46:00Z">
        <w:del w:id="119" w:author="Kuba Fa" w:date="2023-03-08T19:08:00Z">
          <w:r w:rsidDel="001336FF">
            <w:delText xml:space="preserve"> </w:delText>
          </w:r>
        </w:del>
      </w:ins>
      <w:del w:id="120" w:author="Kuba Fa" w:date="2023-03-08T19:08:00Z">
        <w:r w:rsidDel="001336FF">
          <w:delText xml:space="preserve">serwisów dotyczących gier piłkarskich. </w:delText>
        </w:r>
      </w:del>
      <w:ins w:id="121" w:author="Kuba Fa" w:date="2023-03-08T19:11:00Z">
        <w:r w:rsidR="001336FF">
          <w:t xml:space="preserve"> </w:t>
        </w:r>
      </w:ins>
      <w:r>
        <w:t>Dodatkowo trzecie źródło jakim są statystyki z</w:t>
      </w:r>
      <w:ins w:id="122" w:author="Kuba Fa" w:date="2023-03-08T19:13:00Z">
        <w:r w:rsidR="001336FF">
          <w:t xml:space="preserve"> meczów w trakcie</w:t>
        </w:r>
      </w:ins>
      <w:r>
        <w:t xml:space="preserve"> sezonu</w:t>
      </w:r>
      <w:del w:id="123" w:author="Kuba Fa" w:date="2023-03-08T19:13:00Z">
        <w:r w:rsidDel="001336FF">
          <w:delText xml:space="preserve"> na który te gry zostały przygotowane</w:delText>
        </w:r>
      </w:del>
      <w:r>
        <w:t xml:space="preserve">, </w:t>
      </w:r>
      <w:ins w:id="124" w:author="Kuba Fa" w:date="2023-03-08T19:12:00Z">
        <w:r w:rsidR="001336FF">
          <w:t xml:space="preserve">można interpretować jako </w:t>
        </w:r>
      </w:ins>
      <w:r>
        <w:t>weryfik</w:t>
      </w:r>
      <w:ins w:id="125" w:author="Kuba Fa" w:date="2023-03-08T19:12:00Z">
        <w:r w:rsidR="001336FF">
          <w:t>acja</w:t>
        </w:r>
      </w:ins>
      <w:del w:id="126" w:author="Kuba Fa" w:date="2023-03-08T19:12:00Z">
        <w:r w:rsidDel="001336FF">
          <w:delText>ują</w:delText>
        </w:r>
      </w:del>
      <w:r>
        <w:t xml:space="preserve"> słusznoś</w:t>
      </w:r>
      <w:ins w:id="127" w:author="Kuba Fa" w:date="2023-03-08T19:12:00Z">
        <w:r w:rsidR="001336FF">
          <w:t>ci</w:t>
        </w:r>
      </w:ins>
      <w:del w:id="128" w:author="Kuba Fa" w:date="2023-03-08T19:12:00Z">
        <w:r w:rsidDel="001336FF">
          <w:delText>ć obydwu</w:delText>
        </w:r>
      </w:del>
      <w:r>
        <w:t xml:space="preserve"> danych</w:t>
      </w:r>
      <w:ins w:id="129" w:author="Kuba Fa" w:date="2023-03-08T19:12:00Z">
        <w:r w:rsidR="001336FF">
          <w:t xml:space="preserve"> z gier piłkarskich</w:t>
        </w:r>
      </w:ins>
      <w:r>
        <w:t xml:space="preserve">. Podobnie działa funkcjonalność </w:t>
      </w:r>
      <w:r>
        <w:lastRenderedPageBreak/>
        <w:t xml:space="preserve">porównywania aplikacji do </w:t>
      </w:r>
      <w:del w:id="130" w:author="Kuba Fa" w:date="2023-03-09T10:16:00Z">
        <w:r w:rsidDel="005B723E">
          <w:delText>przewidywania</w:delText>
        </w:r>
      </w:del>
      <w:ins w:id="131" w:author="Kuba Fa" w:date="2023-03-09T10:16:00Z">
        <w:r w:rsidR="005B723E">
          <w:t xml:space="preserve"> zajmującej się</w:t>
        </w:r>
      </w:ins>
      <w:r>
        <w:t xml:space="preserve"> wynik</w:t>
      </w:r>
      <w:ins w:id="132" w:author="Kuba Fa" w:date="2023-03-09T10:16:00Z">
        <w:r w:rsidR="005B723E">
          <w:t>ami</w:t>
        </w:r>
      </w:ins>
      <w:del w:id="133" w:author="Kuba Fa" w:date="2023-03-09T10:16:00Z">
        <w:r w:rsidDel="005B723E">
          <w:delText>ów</w:delText>
        </w:r>
      </w:del>
      <w:r>
        <w:t xml:space="preserve"> meczów. Trzy źródła mogą dawać trzy inne wyniki, lecz rzeczywistość po czasie weryfikuje, które z nich było najbliżej prawdy. Dodatkowo wiedząc </w:t>
      </w:r>
      <w:del w:id="134" w:author="Kuba Fa" w:date="2023-03-08T19:16:00Z">
        <w:r w:rsidDel="00772BA5">
          <w:delText>jak działa</w:delText>
        </w:r>
      </w:del>
      <w:ins w:id="135" w:author="Kuba Fa" w:date="2023-03-08T19:16:00Z">
        <w:r w:rsidR="00772BA5">
          <w:t>w jaki sposób została</w:t>
        </w:r>
      </w:ins>
      <w:r>
        <w:t xml:space="preserve"> stworzona </w:t>
      </w:r>
      <w:del w:id="136" w:author="Kuba Fa" w:date="2023-03-08T19:02:00Z">
        <w:r w:rsidDel="001917AE">
          <w:delText xml:space="preserve">przeze mnie </w:delText>
        </w:r>
      </w:del>
      <w:ins w:id="137" w:author="Kuba Fa" w:date="2023-03-08T19:18:00Z">
        <w:r w:rsidR="00772BA5">
          <w:t xml:space="preserve"> jedna z </w:t>
        </w:r>
      </w:ins>
      <w:r>
        <w:t>aplikacj</w:t>
      </w:r>
      <w:ins w:id="138" w:author="Kuba Fa" w:date="2023-03-08T19:18:00Z">
        <w:r w:rsidR="00772BA5">
          <w:t>i</w:t>
        </w:r>
      </w:ins>
      <w:del w:id="139" w:author="Kuba Fa" w:date="2023-03-08T19:18:00Z">
        <w:r w:rsidDel="00772BA5">
          <w:delText>a</w:delText>
        </w:r>
      </w:del>
      <w:r>
        <w:t xml:space="preserve"> do </w:t>
      </w:r>
      <w:del w:id="140" w:author="Kuba Fa" w:date="2023-03-08T19:16:00Z">
        <w:r w:rsidDel="00772BA5">
          <w:delText>predykcji</w:delText>
        </w:r>
      </w:del>
      <w:ins w:id="141" w:author="Kuba Fa" w:date="2023-03-08T19:16:00Z">
        <w:r w:rsidR="00772BA5">
          <w:t>osz</w:t>
        </w:r>
      </w:ins>
      <w:ins w:id="142" w:author="Kuba Fa" w:date="2023-03-08T19:17:00Z">
        <w:r w:rsidR="00772BA5">
          <w:t>acowania wyników</w:t>
        </w:r>
      </w:ins>
      <w:r>
        <w:t>, mo</w:t>
      </w:r>
      <w:ins w:id="143" w:author="Kuba Fa" w:date="2023-03-08T19:14:00Z">
        <w:r w:rsidR="001336FF">
          <w:t>żna</w:t>
        </w:r>
      </w:ins>
      <w:del w:id="144" w:author="Kuba Fa" w:date="2023-03-08T19:14:00Z">
        <w:r w:rsidDel="001336FF">
          <w:delText>gę</w:delText>
        </w:r>
      </w:del>
      <w:r>
        <w:t xml:space="preserve"> obserwować wspólne zależności powodujące, że dana drużyna ma większe szanse na wygraną. Może </w:t>
      </w:r>
      <w:del w:id="145" w:author="Kuba Fa" w:date="2023-03-08T19:18:00Z">
        <w:r w:rsidDel="00772BA5">
          <w:delText>mi t</w:delText>
        </w:r>
      </w:del>
      <w:ins w:id="146" w:author="Kuba Fa" w:date="2023-03-08T19:18:00Z">
        <w:r w:rsidR="00772BA5">
          <w:t>t</w:t>
        </w:r>
      </w:ins>
      <w:r>
        <w:t>o pomóc zrozumieć</w:t>
      </w:r>
      <w:ins w:id="147" w:author="Kuba Fa" w:date="2023-03-08T19:18:00Z">
        <w:r w:rsidR="00772BA5">
          <w:t xml:space="preserve"> </w:t>
        </w:r>
        <w:r w:rsidR="00772BA5" w:rsidRPr="00772BA5">
          <w:t xml:space="preserve">jak </w:t>
        </w:r>
      </w:ins>
      <w:ins w:id="148" w:author="Kuba Fa" w:date="2023-03-09T10:17:00Z">
        <w:r w:rsidR="005B723E" w:rsidRPr="00772BA5">
          <w:t>działają</w:t>
        </w:r>
      </w:ins>
      <w:ins w:id="149" w:author="Kuba Fa" w:date="2023-03-08T19:18:00Z">
        <w:r w:rsidR="00772BA5" w:rsidRPr="00772BA5">
          <w:t xml:space="preserve"> pozostałe źródła, z których pobierano informacje</w:t>
        </w:r>
      </w:ins>
      <w:r>
        <w:t xml:space="preserve"> </w:t>
      </w:r>
      <w:del w:id="150" w:author="Kuba Fa" w:date="2023-03-08T19:18:00Z">
        <w:r w:rsidDel="00772BA5">
          <w:delText>jak dwa inne źródła, z których pobieram dane o ich przewidywaniach, działają.</w:delText>
        </w:r>
      </w:del>
    </w:p>
    <w:p w14:paraId="54FE3EB3" w14:textId="77777777" w:rsidR="005B723E" w:rsidRDefault="005B723E" w:rsidP="005B723E">
      <w:pPr>
        <w:pStyle w:val="MojNormalny2"/>
        <w:numPr>
          <w:ilvl w:val="1"/>
          <w:numId w:val="20"/>
        </w:numPr>
        <w:tabs>
          <w:tab w:val="left" w:pos="6750"/>
        </w:tabs>
        <w:rPr>
          <w:ins w:id="151" w:author="Kuba Fa" w:date="2023-03-09T10:18:00Z"/>
          <w:b/>
          <w:bCs/>
          <w:sz w:val="32"/>
          <w:szCs w:val="32"/>
        </w:rPr>
      </w:pPr>
      <w:ins w:id="152" w:author="Kuba Fa" w:date="2023-03-09T10:18:00Z">
        <w:r>
          <w:rPr>
            <w:b/>
            <w:bCs/>
            <w:sz w:val="32"/>
            <w:szCs w:val="32"/>
          </w:rPr>
          <w:t>Diagram UML</w:t>
        </w:r>
      </w:ins>
    </w:p>
    <w:p w14:paraId="6F4BDD76" w14:textId="611C447C" w:rsidR="005B723E" w:rsidDel="005B723E" w:rsidRDefault="005B723E" w:rsidP="00F2797C">
      <w:pPr>
        <w:pStyle w:val="MojNormalny2"/>
        <w:ind w:firstLine="0"/>
        <w:rPr>
          <w:del w:id="153" w:author="Kuba Fa" w:date="2023-03-09T10:18:00Z"/>
        </w:rPr>
      </w:pPr>
    </w:p>
    <w:p w14:paraId="784DFB76" w14:textId="57F271F7" w:rsidR="00734070" w:rsidDel="005B723E" w:rsidRDefault="00734070" w:rsidP="00F2797C">
      <w:pPr>
        <w:pStyle w:val="MojNormalny2"/>
        <w:ind w:firstLine="0"/>
        <w:rPr>
          <w:del w:id="154" w:author="Kuba Fa" w:date="2023-03-09T10:18:00Z"/>
          <w:b/>
          <w:bCs/>
        </w:rPr>
      </w:pPr>
      <w:del w:id="155" w:author="Kuba Fa" w:date="2023-03-09T10:18:00Z">
        <w:r w:rsidDel="005B723E">
          <w:delText>[</w:delText>
        </w:r>
        <w:r w:rsidRPr="00734070" w:rsidDel="005B723E">
          <w:rPr>
            <w:color w:val="FF0000"/>
          </w:rPr>
          <w:delText>osobny punkt do diagramu]</w:delText>
        </w:r>
      </w:del>
    </w:p>
    <w:p w14:paraId="1171E7C7" w14:textId="0F5E8A49" w:rsidR="00F55A3A" w:rsidRDefault="00A62A06">
      <w:pPr>
        <w:pStyle w:val="MojNormalny2"/>
        <w:keepNext/>
        <w:tabs>
          <w:tab w:val="left" w:pos="6750"/>
        </w:tabs>
        <w:ind w:left="720" w:firstLine="0"/>
        <w:jc w:val="center"/>
        <w:pPrChange w:id="156" w:author="Kuba Fa" w:date="2023-03-09T15:37:00Z">
          <w:pPr>
            <w:pStyle w:val="MojNormalny2"/>
            <w:keepNext/>
            <w:tabs>
              <w:tab w:val="left" w:pos="6750"/>
            </w:tabs>
            <w:ind w:left="720" w:firstLine="0"/>
          </w:pPr>
        </w:pPrChange>
      </w:pPr>
      <w:r>
        <w:rPr>
          <w:b/>
          <w:bCs/>
          <w:noProof/>
          <w:sz w:val="32"/>
          <w:szCs w:val="32"/>
        </w:rPr>
        <w:drawing>
          <wp:inline distT="0" distB="0" distL="0" distR="0" wp14:anchorId="788FDB91" wp14:editId="3992D040">
            <wp:extent cx="5200650" cy="496252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14:paraId="3D6DC4D8" w14:textId="758F037F" w:rsidR="009166A9" w:rsidRPr="00D2489B" w:rsidRDefault="000D3FB2" w:rsidP="00734070">
      <w:pPr>
        <w:pStyle w:val="Legenda"/>
        <w:jc w:val="center"/>
        <w:rPr>
          <w:ins w:id="157" w:author="Kuba Fa" w:date="2023-02-02T14:41:00Z"/>
          <w:sz w:val="22"/>
          <w:szCs w:val="22"/>
          <w:rPrChange w:id="158" w:author="Kuba Fa" w:date="2023-03-11T18:47:00Z">
            <w:rPr>
              <w:ins w:id="159" w:author="Kuba Fa" w:date="2023-02-02T14:41:00Z"/>
            </w:rPr>
          </w:rPrChange>
        </w:rPr>
      </w:pPr>
      <w:r w:rsidRPr="00D2489B">
        <w:rPr>
          <w:sz w:val="22"/>
          <w:szCs w:val="22"/>
          <w:rPrChange w:id="160" w:author="Kuba Fa" w:date="2023-03-11T18:47:00Z">
            <w:rPr/>
          </w:rPrChange>
        </w:rPr>
        <w:t xml:space="preserve">Rysunek 1 - </w:t>
      </w:r>
      <w:r w:rsidR="00F92F41" w:rsidRPr="00D2489B">
        <w:rPr>
          <w:sz w:val="22"/>
          <w:szCs w:val="22"/>
          <w:rPrChange w:id="161" w:author="Kuba Fa" w:date="2023-03-11T18:47:00Z">
            <w:rPr/>
          </w:rPrChange>
        </w:rPr>
        <w:t>Diagram DPU przedstawiający możliwe przejścia pomiędzy stronami</w:t>
      </w:r>
      <w:del w:id="162" w:author="Kuba Fa" w:date="2023-03-09T11:31:00Z">
        <w:r w:rsidR="00734070" w:rsidRPr="00D2489B" w:rsidDel="009B0BE0">
          <w:rPr>
            <w:color w:val="FF0000"/>
            <w:sz w:val="22"/>
            <w:szCs w:val="22"/>
            <w:rPrChange w:id="163" w:author="Kuba Fa" w:date="2023-03-11T18:47:00Z">
              <w:rPr>
                <w:color w:val="FF0000"/>
              </w:rPr>
            </w:rPrChange>
          </w:rPr>
          <w:delText>[srodkowac]</w:delText>
        </w:r>
      </w:del>
    </w:p>
    <w:p w14:paraId="2925E6F7" w14:textId="6C7BBC29" w:rsidR="00F55A3A" w:rsidRPr="00F55A3A" w:rsidRDefault="00F55A3A">
      <w:pPr>
        <w:pStyle w:val="MojNormalny2"/>
        <w:jc w:val="left"/>
        <w:rPr>
          <w:rPrChange w:id="164" w:author="Kuba Fa" w:date="2023-02-02T14:41:00Z">
            <w:rPr>
              <w:b/>
              <w:bCs/>
              <w:sz w:val="32"/>
              <w:szCs w:val="32"/>
            </w:rPr>
          </w:rPrChange>
        </w:rPr>
        <w:pPrChange w:id="165" w:author="Kuba Fa" w:date="2023-02-02T17:44:00Z">
          <w:pPr>
            <w:pStyle w:val="Legenda"/>
            <w:jc w:val="both"/>
          </w:pPr>
        </w:pPrChange>
      </w:pPr>
      <w:ins w:id="166" w:author="Kuba Fa" w:date="2023-02-02T14:42:00Z">
        <w:r>
          <w:lastRenderedPageBreak/>
          <w:t xml:space="preserve">Diagramy przypadków użycia </w:t>
        </w:r>
      </w:ins>
      <w:ins w:id="167" w:author="Kuba Fa" w:date="2023-02-02T17:45:00Z">
        <w:r w:rsidR="00921BD2">
          <w:t>stanowią skuteczne narzędzie do opracowywania, pr</w:t>
        </w:r>
      </w:ins>
      <w:ins w:id="168" w:author="Kuba Fa" w:date="2023-02-02T17:46:00Z">
        <w:r w:rsidR="00921BD2">
          <w:t>ezentowania i udokumentowania działania jednostki. Dzięki nim, systemy, podsystemy oraz klasy stają się łatwiej zrozumiałe i dostępne. Diagramy te przedstawiają jednostkę z perspektywy zewnętrznej</w:t>
        </w:r>
      </w:ins>
      <w:ins w:id="169" w:author="Kuba Fa" w:date="2023-02-02T14:44:00Z">
        <w:r>
          <w:t xml:space="preserve"> [</w:t>
        </w:r>
      </w:ins>
      <w:ins w:id="170" w:author="Kuba Fa" w:date="2023-03-09T11:31:00Z">
        <w:r w:rsidR="009B0BE0">
          <w:t>5</w:t>
        </w:r>
      </w:ins>
      <w:ins w:id="171" w:author="Kuba Fa" w:date="2023-02-02T14:44:00Z">
        <w:r>
          <w:t>]</w:t>
        </w:r>
      </w:ins>
      <w:r w:rsidR="00734070">
        <w:t>.</w:t>
      </w:r>
    </w:p>
    <w:p w14:paraId="04022780" w14:textId="598B0986" w:rsidR="00BC63D5" w:rsidRDefault="00BC63D5" w:rsidP="00BC63D5">
      <w:pPr>
        <w:pStyle w:val="MojNormalny2"/>
        <w:tabs>
          <w:tab w:val="left" w:pos="6750"/>
        </w:tabs>
        <w:ind w:left="720" w:firstLine="0"/>
        <w:rPr>
          <w:b/>
          <w:bCs/>
          <w:sz w:val="32"/>
          <w:szCs w:val="32"/>
        </w:rPr>
      </w:pPr>
    </w:p>
    <w:p w14:paraId="45F93FA8" w14:textId="060BF20B" w:rsidR="00CA4A4A" w:rsidDel="005B723E" w:rsidRDefault="00CA4A4A">
      <w:pPr>
        <w:pStyle w:val="MojNormalny2"/>
        <w:tabs>
          <w:tab w:val="left" w:pos="6750"/>
        </w:tabs>
        <w:rPr>
          <w:del w:id="172" w:author="Kuba Fa" w:date="2023-03-09T10:19:00Z"/>
          <w:b/>
          <w:bCs/>
          <w:sz w:val="32"/>
          <w:szCs w:val="32"/>
        </w:rPr>
        <w:pPrChange w:id="173" w:author="Kuba Fa" w:date="2023-03-09T10:19:00Z">
          <w:pPr>
            <w:pStyle w:val="MojNormalny2"/>
            <w:tabs>
              <w:tab w:val="left" w:pos="6750"/>
            </w:tabs>
            <w:ind w:left="720" w:firstLine="0"/>
          </w:pPr>
        </w:pPrChange>
      </w:pPr>
    </w:p>
    <w:p w14:paraId="13513397" w14:textId="2D34E60C" w:rsidR="00CA4A4A" w:rsidDel="005B723E" w:rsidRDefault="00CA4A4A">
      <w:pPr>
        <w:pStyle w:val="MojNormalny2"/>
        <w:tabs>
          <w:tab w:val="left" w:pos="6750"/>
        </w:tabs>
        <w:ind w:firstLine="0"/>
        <w:rPr>
          <w:del w:id="174" w:author="Kuba Fa" w:date="2023-03-09T10:19:00Z"/>
          <w:b/>
          <w:bCs/>
          <w:sz w:val="32"/>
          <w:szCs w:val="32"/>
        </w:rPr>
        <w:pPrChange w:id="175" w:author="Kuba Fa" w:date="2023-03-09T10:19:00Z">
          <w:pPr>
            <w:pStyle w:val="MojNormalny2"/>
            <w:tabs>
              <w:tab w:val="left" w:pos="6750"/>
            </w:tabs>
            <w:ind w:left="720" w:firstLine="0"/>
          </w:pPr>
        </w:pPrChange>
      </w:pPr>
    </w:p>
    <w:p w14:paraId="616A2B0E" w14:textId="4102A9FA" w:rsidR="00CA4A4A" w:rsidDel="005B723E" w:rsidRDefault="00CA4A4A">
      <w:pPr>
        <w:pStyle w:val="MojNormalny2"/>
        <w:tabs>
          <w:tab w:val="left" w:pos="6750"/>
        </w:tabs>
        <w:ind w:firstLine="0"/>
        <w:rPr>
          <w:del w:id="176" w:author="Kuba Fa" w:date="2023-03-09T10:19:00Z"/>
          <w:b/>
          <w:bCs/>
          <w:sz w:val="32"/>
          <w:szCs w:val="32"/>
        </w:rPr>
        <w:pPrChange w:id="177" w:author="Kuba Fa" w:date="2023-03-09T10:19:00Z">
          <w:pPr>
            <w:pStyle w:val="MojNormalny2"/>
            <w:tabs>
              <w:tab w:val="left" w:pos="6750"/>
            </w:tabs>
            <w:ind w:left="720" w:firstLine="0"/>
          </w:pPr>
        </w:pPrChange>
      </w:pPr>
    </w:p>
    <w:p w14:paraId="1E3FB942" w14:textId="0DB2DFDD" w:rsidR="00CA4A4A" w:rsidDel="005B723E" w:rsidRDefault="00CA4A4A">
      <w:pPr>
        <w:pStyle w:val="MojNormalny2"/>
        <w:tabs>
          <w:tab w:val="left" w:pos="6750"/>
        </w:tabs>
        <w:ind w:firstLine="0"/>
        <w:rPr>
          <w:del w:id="178" w:author="Kuba Fa" w:date="2023-03-09T10:19:00Z"/>
          <w:b/>
          <w:bCs/>
          <w:sz w:val="32"/>
          <w:szCs w:val="32"/>
        </w:rPr>
        <w:pPrChange w:id="179" w:author="Kuba Fa" w:date="2023-03-09T10:19:00Z">
          <w:pPr>
            <w:pStyle w:val="MojNormalny2"/>
            <w:tabs>
              <w:tab w:val="left" w:pos="6750"/>
            </w:tabs>
            <w:ind w:left="720" w:firstLine="0"/>
          </w:pPr>
        </w:pPrChange>
      </w:pPr>
    </w:p>
    <w:p w14:paraId="2242CE52" w14:textId="77777777" w:rsidR="00CA4A4A" w:rsidRDefault="00CA4A4A">
      <w:pPr>
        <w:pStyle w:val="MojNormalny2"/>
        <w:tabs>
          <w:tab w:val="left" w:pos="6750"/>
        </w:tabs>
        <w:ind w:firstLine="0"/>
        <w:rPr>
          <w:b/>
          <w:bCs/>
          <w:sz w:val="32"/>
          <w:szCs w:val="32"/>
        </w:rPr>
        <w:pPrChange w:id="180" w:author="Kuba Fa" w:date="2023-03-09T10:19:00Z">
          <w:pPr>
            <w:pStyle w:val="MojNormalny2"/>
            <w:tabs>
              <w:tab w:val="left" w:pos="6750"/>
            </w:tabs>
            <w:ind w:left="720" w:firstLine="0"/>
          </w:pPr>
        </w:pPrChange>
      </w:pPr>
    </w:p>
    <w:p w14:paraId="3DB60AB3" w14:textId="661A05AB" w:rsidR="00BC63D5" w:rsidRDefault="00BC63D5" w:rsidP="00BC63D5">
      <w:pPr>
        <w:pStyle w:val="MojNormalny2"/>
        <w:numPr>
          <w:ilvl w:val="1"/>
          <w:numId w:val="20"/>
        </w:numPr>
        <w:tabs>
          <w:tab w:val="left" w:pos="6750"/>
        </w:tabs>
        <w:rPr>
          <w:b/>
          <w:bCs/>
          <w:sz w:val="32"/>
          <w:szCs w:val="32"/>
        </w:rPr>
      </w:pPr>
      <w:r>
        <w:rPr>
          <w:b/>
          <w:bCs/>
          <w:sz w:val="32"/>
          <w:szCs w:val="32"/>
        </w:rPr>
        <w:t>Technologie użyte w aplikacji</w:t>
      </w:r>
    </w:p>
    <w:p w14:paraId="093BD63A" w14:textId="7C01124E" w:rsidR="00B1110D" w:rsidRPr="004A2153" w:rsidRDefault="00B1110D">
      <w:pPr>
        <w:pStyle w:val="Akapitzlist"/>
        <w:tabs>
          <w:tab w:val="left" w:pos="1395"/>
        </w:tabs>
        <w:ind w:left="0" w:firstLine="0"/>
        <w:jc w:val="both"/>
        <w:pPrChange w:id="181" w:author="Kuba Fa" w:date="2023-02-02T17:44:00Z">
          <w:pPr>
            <w:pStyle w:val="Akapitzlist"/>
            <w:tabs>
              <w:tab w:val="left" w:pos="1395"/>
            </w:tabs>
            <w:ind w:left="0" w:firstLine="0"/>
          </w:pPr>
        </w:pPrChange>
      </w:pPr>
      <w:r w:rsidRPr="004A2153">
        <w:rPr>
          <w:b/>
          <w:bCs/>
        </w:rPr>
        <w:t>Next.js</w:t>
      </w:r>
      <w:r w:rsidR="00285609" w:rsidRPr="004A2153">
        <w:rPr>
          <w:b/>
          <w:bCs/>
        </w:rPr>
        <w:t xml:space="preserve"> </w:t>
      </w:r>
      <w:r w:rsidR="00285609" w:rsidRPr="004A2153">
        <w:t>– framework React.js, który pozwala na renderowanie stron zarówno po stronie serwera, jak i klienta</w:t>
      </w:r>
      <w:ins w:id="182" w:author="Kuba Fa" w:date="2023-02-02T15:38:00Z">
        <w:r w:rsidR="009678F7">
          <w:t>. Posiada wsparcie między innymi do arkuszy styli, czy typescript</w:t>
        </w:r>
      </w:ins>
      <w:ins w:id="183" w:author="Kuba Fa" w:date="2023-03-11T19:43:00Z">
        <w:r w:rsidR="00FD366F">
          <w:t>.js</w:t>
        </w:r>
      </w:ins>
      <w:ins w:id="184" w:author="Kuba Fa" w:date="2023-02-02T15:41:00Z">
        <w:r w:rsidR="009678F7">
          <w:t>. Zawiera w sobie routing</w:t>
        </w:r>
      </w:ins>
      <w:ins w:id="185" w:author="Kuba Fa" w:date="2023-02-02T17:55:00Z">
        <w:r w:rsidR="00A128AF">
          <w:t xml:space="preserve"> i umożliwia stosowanie metod DOM</w:t>
        </w:r>
      </w:ins>
      <w:ins w:id="186" w:author="Kuba Fa" w:date="2023-02-02T15:42:00Z">
        <w:r w:rsidR="009678F7">
          <w:t>.</w:t>
        </w:r>
      </w:ins>
      <w:ins w:id="187" w:author="Kuba Fa" w:date="2023-02-02T17:59:00Z">
        <w:r w:rsidR="00E573AD">
          <w:t xml:space="preserve"> [</w:t>
        </w:r>
      </w:ins>
      <w:ins w:id="188" w:author="Kuba Fa" w:date="2023-03-11T19:43:00Z">
        <w:r w:rsidR="00FD366F">
          <w:t>19</w:t>
        </w:r>
      </w:ins>
      <w:ins w:id="189" w:author="Kuba Fa" w:date="2023-02-02T17:59:00Z">
        <w:r w:rsidR="00E573AD">
          <w:t>]</w:t>
        </w:r>
      </w:ins>
      <w:ins w:id="190" w:author="Kuba Fa" w:date="2023-02-02T15:42:00Z">
        <w:r w:rsidR="009678F7">
          <w:t xml:space="preserve"> </w:t>
        </w:r>
      </w:ins>
    </w:p>
    <w:p w14:paraId="579636C7" w14:textId="18DDB15F" w:rsidR="00B1110D" w:rsidRPr="004A2153" w:rsidDel="009678F7" w:rsidRDefault="00B1110D">
      <w:pPr>
        <w:pStyle w:val="Akapitzlist"/>
        <w:ind w:left="0" w:firstLine="0"/>
        <w:jc w:val="both"/>
        <w:rPr>
          <w:del w:id="191" w:author="Kuba Fa" w:date="2023-02-02T15:50:00Z"/>
          <w:rFonts w:asciiTheme="minorHAnsi" w:hAnsiTheme="minorHAnsi" w:cstheme="minorBidi"/>
          <w:b/>
          <w:bCs/>
        </w:rPr>
        <w:pPrChange w:id="192" w:author="Kuba Fa" w:date="2023-02-02T17:44:00Z">
          <w:pPr>
            <w:pStyle w:val="Akapitzlist"/>
            <w:ind w:left="0" w:firstLine="0"/>
          </w:pPr>
        </w:pPrChange>
      </w:pPr>
      <w:r w:rsidRPr="004A2153">
        <w:rPr>
          <w:b/>
          <w:bCs/>
        </w:rPr>
        <w:t>Mantine</w:t>
      </w:r>
      <w:r w:rsidR="00285609" w:rsidRPr="004A2153">
        <w:rPr>
          <w:b/>
          <w:bCs/>
        </w:rPr>
        <w:t xml:space="preserve"> – </w:t>
      </w:r>
      <w:r w:rsidR="00285609" w:rsidRPr="004A2153">
        <w:t>biblioteka do React</w:t>
      </w:r>
      <w:del w:id="193" w:author="Kuba Fa" w:date="2023-03-09T10:20:00Z">
        <w:r w:rsidR="00285609" w:rsidRPr="004A2153" w:rsidDel="005B723E">
          <w:delText>a(</w:delText>
        </w:r>
      </w:del>
      <w:ins w:id="194" w:author="Kuba Fa" w:date="2023-03-09T10:20:00Z">
        <w:r w:rsidR="005B723E">
          <w:t>.js(</w:t>
        </w:r>
      </w:ins>
      <w:r w:rsidR="00285609" w:rsidRPr="004A2153">
        <w:t>w tym Next</w:t>
      </w:r>
      <w:ins w:id="195" w:author="Kuba Fa" w:date="2023-03-09T10:20:00Z">
        <w:r w:rsidR="005B723E">
          <w:t>.js</w:t>
        </w:r>
      </w:ins>
      <w:del w:id="196" w:author="Kuba Fa" w:date="2023-03-09T10:20:00Z">
        <w:r w:rsidR="00285609" w:rsidRPr="004A2153" w:rsidDel="005B723E">
          <w:delText>a</w:delText>
        </w:r>
      </w:del>
      <w:r w:rsidR="00285609" w:rsidRPr="004A2153">
        <w:t xml:space="preserve">), zawierająca </w:t>
      </w:r>
      <w:ins w:id="197" w:author="Kuba Fa" w:date="2023-02-02T15:43:00Z">
        <w:r w:rsidR="009678F7">
          <w:t xml:space="preserve">ponad 100 </w:t>
        </w:r>
      </w:ins>
      <w:r w:rsidR="00285609" w:rsidRPr="004A2153">
        <w:t>w</w:t>
      </w:r>
      <w:del w:id="198" w:author="Kuba Fa" w:date="2023-03-09T10:20:00Z">
        <w:r w:rsidR="00285609" w:rsidRPr="004A2153" w:rsidDel="005B723E">
          <w:delText>b</w:delText>
        </w:r>
      </w:del>
      <w:ins w:id="199" w:author="Kuba Fa" w:date="2023-03-09T10:21:00Z">
        <w:r w:rsidR="00886280">
          <w:t>b</w:t>
        </w:r>
      </w:ins>
      <w:r w:rsidR="00285609" w:rsidRPr="004A2153">
        <w:t>udowan</w:t>
      </w:r>
      <w:ins w:id="200" w:author="Kuba Fa" w:date="2023-02-02T15:43:00Z">
        <w:r w:rsidR="009678F7">
          <w:t>ych</w:t>
        </w:r>
      </w:ins>
      <w:del w:id="201" w:author="Kuba Fa" w:date="2023-02-02T15:43:00Z">
        <w:r w:rsidR="00285609" w:rsidRPr="004A2153" w:rsidDel="009678F7">
          <w:delText>e</w:delText>
        </w:r>
      </w:del>
      <w:r w:rsidR="00285609" w:rsidRPr="004A2153">
        <w:t xml:space="preserve"> </w:t>
      </w:r>
      <w:del w:id="202" w:author="Kuba Fa" w:date="2023-02-02T15:44:00Z">
        <w:r w:rsidR="00285609" w:rsidRPr="004A2153" w:rsidDel="009678F7">
          <w:delText>komponenty</w:delText>
        </w:r>
      </w:del>
      <w:ins w:id="203" w:author="Kuba Fa" w:date="2023-02-02T15:44:00Z">
        <w:r w:rsidR="009678F7" w:rsidRPr="004A2153">
          <w:t>komponent</w:t>
        </w:r>
        <w:r w:rsidR="009678F7">
          <w:t>ów</w:t>
        </w:r>
      </w:ins>
      <w:del w:id="204" w:author="Kuba Fa" w:date="2023-02-02T15:44:00Z">
        <w:r w:rsidR="00285609" w:rsidRPr="004A2153" w:rsidDel="009678F7">
          <w:delText>, style czy hooki</w:delText>
        </w:r>
      </w:del>
      <w:ins w:id="205" w:author="Kuba Fa" w:date="2023-02-02T15:44:00Z">
        <w:r w:rsidR="009678F7">
          <w:t>, oraz 40 hooków</w:t>
        </w:r>
      </w:ins>
      <w:ins w:id="206" w:author="Kuba Fa" w:date="2023-02-02T15:51:00Z">
        <w:r w:rsidR="009678F7">
          <w:t xml:space="preserve">. </w:t>
        </w:r>
      </w:ins>
      <w:ins w:id="207" w:author="Kuba Fa" w:date="2023-02-02T15:50:00Z">
        <w:r w:rsidR="009678F7">
          <w:t xml:space="preserve">Dzięki </w:t>
        </w:r>
        <w:r w:rsidR="009678F7" w:rsidRPr="00175A14">
          <w:t>gotow</w:t>
        </w:r>
        <w:r w:rsidR="009678F7">
          <w:t>ym</w:t>
        </w:r>
        <w:r w:rsidR="009678F7" w:rsidRPr="00175A14">
          <w:t xml:space="preserve"> komponent</w:t>
        </w:r>
      </w:ins>
      <w:ins w:id="208" w:author="Kuba Fa" w:date="2023-03-09T10:20:00Z">
        <w:r w:rsidR="005B723E">
          <w:t>om</w:t>
        </w:r>
      </w:ins>
      <w:ins w:id="209" w:author="Kuba Fa" w:date="2023-02-02T15:50:00Z">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użytkownika.</w:t>
        </w:r>
      </w:ins>
    </w:p>
    <w:p w14:paraId="38C0439D" w14:textId="0AE4EC03" w:rsidR="00B1110D" w:rsidRPr="004A2153" w:rsidRDefault="00B1110D">
      <w:pPr>
        <w:pStyle w:val="Akapitzlist"/>
        <w:tabs>
          <w:tab w:val="left" w:pos="1395"/>
        </w:tabs>
        <w:ind w:left="0" w:firstLine="0"/>
        <w:jc w:val="both"/>
        <w:rPr>
          <w:b/>
          <w:bCs/>
        </w:rPr>
        <w:pPrChange w:id="210" w:author="Kuba Fa" w:date="2023-02-02T17:44:00Z">
          <w:pPr>
            <w:pStyle w:val="Akapitzlist"/>
            <w:tabs>
              <w:tab w:val="left" w:pos="1395"/>
            </w:tabs>
            <w:ind w:left="0" w:firstLine="0"/>
          </w:pPr>
        </w:pPrChange>
      </w:pPr>
      <w:r w:rsidRPr="004A2153">
        <w:rPr>
          <w:b/>
          <w:bCs/>
        </w:rPr>
        <w:t>S</w:t>
      </w:r>
      <w:ins w:id="211" w:author="Kuba Fa" w:date="2023-03-09T10:21:00Z">
        <w:r w:rsidR="005B723E">
          <w:rPr>
            <w:b/>
            <w:bCs/>
          </w:rPr>
          <w:t>ASS</w:t>
        </w:r>
      </w:ins>
      <w:del w:id="212" w:author="Kuba Fa" w:date="2023-03-09T10:21:00Z">
        <w:r w:rsidRPr="004A2153" w:rsidDel="005B723E">
          <w:rPr>
            <w:b/>
            <w:bCs/>
          </w:rPr>
          <w:delText>ass</w:delText>
        </w:r>
      </w:del>
      <w:r w:rsidR="00285609" w:rsidRPr="004A2153">
        <w:rPr>
          <w:b/>
          <w:bCs/>
        </w:rPr>
        <w:t xml:space="preserve"> – </w:t>
      </w:r>
      <w:r w:rsidR="00285609" w:rsidRPr="004A2153">
        <w:t xml:space="preserve">język skryptowy opierający się na CSSie, pozwalający </w:t>
      </w:r>
      <w:ins w:id="213" w:author="Kuba Fa" w:date="2023-02-02T15:53:00Z">
        <w:r w:rsidR="0095217D">
          <w:t xml:space="preserve">między innymi </w:t>
        </w:r>
      </w:ins>
      <w:ins w:id="214" w:author="Kuba Fa" w:date="2023-02-02T15:52:00Z">
        <w:r w:rsidR="0095217D">
          <w:t>na tworzenie zmiennych</w:t>
        </w:r>
      </w:ins>
      <w:ins w:id="215" w:author="Kuba Fa" w:date="2023-02-02T15:53:00Z">
        <w:r w:rsidR="0095217D">
          <w:t xml:space="preserve"> i </w:t>
        </w:r>
      </w:ins>
      <w:ins w:id="216" w:author="Kuba Fa" w:date="2023-02-02T15:52:00Z">
        <w:r w:rsidR="0095217D">
          <w:t>funkcji</w:t>
        </w:r>
      </w:ins>
      <w:ins w:id="217" w:author="Kuba Fa" w:date="2023-02-02T15:53:00Z">
        <w:r w:rsidR="0095217D">
          <w:t xml:space="preserve">. Pomaga uporządkować i ulepszać kod CSS, </w:t>
        </w:r>
      </w:ins>
      <w:ins w:id="218" w:author="Kuba Fa" w:date="2023-02-02T15:54:00Z">
        <w:r w:rsidR="0095217D">
          <w:t>co poprawia jego przejrzystość i rozwijalność.</w:t>
        </w:r>
      </w:ins>
      <w:ins w:id="219" w:author="Kuba Fa" w:date="2023-02-02T15:52:00Z">
        <w:r w:rsidR="0095217D">
          <w:t xml:space="preserve"> </w:t>
        </w:r>
      </w:ins>
      <w:del w:id="220" w:author="Kuba Fa" w:date="2023-02-02T15:52:00Z">
        <w:r w:rsidR="00285609" w:rsidRPr="004A2153" w:rsidDel="0095217D">
          <w:delText>między innymi na wcinanie linii i tworzenie zmiennych</w:delText>
        </w:r>
      </w:del>
    </w:p>
    <w:p w14:paraId="42EEB746" w14:textId="5B4645F8" w:rsidR="00B1110D" w:rsidRPr="004A2153" w:rsidRDefault="00B1110D">
      <w:pPr>
        <w:pStyle w:val="Akapitzlist"/>
        <w:ind w:left="0" w:firstLine="0"/>
        <w:jc w:val="both"/>
        <w:pPrChange w:id="221" w:author="Kuba Fa" w:date="2023-02-02T17:44:00Z">
          <w:pPr>
            <w:pStyle w:val="Akapitzlist"/>
            <w:ind w:left="0" w:firstLine="0"/>
          </w:pPr>
        </w:pPrChange>
      </w:pPr>
      <w:r w:rsidRPr="004A2153">
        <w:rPr>
          <w:b/>
          <w:bCs/>
        </w:rPr>
        <w:t>Cheerio.js</w:t>
      </w:r>
      <w:r w:rsidR="00285609" w:rsidRPr="004A2153">
        <w:rPr>
          <w:b/>
          <w:bCs/>
        </w:rPr>
        <w:t xml:space="preserve"> – </w:t>
      </w:r>
      <w:r w:rsidR="00285609" w:rsidRPr="004A2153">
        <w:t>biblioteka służaca do parsowania kodu</w:t>
      </w:r>
      <w:ins w:id="222" w:author="Kuba Fa" w:date="2023-02-02T15:58:00Z">
        <w:r w:rsidR="0095217D">
          <w:t xml:space="preserve"> i manipulowania danych z</w:t>
        </w:r>
      </w:ins>
      <w:r w:rsidR="00285609" w:rsidRPr="004A2153">
        <w:t xml:space="preserve"> HTML</w:t>
      </w:r>
      <w:ins w:id="223" w:author="Kuba Fa" w:date="2023-02-02T15:58:00Z">
        <w:r w:rsidR="0095217D">
          <w:t>. Jest szybsza oraz łatwi</w:t>
        </w:r>
      </w:ins>
      <w:ins w:id="224" w:author="Kuba Fa" w:date="2023-02-02T15:59:00Z">
        <w:r w:rsidR="0095217D">
          <w:t xml:space="preserve">ejsza do użycia w porównaniu do jQuery. Działa na takiej zasadzie, żę wczytuje dane, a następnie umożliwia wyszukiwanie i manipulowanie nimi za pomocą selektorów i funkcji, podobnych do jQuery. </w:t>
        </w:r>
      </w:ins>
      <w:ins w:id="225" w:author="Kuba Fa" w:date="2023-02-02T16:00:00Z">
        <w:r w:rsidR="0095217D">
          <w:t xml:space="preserve">Została użyta w aplikacji do webscrappingu. </w:t>
        </w:r>
      </w:ins>
      <w:del w:id="226" w:author="Kuba Fa" w:date="2023-02-02T15:58:00Z">
        <w:r w:rsidR="00285609" w:rsidRPr="004A2153" w:rsidDel="0095217D">
          <w:delText>, webscrappingu</w:delText>
        </w:r>
      </w:del>
    </w:p>
    <w:p w14:paraId="5AF9DF15" w14:textId="02935E1D" w:rsidR="00B1110D" w:rsidRPr="004A2153" w:rsidRDefault="00B1110D">
      <w:pPr>
        <w:pStyle w:val="Akapitzlist"/>
        <w:ind w:left="0" w:firstLine="0"/>
        <w:jc w:val="both"/>
        <w:rPr>
          <w:b/>
          <w:bCs/>
        </w:rPr>
        <w:pPrChange w:id="227" w:author="Kuba Fa" w:date="2023-02-02T17:44:00Z">
          <w:pPr>
            <w:pStyle w:val="Akapitzlist"/>
            <w:ind w:left="0" w:firstLine="0"/>
          </w:pPr>
        </w:pPrChange>
      </w:pPr>
      <w:r w:rsidRPr="004A2153">
        <w:rPr>
          <w:b/>
          <w:bCs/>
        </w:rPr>
        <w:t>Axios</w:t>
      </w:r>
      <w:r w:rsidR="00285609" w:rsidRPr="004A2153">
        <w:rPr>
          <w:b/>
          <w:bCs/>
        </w:rPr>
        <w:t xml:space="preserve"> – </w:t>
      </w:r>
      <w:r w:rsidR="00285609" w:rsidRPr="004A2153">
        <w:t>klient HTTP umożliwiający tworzenie zapytań w przeglądarce</w:t>
      </w:r>
      <w:ins w:id="228" w:author="Kuba Fa" w:date="2023-02-02T16:01:00Z">
        <w:r w:rsidR="0095217D">
          <w:t>. Pozwala na wysyłanie zapytań takich jak: GET, POST, PUT, DELETE</w:t>
        </w:r>
      </w:ins>
      <w:ins w:id="229" w:author="Kuba Fa" w:date="2023-02-02T16:02:00Z">
        <w:r w:rsidR="0095217D">
          <w:t xml:space="preserve"> oraz łatwą konfiguracje nagłówków i parametrów.</w:t>
        </w:r>
      </w:ins>
    </w:p>
    <w:p w14:paraId="17BB515B" w14:textId="064C2CED" w:rsidR="00B1110D" w:rsidRPr="004A2153" w:rsidRDefault="00B1110D">
      <w:pPr>
        <w:pStyle w:val="Akapitzlist"/>
        <w:ind w:left="0" w:firstLine="0"/>
        <w:jc w:val="both"/>
        <w:rPr>
          <w:b/>
          <w:bCs/>
        </w:rPr>
        <w:pPrChange w:id="230" w:author="Kuba Fa" w:date="2023-02-02T17:44:00Z">
          <w:pPr>
            <w:pStyle w:val="Akapitzlist"/>
            <w:ind w:left="0" w:firstLine="0"/>
          </w:pPr>
        </w:pPrChange>
      </w:pPr>
      <w:r w:rsidRPr="004A2153">
        <w:rPr>
          <w:b/>
          <w:bCs/>
        </w:rPr>
        <w:t>Recharts</w:t>
      </w:r>
      <w:r w:rsidR="00285609" w:rsidRPr="004A2153">
        <w:rPr>
          <w:b/>
          <w:bCs/>
        </w:rPr>
        <w:t xml:space="preserve"> –</w:t>
      </w:r>
      <w:r w:rsidR="00285609" w:rsidRPr="004A2153">
        <w:t xml:space="preserve"> biblioteka React</w:t>
      </w:r>
      <w:r w:rsidR="00F2797C" w:rsidRPr="004A2153">
        <w:t>.js</w:t>
      </w:r>
      <w:r w:rsidR="00285609" w:rsidRPr="004A2153">
        <w:t xml:space="preserve"> </w:t>
      </w:r>
      <w:ins w:id="231" w:author="Kuba Fa" w:date="2023-02-02T16:03:00Z">
        <w:r w:rsidR="0095217D">
          <w:t>służąca do tworzenia wizualizacji danych w aplikacjach internetowych. Z</w:t>
        </w:r>
      </w:ins>
      <w:del w:id="232" w:author="Kuba Fa" w:date="2023-02-02T16:03:00Z">
        <w:r w:rsidR="00285609" w:rsidRPr="004A2153" w:rsidDel="0095217D">
          <w:delText>z</w:delText>
        </w:r>
      </w:del>
      <w:r w:rsidR="00285609" w:rsidRPr="004A2153">
        <w:t>awiera</w:t>
      </w:r>
      <w:del w:id="233" w:author="Kuba Fa" w:date="2023-02-02T16:03:00Z">
        <w:r w:rsidR="00285609" w:rsidRPr="004A2153" w:rsidDel="0095217D">
          <w:delText>jąca</w:delText>
        </w:r>
      </w:del>
      <w:r w:rsidR="00285609" w:rsidRPr="004A2153">
        <w:t xml:space="preserve"> komponenty ułatwiające tworzenie wykresów</w:t>
      </w:r>
      <w:ins w:id="234" w:author="Kuba Fa" w:date="2023-02-02T16:04:00Z">
        <w:r w:rsidR="0095217D">
          <w:t>, dostosowanych do indywidualnych potrzeb.</w:t>
        </w:r>
      </w:ins>
    </w:p>
    <w:p w14:paraId="4DBA1072" w14:textId="5A21A91F" w:rsidR="00285609" w:rsidRPr="00B1110D" w:rsidRDefault="00285609">
      <w:pPr>
        <w:pStyle w:val="Akapitzlist"/>
        <w:ind w:left="0" w:firstLine="0"/>
        <w:jc w:val="both"/>
        <w:rPr>
          <w:b/>
          <w:bCs/>
        </w:rPr>
        <w:pPrChange w:id="235" w:author="Kuba Fa" w:date="2023-02-02T17:44:00Z">
          <w:pPr>
            <w:pStyle w:val="Akapitzlist"/>
            <w:ind w:left="0" w:firstLine="0"/>
          </w:pPr>
        </w:pPrChange>
      </w:pPr>
      <w:r w:rsidRPr="004A2153">
        <w:rPr>
          <w:b/>
          <w:bCs/>
        </w:rPr>
        <w:t xml:space="preserve">Cypress – </w:t>
      </w:r>
      <w:r w:rsidRPr="004A2153">
        <w:t xml:space="preserve">narzędzie </w:t>
      </w:r>
      <w:del w:id="236" w:author="Kuba Fa" w:date="2023-03-09T10:22:00Z">
        <w:r w:rsidRPr="004A2153" w:rsidDel="00886280">
          <w:delText xml:space="preserve">służące </w:delText>
        </w:r>
      </w:del>
      <w:ins w:id="237" w:author="Kuba Fa" w:date="2023-03-09T10:22:00Z">
        <w:r w:rsidR="00886280">
          <w:t>do tworzenia</w:t>
        </w:r>
        <w:r w:rsidR="00886280" w:rsidRPr="004A2153">
          <w:t xml:space="preserve"> </w:t>
        </w:r>
      </w:ins>
      <w:r w:rsidRPr="004A2153">
        <w:t>do</w:t>
      </w:r>
      <w:del w:id="238" w:author="Kuba Fa" w:date="2023-03-09T10:22:00Z">
        <w:r w:rsidRPr="004A2153" w:rsidDel="00886280">
          <w:delText xml:space="preserve"> testów</w:delText>
        </w:r>
      </w:del>
      <w:r w:rsidRPr="004A2153">
        <w:t xml:space="preserve"> aplikacji internetowych</w:t>
      </w:r>
      <w:ins w:id="239" w:author="Kuba Fa" w:date="2023-02-02T17:35:00Z">
        <w:r w:rsidR="00FC38DF">
          <w:t>. Pozwala na zdefiniowanie i wykonanie testów, które sprawdzają, czy aplikacja jest zgod</w:t>
        </w:r>
      </w:ins>
      <w:ins w:id="240" w:author="Kuba Fa" w:date="2023-02-02T17:36:00Z">
        <w:r w:rsidR="00FC38DF">
          <w:t>na z oczekiwaniami testera. Cypress oferuje wiele przydatnych narzędzi i funkcji, takich jak śledzenie i debugowanie, które ułatwiają tworzenie i utrzymywanie testów.</w:t>
        </w:r>
      </w:ins>
    </w:p>
    <w:p w14:paraId="0F5855AE" w14:textId="77777777" w:rsidR="00B1110D" w:rsidRDefault="00B1110D" w:rsidP="00B1110D">
      <w:pPr>
        <w:pStyle w:val="MojNormalny2"/>
        <w:tabs>
          <w:tab w:val="left" w:pos="6750"/>
        </w:tabs>
        <w:ind w:left="720" w:firstLine="0"/>
        <w:rPr>
          <w:b/>
          <w:bCs/>
          <w:sz w:val="32"/>
          <w:szCs w:val="32"/>
        </w:rPr>
      </w:pPr>
    </w:p>
    <w:p w14:paraId="20D97F9F" w14:textId="4FA1F3F8" w:rsidR="00BC63D5" w:rsidRDefault="00BC63D5" w:rsidP="00BC63D5">
      <w:pPr>
        <w:pStyle w:val="MojNormalny2"/>
        <w:numPr>
          <w:ilvl w:val="1"/>
          <w:numId w:val="20"/>
        </w:numPr>
        <w:tabs>
          <w:tab w:val="left" w:pos="6750"/>
        </w:tabs>
        <w:rPr>
          <w:ins w:id="241" w:author="Kuba Fa" w:date="2023-03-09T10:27:00Z"/>
          <w:b/>
          <w:bCs/>
          <w:sz w:val="32"/>
          <w:szCs w:val="32"/>
        </w:rPr>
      </w:pPr>
      <w:r>
        <w:rPr>
          <w:b/>
          <w:bCs/>
          <w:sz w:val="32"/>
          <w:szCs w:val="32"/>
        </w:rPr>
        <w:t>Użyte API/Serwisy</w:t>
      </w:r>
    </w:p>
    <w:p w14:paraId="13194325" w14:textId="5C8E6AEF" w:rsidR="00646412" w:rsidRDefault="00646412" w:rsidP="00646412">
      <w:pPr>
        <w:pStyle w:val="MojNormalny2"/>
        <w:numPr>
          <w:ilvl w:val="2"/>
          <w:numId w:val="20"/>
        </w:numPr>
        <w:tabs>
          <w:tab w:val="left" w:pos="6750"/>
        </w:tabs>
        <w:rPr>
          <w:ins w:id="242" w:author="Kuba Fa" w:date="2023-03-09T10:29:00Z"/>
          <w:b/>
          <w:bCs/>
          <w:sz w:val="32"/>
          <w:szCs w:val="32"/>
        </w:rPr>
      </w:pPr>
      <w:ins w:id="243" w:author="Kuba Fa" w:date="2023-03-09T10:27:00Z">
        <w:r>
          <w:rPr>
            <w:b/>
            <w:bCs/>
            <w:sz w:val="32"/>
            <w:szCs w:val="32"/>
          </w:rPr>
          <w:t>API Flashscore</w:t>
        </w:r>
      </w:ins>
    </w:p>
    <w:p w14:paraId="79542581" w14:textId="605BB908" w:rsidR="00646412" w:rsidRPr="00F2797C" w:rsidRDefault="00646412" w:rsidP="00646412">
      <w:pPr>
        <w:pStyle w:val="MojNormalny2"/>
        <w:ind w:firstLine="360"/>
        <w:jc w:val="left"/>
        <w:rPr>
          <w:ins w:id="244" w:author="Kuba Fa" w:date="2023-03-09T10:30:00Z"/>
          <w:b/>
          <w:bCs/>
        </w:rPr>
      </w:pPr>
      <w:ins w:id="245" w:author="Kuba Fa" w:date="2023-03-09T10:30:00Z">
        <w:r w:rsidRPr="007312D1">
          <w:t xml:space="preserve">FlashScore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ins>
      <w:ins w:id="246" w:author="Kuba Fa" w:date="2023-03-09T10:31:00Z">
        <w:r>
          <w:t xml:space="preserve"> czy</w:t>
        </w:r>
      </w:ins>
      <w:ins w:id="247" w:author="Kuba Fa" w:date="2023-03-09T10:30:00Z">
        <w:r w:rsidRPr="007312D1">
          <w:t xml:space="preserve"> tenisa. API umożliwia również wyszukiwanie i filtrowanie danych według różnych kryteriów, takich jak drużyna, lig</w:t>
        </w:r>
      </w:ins>
      <w:ins w:id="248" w:author="Kuba Fa" w:date="2023-03-09T10:33:00Z">
        <w:r>
          <w:t>a</w:t>
        </w:r>
      </w:ins>
      <w:ins w:id="249" w:author="Kuba Fa" w:date="2023-03-09T10:30:00Z">
        <w:r w:rsidRPr="007312D1">
          <w:t>, a nawet indywidualni zawodnicy. Jego zalety to:</w:t>
        </w:r>
      </w:ins>
    </w:p>
    <w:p w14:paraId="2C2FB2E3" w14:textId="77777777" w:rsidR="00646412" w:rsidRPr="007312D1" w:rsidRDefault="00646412" w:rsidP="00646412">
      <w:pPr>
        <w:pStyle w:val="Akapitzlist"/>
        <w:numPr>
          <w:ilvl w:val="0"/>
          <w:numId w:val="21"/>
        </w:numPr>
        <w:rPr>
          <w:ins w:id="250" w:author="Kuba Fa" w:date="2023-03-09T10:30:00Z"/>
        </w:rPr>
      </w:pPr>
      <w:ins w:id="251" w:author="Kuba Fa" w:date="2023-03-09T10:30:00Z">
        <w:r>
          <w:t>d</w:t>
        </w:r>
        <w:r w:rsidRPr="007312D1">
          <w:t>ostęp do danych w czasie rzeczywistym - FlashScore API umożliwia dostęp do danych w czasie rzeczywistym, co oznacza, że wyniki meczów i statystyki są aktualizowane na bieżąco</w:t>
        </w:r>
        <w:r>
          <w:t>,</w:t>
        </w:r>
      </w:ins>
    </w:p>
    <w:p w14:paraId="3CEE6D08" w14:textId="77777777" w:rsidR="00646412" w:rsidRPr="007312D1" w:rsidRDefault="00646412" w:rsidP="00646412">
      <w:pPr>
        <w:pStyle w:val="Akapitzlist"/>
        <w:numPr>
          <w:ilvl w:val="0"/>
          <w:numId w:val="21"/>
        </w:numPr>
        <w:rPr>
          <w:ins w:id="252" w:author="Kuba Fa" w:date="2023-03-09T10:30:00Z"/>
        </w:rPr>
      </w:pPr>
      <w:ins w:id="253" w:author="Kuba Fa" w:date="2023-03-09T10:30:00Z">
        <w:r>
          <w:t>d</w:t>
        </w:r>
        <w:r w:rsidRPr="007312D1">
          <w:t>ostęp do danych z wielu dyscyplin - FlashScore API umożliwia dostęp do danych z wielu dyscyplin sportowych, w tym piłki nożnej, koszykówki, hokeja i wielu innych</w:t>
        </w:r>
        <w:r>
          <w:t>,</w:t>
        </w:r>
      </w:ins>
    </w:p>
    <w:p w14:paraId="21D99916" w14:textId="77777777" w:rsidR="00646412" w:rsidRDefault="00646412" w:rsidP="00646412">
      <w:pPr>
        <w:pStyle w:val="Akapitzlist"/>
        <w:numPr>
          <w:ilvl w:val="0"/>
          <w:numId w:val="21"/>
        </w:numPr>
        <w:rPr>
          <w:ins w:id="254" w:author="Kuba Fa" w:date="2023-03-09T10:30:00Z"/>
        </w:rPr>
      </w:pPr>
      <w:ins w:id="255" w:author="Kuba Fa" w:date="2023-03-09T10:30:00Z">
        <w:r>
          <w:t>m</w:t>
        </w:r>
        <w:r w:rsidRPr="007312D1">
          <w:t>ożliwość wyszukiwania i filtrowania danych</w:t>
        </w:r>
        <w:r>
          <w:t>.</w:t>
        </w:r>
      </w:ins>
    </w:p>
    <w:p w14:paraId="5EA92C23" w14:textId="77777777" w:rsidR="00646412" w:rsidRDefault="00646412">
      <w:pPr>
        <w:pStyle w:val="MojNormalny2"/>
        <w:tabs>
          <w:tab w:val="left" w:pos="6750"/>
        </w:tabs>
        <w:rPr>
          <w:ins w:id="256" w:author="Kuba Fa" w:date="2023-03-09T10:27:00Z"/>
          <w:b/>
          <w:bCs/>
          <w:sz w:val="32"/>
          <w:szCs w:val="32"/>
        </w:rPr>
        <w:pPrChange w:id="257" w:author="Kuba Fa" w:date="2023-03-09T10:34:00Z">
          <w:pPr>
            <w:pStyle w:val="MojNormalny2"/>
            <w:numPr>
              <w:ilvl w:val="2"/>
              <w:numId w:val="20"/>
            </w:numPr>
            <w:tabs>
              <w:tab w:val="left" w:pos="6750"/>
            </w:tabs>
            <w:ind w:left="720" w:hanging="720"/>
          </w:pPr>
        </w:pPrChange>
      </w:pPr>
    </w:p>
    <w:p w14:paraId="7521FD3F" w14:textId="3871876B" w:rsidR="00646412" w:rsidRDefault="00646412" w:rsidP="00646412">
      <w:pPr>
        <w:pStyle w:val="MojNormalny2"/>
        <w:numPr>
          <w:ilvl w:val="2"/>
          <w:numId w:val="20"/>
        </w:numPr>
        <w:tabs>
          <w:tab w:val="left" w:pos="6750"/>
        </w:tabs>
        <w:rPr>
          <w:ins w:id="258" w:author="Kuba Fa" w:date="2023-03-09T10:36:00Z"/>
          <w:b/>
          <w:bCs/>
          <w:sz w:val="32"/>
          <w:szCs w:val="32"/>
        </w:rPr>
      </w:pPr>
      <w:ins w:id="259" w:author="Kuba Fa" w:date="2023-03-09T10:27:00Z">
        <w:r>
          <w:rPr>
            <w:b/>
            <w:bCs/>
            <w:sz w:val="32"/>
            <w:szCs w:val="32"/>
          </w:rPr>
          <w:t>Forebet.com</w:t>
        </w:r>
      </w:ins>
    </w:p>
    <w:p w14:paraId="7CBE9284" w14:textId="435AC5C3" w:rsidR="003819A7" w:rsidRPr="007312D1" w:rsidRDefault="003819A7">
      <w:pPr>
        <w:pStyle w:val="Akapitzlist"/>
        <w:ind w:left="0" w:firstLine="708"/>
        <w:jc w:val="both"/>
        <w:rPr>
          <w:moveTo w:id="260" w:author="Kuba Fa" w:date="2023-03-09T10:36:00Z"/>
        </w:rPr>
        <w:pPrChange w:id="261" w:author="Kuba Fa" w:date="2023-03-09T10:36:00Z">
          <w:pPr>
            <w:pStyle w:val="Akapitzlist"/>
            <w:numPr>
              <w:numId w:val="20"/>
            </w:numPr>
            <w:ind w:left="480" w:hanging="480"/>
            <w:jc w:val="both"/>
          </w:pPr>
        </w:pPrChange>
      </w:pPr>
      <w:moveToRangeStart w:id="262" w:author="Kuba Fa" w:date="2023-03-09T10:36:00Z" w:name="move129250622"/>
      <w:moveTo w:id="263" w:author="Kuba Fa" w:date="2023-03-09T10:36:00Z">
        <w:r w:rsidRPr="007312D1">
          <w:t>Forebet.com to strona internetowa, która oferuje prognozy i analizy dotyczące wyników meczów piłkarskich z całego świata. Strona zawiera informacje o meczach, drużynach, ligach i zawodnikach, a także statystyki i inne dane, które pomagają w przewidywaniu wyników meczów.</w:t>
        </w:r>
        <w:r>
          <w:t xml:space="preserve"> </w:t>
        </w:r>
        <w:del w:id="264" w:author="Kuba Fa" w:date="2023-03-09T10:37:00Z">
          <w:r w:rsidDel="003819A7">
            <w:delText>O</w:delText>
          </w:r>
          <w:r w:rsidRPr="007312D1" w:rsidDel="003819A7">
            <w:delText xml:space="preserve">feruje również system typowania wyników meczów, w którym użytkownicy mogą obstawiać wyniki meczów i rywalizować z innymi graczami. </w:delText>
          </w:r>
        </w:del>
      </w:moveTo>
    </w:p>
    <w:p w14:paraId="3607BCE0" w14:textId="77777777" w:rsidR="003819A7" w:rsidDel="003819A7" w:rsidRDefault="003819A7">
      <w:pPr>
        <w:pStyle w:val="Akapitzlist"/>
        <w:ind w:left="0" w:firstLine="0"/>
        <w:jc w:val="both"/>
        <w:rPr>
          <w:del w:id="265" w:author="Kuba Fa" w:date="2023-03-09T10:38:00Z"/>
          <w:moveTo w:id="266" w:author="Kuba Fa" w:date="2023-03-09T10:36:00Z"/>
        </w:rPr>
        <w:pPrChange w:id="267" w:author="Kuba Fa" w:date="2023-03-09T10:36:00Z">
          <w:pPr>
            <w:pStyle w:val="Akapitzlist"/>
            <w:numPr>
              <w:numId w:val="20"/>
            </w:numPr>
            <w:ind w:left="480" w:hanging="480"/>
            <w:jc w:val="both"/>
          </w:pPr>
        </w:pPrChange>
      </w:pPr>
      <w:moveTo w:id="268" w:author="Kuba Fa" w:date="2023-03-09T10:36:00Z">
        <w:r w:rsidRPr="007312D1">
          <w:t>Forebet.com jest popularną stroną internetową wśród miłośników piłki nożnej, którzy szukają informacji i analiz dotyczących wyników meczów.</w:t>
        </w:r>
      </w:moveTo>
    </w:p>
    <w:p w14:paraId="61E5BF01" w14:textId="63CA061F" w:rsidR="003819A7" w:rsidRDefault="003819A7">
      <w:pPr>
        <w:pStyle w:val="Akapitzlist"/>
        <w:ind w:left="0" w:firstLine="0"/>
        <w:jc w:val="both"/>
        <w:rPr>
          <w:moveTo w:id="269" w:author="Kuba Fa" w:date="2023-03-09T10:36:00Z"/>
        </w:rPr>
        <w:pPrChange w:id="270" w:author="Kuba Fa" w:date="2023-03-09T10:36:00Z">
          <w:pPr>
            <w:pStyle w:val="Akapitzlist"/>
            <w:numPr>
              <w:numId w:val="20"/>
            </w:numPr>
            <w:ind w:left="480" w:hanging="480"/>
            <w:jc w:val="both"/>
          </w:pPr>
        </w:pPrChange>
      </w:pPr>
      <w:moveTo w:id="271" w:author="Kuba Fa" w:date="2023-03-09T10:36:00Z">
        <w:r>
          <w:t xml:space="preserve">Dane </w:t>
        </w:r>
      </w:moveTo>
      <w:ins w:id="272" w:author="Kuba Fa" w:date="2023-03-09T10:38:00Z">
        <w:r>
          <w:t>pobierane</w:t>
        </w:r>
      </w:ins>
      <w:moveTo w:id="273" w:author="Kuba Fa" w:date="2023-03-09T10:36:00Z">
        <w:del w:id="274" w:author="Kuba Fa" w:date="2023-03-09T10:38:00Z">
          <w:r w:rsidDel="003819A7">
            <w:delText>webscrappowane</w:delText>
          </w:r>
        </w:del>
        <w:r>
          <w:t xml:space="preserve"> na bieżąco z powyższej strony są trzecim źródłem</w:t>
        </w:r>
        <w:del w:id="275" w:author="Kuba Fa" w:date="2023-03-09T10:39:00Z">
          <w:r w:rsidDel="003819A7">
            <w:delText xml:space="preserve"> po mojej aplikacji i kursach bukmacherskich</w:delText>
          </w:r>
        </w:del>
        <w:r>
          <w:t xml:space="preserve"> do przewidywania spotkań meczów.</w:t>
        </w:r>
      </w:moveTo>
    </w:p>
    <w:moveToRangeEnd w:id="262"/>
    <w:p w14:paraId="7664F653" w14:textId="77777777" w:rsidR="003819A7" w:rsidRDefault="003819A7">
      <w:pPr>
        <w:pStyle w:val="MojNormalny2"/>
        <w:tabs>
          <w:tab w:val="left" w:pos="6750"/>
        </w:tabs>
        <w:ind w:left="720" w:firstLine="0"/>
        <w:rPr>
          <w:ins w:id="276" w:author="Kuba Fa" w:date="2023-03-09T10:27:00Z"/>
          <w:b/>
          <w:bCs/>
          <w:sz w:val="32"/>
          <w:szCs w:val="32"/>
        </w:rPr>
        <w:pPrChange w:id="277" w:author="Kuba Fa" w:date="2023-03-09T10:36:00Z">
          <w:pPr>
            <w:pStyle w:val="MojNormalny2"/>
            <w:numPr>
              <w:ilvl w:val="2"/>
              <w:numId w:val="20"/>
            </w:numPr>
            <w:tabs>
              <w:tab w:val="left" w:pos="6750"/>
            </w:tabs>
            <w:ind w:left="720" w:hanging="720"/>
          </w:pPr>
        </w:pPrChange>
      </w:pPr>
    </w:p>
    <w:p w14:paraId="7C8513F5" w14:textId="4AEB0593" w:rsidR="00646412" w:rsidRDefault="00646412" w:rsidP="00646412">
      <w:pPr>
        <w:pStyle w:val="MojNormalny2"/>
        <w:numPr>
          <w:ilvl w:val="2"/>
          <w:numId w:val="20"/>
        </w:numPr>
        <w:tabs>
          <w:tab w:val="left" w:pos="6750"/>
        </w:tabs>
        <w:rPr>
          <w:ins w:id="278" w:author="Kuba Fa" w:date="2023-03-09T10:43:00Z"/>
          <w:b/>
          <w:bCs/>
          <w:sz w:val="32"/>
          <w:szCs w:val="32"/>
        </w:rPr>
      </w:pPr>
      <w:ins w:id="279" w:author="Kuba Fa" w:date="2023-03-09T10:28:00Z">
        <w:r>
          <w:rPr>
            <w:b/>
            <w:bCs/>
            <w:sz w:val="32"/>
            <w:szCs w:val="32"/>
          </w:rPr>
          <w:t>FIFA- futhead.com</w:t>
        </w:r>
      </w:ins>
    </w:p>
    <w:p w14:paraId="3541B158" w14:textId="36F789A7" w:rsidR="003819A7" w:rsidRPr="003819A7" w:rsidRDefault="003819A7">
      <w:pPr>
        <w:pStyle w:val="Akapitzlist"/>
        <w:ind w:left="0" w:firstLine="708"/>
        <w:jc w:val="both"/>
        <w:rPr>
          <w:ins w:id="280" w:author="Kuba Fa" w:date="2023-03-09T10:28:00Z"/>
          <w:rPrChange w:id="281" w:author="Kuba Fa" w:date="2023-03-09T10:44:00Z">
            <w:rPr>
              <w:ins w:id="282" w:author="Kuba Fa" w:date="2023-03-09T10:28:00Z"/>
              <w:b/>
              <w:bCs/>
              <w:sz w:val="32"/>
              <w:szCs w:val="32"/>
            </w:rPr>
          </w:rPrChange>
        </w:rPr>
        <w:pPrChange w:id="283" w:author="Kuba Fa" w:date="2023-03-09T10:46:00Z">
          <w:pPr>
            <w:pStyle w:val="MojNormalny2"/>
            <w:numPr>
              <w:ilvl w:val="2"/>
              <w:numId w:val="20"/>
            </w:numPr>
            <w:tabs>
              <w:tab w:val="left" w:pos="6750"/>
            </w:tabs>
            <w:ind w:left="720" w:hanging="720"/>
          </w:pPr>
        </w:pPrChange>
      </w:pPr>
      <w:ins w:id="284" w:author="Kuba Fa" w:date="2023-03-09T10:43:00Z">
        <w:r w:rsidRPr="00B1110D">
          <w:t xml:space="preserve">FIFA to seria gier piłkarskich wydawana przez firmę Electronic Arts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w:t>
        </w:r>
        <w:r w:rsidRPr="00B1110D">
          <w:lastRenderedPageBreak/>
          <w:t>cieszy się dużą popularnością wśród miłośników tego sportu. Gra jest regularnie aktualizowana i ulepszana przez twórców, aby zapewnić jak najlepszą rozgrywkę i realizm.</w:t>
        </w:r>
      </w:ins>
      <w:ins w:id="285" w:author="Kuba Fa" w:date="2023-03-09T10:47:00Z">
        <w:r w:rsidR="005010B9">
          <w:t xml:space="preserve"> </w:t>
        </w:r>
      </w:ins>
      <w:ins w:id="286" w:author="Kuba Fa" w:date="2023-03-09T10:43:00Z">
        <w:r w:rsidRPr="00B1110D">
          <w:t xml:space="preserve">Dane dotyczące statystyk piłkarzy, które pojawiają się w grze </w:t>
        </w:r>
        <w:r>
          <w:t>pobrano</w:t>
        </w:r>
        <w:r w:rsidRPr="00B1110D">
          <w:t xml:space="preserve"> z portalu futhead.com</w:t>
        </w:r>
        <w:r>
          <w:t>, które zostały użyte jako jedno ze źródeł.</w:t>
        </w:r>
      </w:ins>
    </w:p>
    <w:p w14:paraId="2756216F" w14:textId="64EA8C42" w:rsidR="00646412" w:rsidRDefault="00646412" w:rsidP="00646412">
      <w:pPr>
        <w:pStyle w:val="MojNormalny2"/>
        <w:numPr>
          <w:ilvl w:val="2"/>
          <w:numId w:val="20"/>
        </w:numPr>
        <w:tabs>
          <w:tab w:val="left" w:pos="6750"/>
        </w:tabs>
        <w:rPr>
          <w:ins w:id="287" w:author="Kuba Fa" w:date="2023-03-09T10:47:00Z"/>
          <w:b/>
          <w:bCs/>
          <w:sz w:val="32"/>
          <w:szCs w:val="32"/>
        </w:rPr>
      </w:pPr>
      <w:ins w:id="288" w:author="Kuba Fa" w:date="2023-03-09T10:28:00Z">
        <w:r>
          <w:rPr>
            <w:b/>
            <w:bCs/>
            <w:sz w:val="32"/>
            <w:szCs w:val="32"/>
          </w:rPr>
          <w:t>Football Manager – fmdataba.com</w:t>
        </w:r>
      </w:ins>
    </w:p>
    <w:p w14:paraId="0003223F" w14:textId="562A5A09" w:rsidR="005010B9" w:rsidRPr="00B1110D" w:rsidDel="005010B9" w:rsidRDefault="005010B9">
      <w:pPr>
        <w:pStyle w:val="Akapitzlist"/>
        <w:ind w:left="0" w:firstLine="708"/>
        <w:jc w:val="both"/>
        <w:rPr>
          <w:del w:id="289" w:author="Kuba Fa" w:date="2023-03-09T10:48:00Z"/>
          <w:moveTo w:id="290" w:author="Kuba Fa" w:date="2023-03-09T10:47:00Z"/>
        </w:rPr>
        <w:pPrChange w:id="291" w:author="Kuba Fa" w:date="2023-03-09T14:48:00Z">
          <w:pPr>
            <w:pStyle w:val="Akapitzlist"/>
            <w:numPr>
              <w:numId w:val="20"/>
            </w:numPr>
            <w:ind w:left="480" w:hanging="480"/>
            <w:jc w:val="both"/>
          </w:pPr>
        </w:pPrChange>
      </w:pPr>
      <w:moveToRangeStart w:id="292" w:author="Kuba Fa" w:date="2023-03-09T10:47:00Z" w:name="move129251294"/>
      <w:moveTo w:id="293" w:author="Kuba Fa" w:date="2023-03-09T10:47:00Z">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moveTo>
      <w:ins w:id="294" w:author="Kuba Fa" w:date="2023-03-09T10:50:00Z">
        <w:r>
          <w:t>P</w:t>
        </w:r>
      </w:ins>
      <w:moveTo w:id="295" w:author="Kuba Fa" w:date="2023-03-09T10:47:00Z">
        <w:del w:id="296" w:author="Kuba Fa" w:date="2023-03-09T10:49:00Z">
          <w:r w:rsidRPr="00B1110D" w:rsidDel="005010B9">
            <w:delText>Gra p</w:delText>
          </w:r>
        </w:del>
        <w:r w:rsidRPr="00B1110D">
          <w:t>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piłkarzami.</w:t>
        </w:r>
      </w:moveTo>
    </w:p>
    <w:p w14:paraId="13456D95" w14:textId="77777777" w:rsidR="005010B9" w:rsidRDefault="005010B9">
      <w:pPr>
        <w:pStyle w:val="Akapitzlist"/>
        <w:ind w:left="0" w:firstLine="0"/>
        <w:jc w:val="both"/>
        <w:rPr>
          <w:moveTo w:id="297" w:author="Kuba Fa" w:date="2023-03-09T10:47:00Z"/>
        </w:rPr>
        <w:pPrChange w:id="298" w:author="Kuba Fa" w:date="2023-03-09T10:48:00Z">
          <w:pPr>
            <w:pStyle w:val="Akapitzlist"/>
            <w:numPr>
              <w:numId w:val="20"/>
            </w:numPr>
            <w:ind w:left="480" w:hanging="480"/>
            <w:jc w:val="both"/>
          </w:pPr>
        </w:pPrChange>
      </w:pPr>
      <w:moveTo w:id="299" w:author="Kuba Fa" w:date="2023-03-09T10:47:00Z">
        <w:r w:rsidRPr="00B1110D">
          <w:t xml:space="preserve">W </w:t>
        </w:r>
        <w:del w:id="300" w:author="Kuba Fa" w:date="2023-03-09T10:50:00Z">
          <w:r w:rsidRPr="00B1110D" w:rsidDel="005010B9">
            <w:delText xml:space="preserve">mojej </w:delText>
          </w:r>
        </w:del>
        <w:r w:rsidRPr="00B1110D">
          <w:t>aplikacji atrybuty zawodników z Football Managera zostały użyte jako źródło porównawcze ze statystykami z Fify i API Sofascore</w:t>
        </w:r>
      </w:moveTo>
    </w:p>
    <w:moveToRangeEnd w:id="292"/>
    <w:p w14:paraId="1513BE62" w14:textId="77777777" w:rsidR="005010B9" w:rsidRDefault="005010B9">
      <w:pPr>
        <w:pStyle w:val="MojNormalny2"/>
        <w:tabs>
          <w:tab w:val="left" w:pos="6750"/>
        </w:tabs>
        <w:ind w:left="720" w:firstLine="0"/>
        <w:rPr>
          <w:ins w:id="301" w:author="Kuba Fa" w:date="2023-03-09T10:28:00Z"/>
          <w:b/>
          <w:bCs/>
          <w:sz w:val="32"/>
          <w:szCs w:val="32"/>
        </w:rPr>
        <w:pPrChange w:id="302" w:author="Kuba Fa" w:date="2023-03-09T10:47:00Z">
          <w:pPr>
            <w:pStyle w:val="MojNormalny2"/>
            <w:numPr>
              <w:ilvl w:val="2"/>
              <w:numId w:val="20"/>
            </w:numPr>
            <w:tabs>
              <w:tab w:val="left" w:pos="6750"/>
            </w:tabs>
            <w:ind w:left="720" w:hanging="720"/>
          </w:pPr>
        </w:pPrChange>
      </w:pPr>
    </w:p>
    <w:p w14:paraId="5EE69A6C" w14:textId="1972B4DF" w:rsidR="00646412" w:rsidRDefault="00646412" w:rsidP="00646412">
      <w:pPr>
        <w:pStyle w:val="MojNormalny2"/>
        <w:numPr>
          <w:ilvl w:val="2"/>
          <w:numId w:val="20"/>
        </w:numPr>
        <w:tabs>
          <w:tab w:val="left" w:pos="6750"/>
        </w:tabs>
        <w:rPr>
          <w:ins w:id="303" w:author="Kuba Fa" w:date="2023-03-09T10:54:00Z"/>
          <w:b/>
          <w:bCs/>
          <w:sz w:val="32"/>
          <w:szCs w:val="32"/>
        </w:rPr>
      </w:pPr>
      <w:ins w:id="304" w:author="Kuba Fa" w:date="2023-03-09T10:29:00Z">
        <w:r>
          <w:rPr>
            <w:b/>
            <w:bCs/>
            <w:sz w:val="32"/>
            <w:szCs w:val="32"/>
          </w:rPr>
          <w:t>API Sofascore</w:t>
        </w:r>
      </w:ins>
    </w:p>
    <w:p w14:paraId="67AF3418" w14:textId="710AAD60" w:rsidR="005010B9" w:rsidRPr="00B1110D" w:rsidDel="005010B9" w:rsidRDefault="005010B9">
      <w:pPr>
        <w:ind w:firstLine="708"/>
        <w:jc w:val="both"/>
        <w:rPr>
          <w:del w:id="305" w:author="Kuba Fa" w:date="2023-03-09T10:54:00Z"/>
          <w:moveTo w:id="306" w:author="Kuba Fa" w:date="2023-03-09T10:54:00Z"/>
        </w:rPr>
        <w:pPrChange w:id="307" w:author="Kuba Fa" w:date="2023-03-09T14:48:00Z">
          <w:pPr>
            <w:pStyle w:val="Akapitzlist"/>
            <w:numPr>
              <w:numId w:val="20"/>
            </w:numPr>
            <w:ind w:left="480" w:hanging="480"/>
            <w:jc w:val="both"/>
          </w:pPr>
        </w:pPrChange>
      </w:pPr>
      <w:moveToRangeStart w:id="308" w:author="Kuba Fa" w:date="2023-03-09T10:54:00Z" w:name="move129251706"/>
      <w:moveTo w:id="309" w:author="Kuba Fa" w:date="2023-03-09T10:54:00Z">
        <w:r w:rsidRPr="00B1110D">
          <w:t>Sofascore to internetowa platforma, która oferuje aktualne wyniki sportowe oraz statystyki z wielu różnych dyscyplin. Platforma ta prócz informacji o rezultatach, udostępnia szczegółowe statystyki dotyczące poszczególnych zawodników i drużyn.</w:t>
        </w:r>
        <w:del w:id="310" w:author="Kuba Fa" w:date="2023-03-09T10:55:00Z">
          <w:r w:rsidRPr="00B1110D" w:rsidDel="005010B9">
            <w:delText xml:space="preserve"> Sofascore to idealne narzędzie dla miłośników sportu, którzy chcą być na bieżąco z rozgrywkami sportowymi.</w:delText>
          </w:r>
        </w:del>
      </w:moveTo>
    </w:p>
    <w:p w14:paraId="476E6565" w14:textId="77777777" w:rsidR="005010B9" w:rsidRPr="00B1110D" w:rsidRDefault="005010B9">
      <w:pPr>
        <w:jc w:val="both"/>
        <w:rPr>
          <w:moveTo w:id="311" w:author="Kuba Fa" w:date="2023-03-09T10:54:00Z"/>
        </w:rPr>
        <w:pPrChange w:id="312" w:author="Kuba Fa" w:date="2023-03-09T10:54:00Z">
          <w:pPr>
            <w:pStyle w:val="Akapitzlist"/>
            <w:numPr>
              <w:numId w:val="20"/>
            </w:numPr>
            <w:ind w:left="480" w:hanging="480"/>
            <w:jc w:val="both"/>
          </w:pPr>
        </w:pPrChange>
      </w:pPr>
      <w:moveTo w:id="313" w:author="Kuba Fa" w:date="2023-03-09T10:54:00Z">
        <w:r w:rsidRPr="00B1110D">
          <w:t>Z API Sofascore można pobrać tak szczegółowe dane jak np. liczba odbiorów, wślizgów, procent celnych podań i strzałów. Te statystyki idealnie nadają się do porównania względem atrybutów z gier.</w:t>
        </w:r>
      </w:moveTo>
    </w:p>
    <w:moveToRangeEnd w:id="308"/>
    <w:p w14:paraId="60918050" w14:textId="77777777" w:rsidR="005010B9" w:rsidRDefault="005010B9">
      <w:pPr>
        <w:pStyle w:val="MojNormalny2"/>
        <w:tabs>
          <w:tab w:val="left" w:pos="6750"/>
        </w:tabs>
        <w:ind w:left="720" w:firstLine="0"/>
        <w:rPr>
          <w:b/>
          <w:bCs/>
          <w:sz w:val="32"/>
          <w:szCs w:val="32"/>
        </w:rPr>
        <w:pPrChange w:id="314" w:author="Kuba Fa" w:date="2023-03-09T10:54:00Z">
          <w:pPr>
            <w:pStyle w:val="MojNormalny2"/>
            <w:numPr>
              <w:ilvl w:val="1"/>
              <w:numId w:val="20"/>
            </w:numPr>
            <w:tabs>
              <w:tab w:val="left" w:pos="6750"/>
            </w:tabs>
            <w:ind w:left="720" w:hanging="720"/>
          </w:pPr>
        </w:pPrChange>
      </w:pPr>
    </w:p>
    <w:p w14:paraId="37D3B6EE" w14:textId="1B8E0EC3" w:rsidR="00734070" w:rsidRPr="00734070" w:rsidDel="00646412" w:rsidRDefault="00734070" w:rsidP="00734070">
      <w:pPr>
        <w:pStyle w:val="MojNormalny2"/>
        <w:tabs>
          <w:tab w:val="left" w:pos="6750"/>
        </w:tabs>
        <w:ind w:left="720" w:firstLine="0"/>
        <w:rPr>
          <w:del w:id="315" w:author="Kuba Fa" w:date="2023-03-09T10:29:00Z"/>
          <w:b/>
          <w:bCs/>
          <w:color w:val="FF0000"/>
          <w:sz w:val="32"/>
          <w:szCs w:val="32"/>
        </w:rPr>
      </w:pPr>
      <w:del w:id="316" w:author="Kuba Fa" w:date="2023-03-09T10:29:00Z">
        <w:r w:rsidRPr="00734070" w:rsidDel="00646412">
          <w:rPr>
            <w:b/>
            <w:bCs/>
            <w:color w:val="FF0000"/>
            <w:sz w:val="32"/>
            <w:szCs w:val="32"/>
          </w:rPr>
          <w:delText>[podrozdziały zrobić]</w:delText>
        </w:r>
      </w:del>
    </w:p>
    <w:p w14:paraId="22F9C3FB" w14:textId="4E6DF449" w:rsidR="00F2797C" w:rsidDel="00646412" w:rsidRDefault="00B1110D" w:rsidP="00F2797C">
      <w:pPr>
        <w:pStyle w:val="MojNormalny2"/>
        <w:ind w:firstLine="0"/>
        <w:rPr>
          <w:del w:id="317" w:author="Kuba Fa" w:date="2023-03-09T10:27:00Z"/>
          <w:b/>
          <w:bCs/>
        </w:rPr>
      </w:pPr>
      <w:del w:id="318" w:author="Kuba Fa" w:date="2023-03-09T10:27:00Z">
        <w:r w:rsidRPr="007312D1" w:rsidDel="00646412">
          <w:rPr>
            <w:b/>
            <w:bCs/>
          </w:rPr>
          <w:delText>API Flashscor</w:delText>
        </w:r>
        <w:r w:rsidR="00F2797C" w:rsidDel="00646412">
          <w:rPr>
            <w:b/>
            <w:bCs/>
          </w:rPr>
          <w:delText>e</w:delText>
        </w:r>
      </w:del>
    </w:p>
    <w:p w14:paraId="31F7AAA8" w14:textId="633AACC3" w:rsidR="00B1110D" w:rsidRPr="00F2797C" w:rsidDel="00646412" w:rsidRDefault="00B1110D">
      <w:pPr>
        <w:pStyle w:val="MojNormalny2"/>
        <w:ind w:firstLine="360"/>
        <w:jc w:val="left"/>
        <w:rPr>
          <w:del w:id="319" w:author="Kuba Fa" w:date="2023-03-09T10:29:00Z"/>
          <w:b/>
          <w:bCs/>
        </w:rPr>
        <w:pPrChange w:id="320" w:author="Kuba Fa" w:date="2023-02-02T17:44:00Z">
          <w:pPr>
            <w:pStyle w:val="MojNormalny2"/>
            <w:ind w:firstLine="0"/>
          </w:pPr>
        </w:pPrChange>
      </w:pPr>
      <w:del w:id="321" w:author="Kuba Fa" w:date="2023-03-09T10:29:00Z">
        <w:r w:rsidRPr="007312D1" w:rsidDel="00646412">
          <w:delText>FlashScore API to interfejs programowania aplikacji (API), który umożliwia dostęp do danych dotyczących wyników meczów i statystyk sportowych ze strony flashscore.com. API umożliwia przetwarzanie danych w czasie rzeczywistym i wyświetlanie wyników meczów i statystyk na różnych platformach, takich jak strony internetowe, aplikacje mobilne i inne.</w:delText>
        </w:r>
        <w:r w:rsidDel="00646412">
          <w:delText xml:space="preserve"> Z</w:delText>
        </w:r>
        <w:r w:rsidRPr="007312D1" w:rsidDel="00646412">
          <w:delText>apewnia dostęp do danych z wielu dyscyplin sportowych, w tym piłki nożnej, koszykówki, hokeja, tenisa i wielu innych. API umożliwia również wyszukiwanie i filtrowanie danych według różnych kryteriów, takich jak drużyna, lig, a nawet indywidualni zawodnicy.</w:delText>
        </w:r>
        <w:r w:rsidDel="00646412">
          <w:delText xml:space="preserve"> J</w:delText>
        </w:r>
        <w:r w:rsidRPr="007312D1" w:rsidDel="00646412">
          <w:delText>est często używan</w:delText>
        </w:r>
        <w:r w:rsidDel="00646412">
          <w:delText>y</w:delText>
        </w:r>
        <w:r w:rsidRPr="007312D1" w:rsidDel="00646412">
          <w:delText xml:space="preserve"> przez firmy sportowe, portale internetowe i aplikacje mobilne, które wymagają </w:delText>
        </w:r>
        <w:r w:rsidRPr="007312D1" w:rsidDel="00646412">
          <w:lastRenderedPageBreak/>
          <w:delText>dostępu do aktualnych i wiarygodnych danych dotyczących wyników meczów i statystyk sportowych. Jego zalety to:</w:delText>
        </w:r>
      </w:del>
    </w:p>
    <w:p w14:paraId="055ACF9E" w14:textId="06C024EB" w:rsidR="00B1110D" w:rsidDel="00646412" w:rsidRDefault="00B1110D" w:rsidP="00921BD2">
      <w:pPr>
        <w:pStyle w:val="Akapitzlist"/>
        <w:numPr>
          <w:ilvl w:val="0"/>
          <w:numId w:val="21"/>
        </w:numPr>
        <w:rPr>
          <w:del w:id="322" w:author="Kuba Fa" w:date="2023-03-09T10:29:00Z"/>
        </w:rPr>
      </w:pPr>
      <w:del w:id="323" w:author="Kuba Fa" w:date="2023-03-09T10:29:00Z">
        <w:r w:rsidDel="00646412">
          <w:delText xml:space="preserve">- </w:delText>
        </w:r>
      </w:del>
      <w:ins w:id="324" w:author="Marcin Ochab" w:date="2023-02-01T14:15:00Z">
        <w:del w:id="325" w:author="Kuba Fa" w:date="2023-03-09T10:29:00Z">
          <w:r w:rsidR="00501865" w:rsidDel="00646412">
            <w:delText>d</w:delText>
          </w:r>
        </w:del>
      </w:ins>
      <w:del w:id="326" w:author="Kuba Fa" w:date="2023-03-09T10:29:00Z">
        <w:r w:rsidRPr="007312D1" w:rsidDel="00646412">
          <w:delText>Dostęp do danych w czasie rzeczywistym - FlashScore API umożliwia dostęp do danych w czasie rzeczywistym, co oznacza, że wyniki meczów i statystyki są aktualizowane na bieżąco</w:delText>
        </w:r>
      </w:del>
      <w:ins w:id="327" w:author="Marcin Ochab" w:date="2023-02-01T14:15:00Z">
        <w:del w:id="328" w:author="Kuba Fa" w:date="2023-03-09T10:29:00Z">
          <w:r w:rsidR="00501865" w:rsidDel="00646412">
            <w:delText>,</w:delText>
          </w:r>
        </w:del>
      </w:ins>
      <w:del w:id="329" w:author="Kuba Fa" w:date="2023-03-09T10:29:00Z">
        <w:r w:rsidRPr="007312D1" w:rsidDel="00646412">
          <w:delText>.</w:delText>
        </w:r>
      </w:del>
    </w:p>
    <w:p w14:paraId="7F2E72C7" w14:textId="1454FB8E" w:rsidR="00501865" w:rsidRPr="007312D1" w:rsidDel="00646412" w:rsidRDefault="00501865">
      <w:pPr>
        <w:pStyle w:val="Akapitzlist"/>
        <w:numPr>
          <w:ilvl w:val="0"/>
          <w:numId w:val="21"/>
        </w:numPr>
        <w:rPr>
          <w:ins w:id="330" w:author="Marcin Ochab" w:date="2023-02-01T14:15:00Z"/>
          <w:del w:id="331" w:author="Kuba Fa" w:date="2023-03-09T10:29:00Z"/>
        </w:rPr>
        <w:pPrChange w:id="332" w:author="Kuba Fa" w:date="2023-02-02T17:44:00Z">
          <w:pPr>
            <w:pStyle w:val="Akapitzlist"/>
            <w:ind w:left="0" w:firstLine="0"/>
          </w:pPr>
        </w:pPrChange>
      </w:pPr>
    </w:p>
    <w:p w14:paraId="07DB990C" w14:textId="065C53AB" w:rsidR="00B1110D" w:rsidDel="00646412" w:rsidRDefault="00B1110D" w:rsidP="00921BD2">
      <w:pPr>
        <w:pStyle w:val="Akapitzlist"/>
        <w:numPr>
          <w:ilvl w:val="0"/>
          <w:numId w:val="21"/>
        </w:numPr>
        <w:rPr>
          <w:del w:id="333" w:author="Kuba Fa" w:date="2023-03-09T10:29:00Z"/>
        </w:rPr>
      </w:pPr>
      <w:del w:id="334" w:author="Kuba Fa" w:date="2023-03-09T10:29:00Z">
        <w:r w:rsidDel="00646412">
          <w:delText xml:space="preserve">- </w:delText>
        </w:r>
      </w:del>
      <w:ins w:id="335" w:author="Marcin Ochab" w:date="2023-02-01T14:15:00Z">
        <w:del w:id="336" w:author="Kuba Fa" w:date="2023-03-09T10:29:00Z">
          <w:r w:rsidR="00501865" w:rsidDel="00646412">
            <w:delText>d</w:delText>
          </w:r>
        </w:del>
      </w:ins>
      <w:del w:id="337" w:author="Kuba Fa" w:date="2023-03-09T10:29:00Z">
        <w:r w:rsidRPr="007312D1" w:rsidDel="00646412">
          <w:delText>Dostęp do danych z wielu dyscyplin - FlashScore API umożliwia dostęp do danych z wielu dyscyplin sportowych, w tym piłki nożnej, koszykówki, hokeja i wielu innych</w:delText>
        </w:r>
      </w:del>
      <w:ins w:id="338" w:author="Marcin Ochab" w:date="2023-02-01T14:16:00Z">
        <w:del w:id="339" w:author="Kuba Fa" w:date="2023-03-09T10:29:00Z">
          <w:r w:rsidR="00501865" w:rsidDel="00646412">
            <w:delText>,</w:delText>
          </w:r>
        </w:del>
      </w:ins>
      <w:del w:id="340" w:author="Kuba Fa" w:date="2023-03-09T10:29:00Z">
        <w:r w:rsidRPr="007312D1" w:rsidDel="00646412">
          <w:delText>.</w:delText>
        </w:r>
      </w:del>
    </w:p>
    <w:p w14:paraId="0E49A9DB" w14:textId="1F0283AA" w:rsidR="00501865" w:rsidRPr="007312D1" w:rsidDel="00646412" w:rsidRDefault="00501865">
      <w:pPr>
        <w:pStyle w:val="Akapitzlist"/>
        <w:numPr>
          <w:ilvl w:val="0"/>
          <w:numId w:val="21"/>
        </w:numPr>
        <w:rPr>
          <w:ins w:id="341" w:author="Marcin Ochab" w:date="2023-02-01T14:15:00Z"/>
          <w:del w:id="342" w:author="Kuba Fa" w:date="2023-03-09T10:29:00Z"/>
        </w:rPr>
        <w:pPrChange w:id="343" w:author="Kuba Fa" w:date="2023-02-02T17:44:00Z">
          <w:pPr>
            <w:pStyle w:val="Akapitzlist"/>
            <w:ind w:left="0" w:firstLine="0"/>
          </w:pPr>
        </w:pPrChange>
      </w:pPr>
    </w:p>
    <w:p w14:paraId="0E8B2120" w14:textId="00F923E1" w:rsidR="00B1110D" w:rsidDel="00646412" w:rsidRDefault="00B1110D">
      <w:pPr>
        <w:pStyle w:val="Akapitzlist"/>
        <w:numPr>
          <w:ilvl w:val="0"/>
          <w:numId w:val="21"/>
        </w:numPr>
        <w:rPr>
          <w:del w:id="344" w:author="Kuba Fa" w:date="2023-03-09T10:29:00Z"/>
        </w:rPr>
        <w:pPrChange w:id="345" w:author="Kuba Fa" w:date="2023-02-02T17:44:00Z">
          <w:pPr>
            <w:pStyle w:val="Akapitzlist"/>
            <w:ind w:left="0" w:firstLine="0"/>
          </w:pPr>
        </w:pPrChange>
      </w:pPr>
      <w:del w:id="346" w:author="Kuba Fa" w:date="2023-03-09T10:29:00Z">
        <w:r w:rsidDel="00646412">
          <w:delText xml:space="preserve">- </w:delText>
        </w:r>
      </w:del>
      <w:ins w:id="347" w:author="Marcin Ochab" w:date="2023-02-01T14:16:00Z">
        <w:del w:id="348" w:author="Kuba Fa" w:date="2023-03-09T10:29:00Z">
          <w:r w:rsidR="00501865" w:rsidDel="00646412">
            <w:delText>m</w:delText>
          </w:r>
        </w:del>
      </w:ins>
      <w:del w:id="349" w:author="Kuba Fa" w:date="2023-03-09T10:29:00Z">
        <w:r w:rsidRPr="007312D1" w:rsidDel="00646412">
          <w:delText>Możliwość wyszukiwania i filtrowania danych</w:delText>
        </w:r>
      </w:del>
      <w:ins w:id="350" w:author="Marcin Ochab" w:date="2023-02-01T14:16:00Z">
        <w:del w:id="351" w:author="Kuba Fa" w:date="2023-03-09T10:29:00Z">
          <w:r w:rsidR="00501865" w:rsidDel="00646412">
            <w:delText>.</w:delText>
          </w:r>
        </w:del>
      </w:ins>
    </w:p>
    <w:p w14:paraId="0A829235" w14:textId="0655BA73" w:rsidR="00B1110D" w:rsidDel="00646412" w:rsidRDefault="00B1110D" w:rsidP="00921BD2">
      <w:pPr>
        <w:pStyle w:val="Akapitzlist"/>
        <w:ind w:left="0" w:firstLine="0"/>
        <w:rPr>
          <w:del w:id="352" w:author="Kuba Fa" w:date="2023-03-09T10:29:00Z"/>
        </w:rPr>
      </w:pPr>
      <w:del w:id="353" w:author="Kuba Fa" w:date="2023-03-09T10:29:00Z">
        <w:r w:rsidDel="00646412">
          <w:delText>API zostało użyte by pobierać terminarz, wyniki oraz kursy bukmacherskie na dane spotkanie w module przewidywania wyników.</w:delText>
        </w:r>
      </w:del>
    </w:p>
    <w:p w14:paraId="4EEEB70B" w14:textId="77777777" w:rsidR="00F2797C" w:rsidRPr="007312D1" w:rsidRDefault="00F2797C" w:rsidP="00F2797C">
      <w:pPr>
        <w:pStyle w:val="Akapitzlist"/>
        <w:ind w:left="0" w:firstLine="0"/>
      </w:pPr>
    </w:p>
    <w:p w14:paraId="4E2FBCF7" w14:textId="5A61DFC0" w:rsidR="00B1110D" w:rsidRPr="00B1110D" w:rsidDel="003819A7" w:rsidRDefault="00B1110D" w:rsidP="00B1110D">
      <w:pPr>
        <w:pStyle w:val="Akapitzlist"/>
        <w:ind w:left="0" w:firstLine="0"/>
        <w:rPr>
          <w:del w:id="354" w:author="Kuba Fa" w:date="2023-03-09T10:36:00Z"/>
          <w:b/>
          <w:bCs/>
        </w:rPr>
      </w:pPr>
      <w:del w:id="355" w:author="Kuba Fa" w:date="2023-03-09T10:36:00Z">
        <w:r w:rsidRPr="00B1110D" w:rsidDel="003819A7">
          <w:rPr>
            <w:b/>
            <w:bCs/>
          </w:rPr>
          <w:delText>Forebet.com</w:delText>
        </w:r>
      </w:del>
    </w:p>
    <w:p w14:paraId="18713509" w14:textId="0FA726BE" w:rsidR="00B1110D" w:rsidRPr="007312D1" w:rsidDel="003819A7" w:rsidRDefault="00B1110D">
      <w:pPr>
        <w:pStyle w:val="Akapitzlist"/>
        <w:ind w:left="0" w:firstLine="0"/>
        <w:jc w:val="both"/>
        <w:rPr>
          <w:moveFrom w:id="356" w:author="Kuba Fa" w:date="2023-03-09T10:36:00Z"/>
        </w:rPr>
        <w:pPrChange w:id="357" w:author="Kuba Fa" w:date="2023-02-02T17:43:00Z">
          <w:pPr>
            <w:pStyle w:val="Akapitzlist"/>
            <w:ind w:left="0" w:firstLine="0"/>
          </w:pPr>
        </w:pPrChange>
      </w:pPr>
      <w:moveFromRangeStart w:id="358" w:author="Kuba Fa" w:date="2023-03-09T10:36:00Z" w:name="move129250622"/>
      <w:moveFrom w:id="359" w:author="Kuba Fa" w:date="2023-03-09T10:36:00Z">
        <w:r w:rsidRPr="007312D1" w:rsidDel="003819A7">
          <w:t>Forebet.com to strona internetowa, która oferuje prognozy i analizy dotyczące wyników meczów piłkarskich z całego świata. Strona zawiera informacje o meczach, drużynach, ligach i zawodnikach, a także statystyki i inne dane, które pomagają w przewidywaniu wyników meczów.</w:t>
        </w:r>
        <w:r w:rsidDel="003819A7">
          <w:t xml:space="preserve"> O</w:t>
        </w:r>
        <w:r w:rsidRPr="007312D1" w:rsidDel="003819A7">
          <w:t xml:space="preserve">feruje również system typowania wyników meczów, w którym użytkownicy mogą obstawiać wyniki meczów i rywalizować z innymi graczami. </w:t>
        </w:r>
      </w:moveFrom>
    </w:p>
    <w:p w14:paraId="4A0C63EC" w14:textId="0FE85999" w:rsidR="00B1110D" w:rsidDel="003819A7" w:rsidRDefault="00B1110D">
      <w:pPr>
        <w:pStyle w:val="Akapitzlist"/>
        <w:ind w:left="0" w:firstLine="0"/>
        <w:jc w:val="both"/>
        <w:rPr>
          <w:moveFrom w:id="360" w:author="Kuba Fa" w:date="2023-03-09T10:36:00Z"/>
        </w:rPr>
        <w:pPrChange w:id="361" w:author="Kuba Fa" w:date="2023-02-02T17:43:00Z">
          <w:pPr>
            <w:pStyle w:val="Akapitzlist"/>
            <w:ind w:left="0" w:firstLine="0"/>
          </w:pPr>
        </w:pPrChange>
      </w:pPr>
      <w:moveFrom w:id="362" w:author="Kuba Fa" w:date="2023-03-09T10:36:00Z">
        <w:r w:rsidRPr="007312D1" w:rsidDel="003819A7">
          <w:t>Forebet.com jest popularną stroną internetową wśród miłośników piłki nożnej, którzy szukają informacji i analiz dotyczących wyników meczów.</w:t>
        </w:r>
      </w:moveFrom>
    </w:p>
    <w:p w14:paraId="586243C7" w14:textId="2DE1AB5E" w:rsidR="00B1110D" w:rsidDel="003819A7" w:rsidRDefault="00B1110D">
      <w:pPr>
        <w:pStyle w:val="Akapitzlist"/>
        <w:ind w:left="0" w:firstLine="0"/>
        <w:jc w:val="both"/>
        <w:rPr>
          <w:moveFrom w:id="363" w:author="Kuba Fa" w:date="2023-03-09T10:36:00Z"/>
        </w:rPr>
        <w:pPrChange w:id="364" w:author="Kuba Fa" w:date="2023-02-02T17:43:00Z">
          <w:pPr>
            <w:pStyle w:val="Akapitzlist"/>
            <w:ind w:left="0" w:firstLine="0"/>
          </w:pPr>
        </w:pPrChange>
      </w:pPr>
      <w:moveFrom w:id="365" w:author="Kuba Fa" w:date="2023-03-09T10:36:00Z">
        <w:r w:rsidDel="003819A7">
          <w:t>Dane webscrappowane na bieżąco z powyższej strony są trzecim źródłem po mojej aplikacji i kursach bukmacherskich do przewidywania spotkań meczów.</w:t>
        </w:r>
      </w:moveFrom>
    </w:p>
    <w:moveFromRangeEnd w:id="358"/>
    <w:p w14:paraId="31E2022B" w14:textId="77777777" w:rsidR="00F2797C" w:rsidRDefault="00F2797C" w:rsidP="00F2797C">
      <w:pPr>
        <w:pStyle w:val="Akapitzlist"/>
        <w:ind w:left="0" w:firstLine="0"/>
      </w:pPr>
    </w:p>
    <w:p w14:paraId="4CCF0A79" w14:textId="668B1C60" w:rsidR="00B1110D" w:rsidRPr="00B1110D" w:rsidDel="003819A7" w:rsidRDefault="00B1110D" w:rsidP="00B1110D">
      <w:pPr>
        <w:pStyle w:val="Akapitzlist"/>
        <w:ind w:left="0" w:firstLine="0"/>
        <w:rPr>
          <w:del w:id="366" w:author="Kuba Fa" w:date="2023-03-09T10:42:00Z"/>
          <w:b/>
          <w:bCs/>
        </w:rPr>
      </w:pPr>
      <w:del w:id="367" w:author="Kuba Fa" w:date="2023-03-09T10:42:00Z">
        <w:r w:rsidRPr="00B1110D" w:rsidDel="003819A7">
          <w:rPr>
            <w:b/>
            <w:bCs/>
          </w:rPr>
          <w:delText>Fifa – futhead.com</w:delText>
        </w:r>
      </w:del>
    </w:p>
    <w:p w14:paraId="3DD1B45A" w14:textId="161927B2" w:rsidR="00B1110D" w:rsidRPr="00B1110D" w:rsidDel="003819A7" w:rsidRDefault="00B1110D">
      <w:pPr>
        <w:pStyle w:val="Akapitzlist"/>
        <w:ind w:left="0" w:firstLine="0"/>
        <w:jc w:val="both"/>
        <w:rPr>
          <w:del w:id="368" w:author="Kuba Fa" w:date="2023-03-09T10:43:00Z"/>
        </w:rPr>
        <w:pPrChange w:id="369" w:author="Kuba Fa" w:date="2023-02-02T17:43:00Z">
          <w:pPr>
            <w:pStyle w:val="Akapitzlist"/>
            <w:ind w:left="0" w:firstLine="0"/>
          </w:pPr>
        </w:pPrChange>
      </w:pPr>
      <w:del w:id="370" w:author="Kuba Fa" w:date="2023-03-09T10:43:00Z">
        <w:r w:rsidRPr="00B1110D" w:rsidDel="003819A7">
          <w:delText>FIFA to seria gier piłkarskich wydawana przez firmę Electronic Arts (EA). Gra została pierwotnie wydana w 1993 roku i od tego czasu wydano wiele kolejnych wersji z ulepszeniami i dodatkami. Gra pozwala na rozgrywanie meczów piłkarskich z różnymi drużynami i ligami z całego świata. FIFA oferuje również tryb kariery, w którym gracze mogą zarządzać drużyną i rozwijać ją w trakcie wielu sezonów. FIFA jest jedną z najpopularniejszych gier piłkarskich na świecie i cieszy się dużą popularnością wśród miłośników tego sportu. Gra jest regularnie aktualizowana i ulepszana przez twórców, aby zapewnić jak najlepszą rozgrywkę i realizm.</w:delText>
        </w:r>
      </w:del>
    </w:p>
    <w:p w14:paraId="3100A5DB" w14:textId="0BD809A6" w:rsidR="00B1110D" w:rsidDel="003819A7" w:rsidRDefault="00B1110D">
      <w:pPr>
        <w:pStyle w:val="Akapitzlist"/>
        <w:ind w:left="0" w:firstLine="0"/>
        <w:jc w:val="both"/>
        <w:rPr>
          <w:del w:id="371" w:author="Kuba Fa" w:date="2023-03-09T10:43:00Z"/>
        </w:rPr>
        <w:pPrChange w:id="372" w:author="Kuba Fa" w:date="2023-02-02T17:43:00Z">
          <w:pPr>
            <w:pStyle w:val="Akapitzlist"/>
            <w:ind w:left="0" w:firstLine="0"/>
          </w:pPr>
        </w:pPrChange>
      </w:pPr>
      <w:del w:id="373" w:author="Kuba Fa" w:date="2023-03-09T10:43:00Z">
        <w:r w:rsidRPr="00B1110D" w:rsidDel="003819A7">
          <w:delText xml:space="preserve">Dane dotyczące statystyk piłkarzy, które pojawiają się w grze </w:delText>
        </w:r>
      </w:del>
      <w:del w:id="374" w:author="Kuba Fa" w:date="2023-03-09T10:42:00Z">
        <w:r w:rsidRPr="00B1110D" w:rsidDel="003819A7">
          <w:delText>pobrałem za pomocą webscrappingu</w:delText>
        </w:r>
      </w:del>
      <w:del w:id="375" w:author="Kuba Fa" w:date="2023-03-09T10:43:00Z">
        <w:r w:rsidRPr="00B1110D" w:rsidDel="003819A7">
          <w:delText xml:space="preserve"> z portalu futhead.com. Zostały użyte jako jedno ze źródeł modułu porównywania statystyk piłkarzy</w:delText>
        </w:r>
      </w:del>
    </w:p>
    <w:p w14:paraId="449BFB19" w14:textId="77777777" w:rsidR="00F2797C" w:rsidRPr="00B1110D" w:rsidRDefault="00F2797C">
      <w:pPr>
        <w:pStyle w:val="Akapitzlist"/>
        <w:ind w:left="0" w:firstLine="0"/>
        <w:jc w:val="both"/>
        <w:pPrChange w:id="376" w:author="Kuba Fa" w:date="2023-03-09T10:43:00Z">
          <w:pPr>
            <w:pStyle w:val="Akapitzlist"/>
            <w:ind w:left="0" w:firstLine="0"/>
          </w:pPr>
        </w:pPrChange>
      </w:pPr>
    </w:p>
    <w:p w14:paraId="00E78F24" w14:textId="77777777" w:rsidR="00B1110D" w:rsidRPr="00B1110D" w:rsidRDefault="00B1110D" w:rsidP="00B1110D">
      <w:pPr>
        <w:pStyle w:val="Akapitzlist"/>
        <w:ind w:left="0" w:firstLine="0"/>
        <w:rPr>
          <w:b/>
          <w:bCs/>
        </w:rPr>
      </w:pPr>
      <w:r w:rsidRPr="00B1110D">
        <w:rPr>
          <w:b/>
          <w:bCs/>
        </w:rPr>
        <w:t>Football Manager – fmdataba.com</w:t>
      </w:r>
    </w:p>
    <w:p w14:paraId="4E6AFD9E" w14:textId="143DFEAA" w:rsidR="00B1110D" w:rsidRPr="00B1110D" w:rsidDel="005010B9" w:rsidRDefault="00B1110D">
      <w:pPr>
        <w:pStyle w:val="Akapitzlist"/>
        <w:ind w:left="0" w:firstLine="0"/>
        <w:jc w:val="both"/>
        <w:rPr>
          <w:moveFrom w:id="377" w:author="Kuba Fa" w:date="2023-03-09T10:47:00Z"/>
        </w:rPr>
        <w:pPrChange w:id="378" w:author="Kuba Fa" w:date="2023-02-02T17:43:00Z">
          <w:pPr>
            <w:pStyle w:val="Akapitzlist"/>
            <w:ind w:left="0" w:firstLine="0"/>
          </w:pPr>
        </w:pPrChange>
      </w:pPr>
      <w:moveFromRangeStart w:id="379" w:author="Kuba Fa" w:date="2023-03-09T10:47:00Z" w:name="move129251294"/>
      <w:moveFrom w:id="380" w:author="Kuba Fa" w:date="2023-03-09T10:47:00Z">
        <w:r w:rsidRPr="00B1110D" w:rsidDel="005010B9">
          <w:t>Football Manager to seria gier menedżerskich, w których gracze mogą zarządzać drużyną piłkarską i prowadzić ją przez kolejne sezony. Gra została wydana pierwotnie w 1992 roku i od tego czasu wydano wiele kolejnych wersji z ulepszeniami i dodatkami. Gra pozwala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piłkarzami.</w:t>
        </w:r>
      </w:moveFrom>
    </w:p>
    <w:p w14:paraId="7990704F" w14:textId="2CD47E36" w:rsidR="00B1110D" w:rsidDel="005010B9" w:rsidRDefault="00B1110D">
      <w:pPr>
        <w:pStyle w:val="Akapitzlist"/>
        <w:ind w:left="0" w:firstLine="0"/>
        <w:jc w:val="both"/>
        <w:rPr>
          <w:moveFrom w:id="381" w:author="Kuba Fa" w:date="2023-03-09T10:47:00Z"/>
        </w:rPr>
        <w:pPrChange w:id="382" w:author="Kuba Fa" w:date="2023-02-02T17:43:00Z">
          <w:pPr>
            <w:pStyle w:val="Akapitzlist"/>
            <w:ind w:left="0" w:firstLine="0"/>
          </w:pPr>
        </w:pPrChange>
      </w:pPr>
      <w:moveFrom w:id="383" w:author="Kuba Fa" w:date="2023-03-09T10:47:00Z">
        <w:r w:rsidRPr="00B1110D" w:rsidDel="005010B9">
          <w:lastRenderedPageBreak/>
          <w:t>W mojej aplikacji atrybuty zawodników z Football Managera zostały użyte jako źródło porównawcze ze statystykami z Fify i API Sofascore</w:t>
        </w:r>
      </w:moveFrom>
    </w:p>
    <w:moveFromRangeEnd w:id="379"/>
    <w:p w14:paraId="12D408E6" w14:textId="77777777" w:rsidR="00F2797C" w:rsidRPr="00B1110D" w:rsidRDefault="00F2797C" w:rsidP="00F2797C">
      <w:pPr>
        <w:pStyle w:val="Akapitzlist"/>
        <w:ind w:left="0" w:firstLine="0"/>
      </w:pPr>
    </w:p>
    <w:p w14:paraId="3531912B" w14:textId="6A504D55" w:rsidR="00B1110D" w:rsidRPr="00B1110D" w:rsidDel="005010B9" w:rsidRDefault="00B1110D" w:rsidP="00B1110D">
      <w:pPr>
        <w:pStyle w:val="Akapitzlist"/>
        <w:ind w:left="0" w:firstLine="0"/>
        <w:rPr>
          <w:del w:id="384" w:author="Kuba Fa" w:date="2023-03-09T10:54:00Z"/>
          <w:b/>
          <w:bCs/>
        </w:rPr>
      </w:pPr>
      <w:del w:id="385" w:author="Kuba Fa" w:date="2023-03-09T10:54:00Z">
        <w:r w:rsidRPr="00B1110D" w:rsidDel="005010B9">
          <w:rPr>
            <w:b/>
            <w:bCs/>
          </w:rPr>
          <w:delText>API Sofascore</w:delText>
        </w:r>
      </w:del>
    </w:p>
    <w:p w14:paraId="499AEBDF" w14:textId="103CD85D" w:rsidR="00B1110D" w:rsidRPr="00B1110D" w:rsidDel="005010B9" w:rsidRDefault="00B1110D">
      <w:pPr>
        <w:pStyle w:val="Akapitzlist"/>
        <w:ind w:left="0" w:firstLine="0"/>
        <w:jc w:val="both"/>
        <w:rPr>
          <w:moveFrom w:id="386" w:author="Kuba Fa" w:date="2023-03-09T10:54:00Z"/>
        </w:rPr>
        <w:pPrChange w:id="387" w:author="Kuba Fa" w:date="2023-02-02T17:43:00Z">
          <w:pPr>
            <w:pStyle w:val="Akapitzlist"/>
            <w:ind w:left="0" w:firstLine="0"/>
          </w:pPr>
        </w:pPrChange>
      </w:pPr>
      <w:moveFromRangeStart w:id="388" w:author="Kuba Fa" w:date="2023-03-09T10:54:00Z" w:name="move129251706"/>
      <w:moveFrom w:id="389" w:author="Kuba Fa" w:date="2023-03-09T10:54:00Z">
        <w:r w:rsidRPr="00B1110D" w:rsidDel="005010B9">
          <w:t>Sofascore to internetowa platforma, która oferuje aktualne wyniki sportowe oraz statystyki z wielu różnych dyscyplin. Platforma ta prócz informacji o rezultatach, udostępnia szczegółowe statystyki dotyczące poszczególnych zawodników i drużyn. Sofascore to idealne narzędzie dla miłośników sportu, którzy chcą być na bieżąco z rozgrywkami sportowymi.</w:t>
        </w:r>
      </w:moveFrom>
    </w:p>
    <w:p w14:paraId="5757AE44" w14:textId="778D6481" w:rsidR="00B1110D" w:rsidRPr="00B1110D" w:rsidDel="005010B9" w:rsidRDefault="00B1110D">
      <w:pPr>
        <w:pStyle w:val="Akapitzlist"/>
        <w:ind w:left="0" w:firstLine="0"/>
        <w:jc w:val="both"/>
        <w:rPr>
          <w:moveFrom w:id="390" w:author="Kuba Fa" w:date="2023-03-09T10:54:00Z"/>
        </w:rPr>
        <w:pPrChange w:id="391" w:author="Kuba Fa" w:date="2023-02-02T17:43:00Z">
          <w:pPr>
            <w:pStyle w:val="Akapitzlist"/>
            <w:ind w:left="0" w:firstLine="0"/>
          </w:pPr>
        </w:pPrChange>
      </w:pPr>
      <w:moveFrom w:id="392" w:author="Kuba Fa" w:date="2023-03-09T10:54:00Z">
        <w:r w:rsidRPr="00B1110D" w:rsidDel="005010B9">
          <w:t>Z API Sofascore można pobrać tak szczegółowe dane jak np. liczba odbiorów, wślizgów, procent celnych podań i strzałów. Te statystyki idealnie nadają się do porównania względem atrybutów z gier.</w:t>
        </w:r>
      </w:moveFrom>
    </w:p>
    <w:moveFromRangeEnd w:id="388"/>
    <w:p w14:paraId="1CBCEC7A" w14:textId="64F01178" w:rsidR="00BC63D5" w:rsidRDefault="00BC63D5" w:rsidP="00BC63D5">
      <w:pPr>
        <w:pStyle w:val="MojNormalny2"/>
        <w:tabs>
          <w:tab w:val="left" w:pos="6750"/>
        </w:tabs>
        <w:ind w:left="720" w:firstLine="0"/>
        <w:rPr>
          <w:b/>
          <w:bCs/>
          <w:sz w:val="32"/>
          <w:szCs w:val="32"/>
        </w:rPr>
      </w:pPr>
    </w:p>
    <w:p w14:paraId="68DB0235" w14:textId="34F08E63" w:rsidR="00CA4A4A" w:rsidRDefault="00CA4A4A" w:rsidP="00BC63D5">
      <w:pPr>
        <w:pStyle w:val="MojNormalny2"/>
        <w:tabs>
          <w:tab w:val="left" w:pos="6750"/>
        </w:tabs>
        <w:ind w:left="720" w:firstLine="0"/>
        <w:rPr>
          <w:b/>
          <w:bCs/>
          <w:sz w:val="32"/>
          <w:szCs w:val="32"/>
        </w:rPr>
      </w:pPr>
    </w:p>
    <w:p w14:paraId="0B932B5C" w14:textId="244F4906" w:rsidR="00CA4A4A" w:rsidDel="000F3141" w:rsidRDefault="00CA4A4A" w:rsidP="00BC63D5">
      <w:pPr>
        <w:pStyle w:val="MojNormalny2"/>
        <w:tabs>
          <w:tab w:val="left" w:pos="6750"/>
        </w:tabs>
        <w:ind w:left="720" w:firstLine="0"/>
        <w:rPr>
          <w:del w:id="393" w:author="Kuba Fa" w:date="2023-03-09T11:23:00Z"/>
          <w:b/>
          <w:bCs/>
          <w:sz w:val="32"/>
          <w:szCs w:val="32"/>
        </w:rPr>
      </w:pPr>
    </w:p>
    <w:p w14:paraId="32996E37" w14:textId="7B36080C" w:rsidR="00CA4A4A" w:rsidRPr="007B0A94" w:rsidDel="000F3141" w:rsidRDefault="007B0A94" w:rsidP="00BC63D5">
      <w:pPr>
        <w:pStyle w:val="MojNormalny2"/>
        <w:tabs>
          <w:tab w:val="left" w:pos="6750"/>
        </w:tabs>
        <w:ind w:left="720" w:firstLine="0"/>
        <w:rPr>
          <w:del w:id="394" w:author="Kuba Fa" w:date="2023-03-09T11:23:00Z"/>
          <w:b/>
          <w:bCs/>
          <w:color w:val="FF0000"/>
          <w:sz w:val="32"/>
          <w:szCs w:val="32"/>
        </w:rPr>
      </w:pPr>
      <w:del w:id="395" w:author="Kuba Fa" w:date="2023-03-09T11:23:00Z">
        <w:r w:rsidRPr="007B0A94" w:rsidDel="000F3141">
          <w:rPr>
            <w:b/>
            <w:bCs/>
            <w:color w:val="FF0000"/>
            <w:sz w:val="32"/>
            <w:szCs w:val="32"/>
          </w:rPr>
          <w:delText>[od nowej strony rozdział]</w:delText>
        </w:r>
      </w:del>
    </w:p>
    <w:p w14:paraId="48545870" w14:textId="0AB01FDD" w:rsidR="00EB4DBF" w:rsidRDefault="003B0E53" w:rsidP="006B74F2">
      <w:pPr>
        <w:pStyle w:val="MojNormalny2"/>
        <w:numPr>
          <w:ilvl w:val="0"/>
          <w:numId w:val="20"/>
        </w:numPr>
        <w:rPr>
          <w:b/>
          <w:bCs/>
          <w:sz w:val="40"/>
          <w:szCs w:val="40"/>
        </w:rPr>
      </w:pPr>
      <w:r w:rsidRPr="00F627AD">
        <w:rPr>
          <w:b/>
          <w:bCs/>
          <w:sz w:val="40"/>
          <w:szCs w:val="40"/>
        </w:rPr>
        <w:t xml:space="preserve">Moduł </w:t>
      </w:r>
      <w:r w:rsidR="007A30A3">
        <w:rPr>
          <w:b/>
          <w:bCs/>
          <w:sz w:val="40"/>
          <w:szCs w:val="40"/>
        </w:rPr>
        <w:t>zawodników</w:t>
      </w:r>
    </w:p>
    <w:p w14:paraId="6DD2615D" w14:textId="2913DE1A" w:rsidR="006B74F2" w:rsidRPr="006B74F2" w:rsidRDefault="006B74F2">
      <w:pPr>
        <w:pStyle w:val="Akapitzlist"/>
        <w:ind w:left="0" w:firstLine="0"/>
        <w:jc w:val="both"/>
        <w:rPr>
          <w:rStyle w:val="czeinternetowe"/>
          <w:color w:val="000000"/>
          <w:u w:val="none"/>
        </w:rPr>
        <w:pPrChange w:id="396" w:author="Kuba Fa" w:date="2023-02-02T17:43:00Z">
          <w:pPr>
            <w:pStyle w:val="Akapitzlist"/>
            <w:ind w:left="0" w:firstLine="0"/>
          </w:pPr>
        </w:pPrChange>
      </w:pPr>
      <w:del w:id="397" w:author="Kuba Fa" w:date="2023-03-09T11:16:00Z">
        <w:r w:rsidRPr="006B74F2" w:rsidDel="000F3141">
          <w:rPr>
            <w:rStyle w:val="czeinternetowe"/>
            <w:color w:val="000000"/>
            <w:u w:val="none"/>
          </w:rPr>
          <w:delText>Jestem fanem piłkarskim, i grając od czasu do czas w gry o takiej tematyce zauważyłem, że niektórzy zawodnicy mimo świetnej dyspozycji i dobrych wyników indywidualnych nie są wystarczająco docenieni i posiadają nieadekwatne atrybuty do ich umiejętności.</w:delText>
        </w:r>
        <w:r w:rsidRPr="006B74F2" w:rsidDel="000F3141">
          <w:delText xml:space="preserve"> </w:delText>
        </w:r>
      </w:del>
      <w:ins w:id="398" w:author="Kuba Fa" w:date="2023-03-09T14:49:00Z">
        <w:r w:rsidR="0062181D">
          <w:tab/>
        </w:r>
      </w:ins>
      <w:ins w:id="399" w:author="Kuba Fa" w:date="2023-03-09T11:16:00Z">
        <w:r w:rsidR="000F3141">
          <w:t>Celem tego modułu</w:t>
        </w:r>
      </w:ins>
      <w:ins w:id="400" w:author="Kuba Fa" w:date="2023-03-09T11:17:00Z">
        <w:r w:rsidR="000F3141">
          <w:t xml:space="preserve"> jest możliwość weryfikacji umiejętności zawodników. Wysoka ocena wystawiana przez researcherów, niekoniecznie musi się</w:t>
        </w:r>
      </w:ins>
      <w:ins w:id="401" w:author="Kuba Fa" w:date="2023-03-09T11:19:00Z">
        <w:r w:rsidR="000F3141">
          <w:t xml:space="preserve"> </w:t>
        </w:r>
      </w:ins>
      <w:ins w:id="402" w:author="Kuba Fa" w:date="2023-03-09T11:17:00Z">
        <w:r w:rsidR="000F3141">
          <w:t>pokrywać z rzeczywistości</w:t>
        </w:r>
      </w:ins>
      <w:ins w:id="403" w:author="Kuba Fa" w:date="2023-03-09T11:18:00Z">
        <w:r w:rsidR="000F3141">
          <w:t>ą</w:t>
        </w:r>
      </w:ins>
      <w:ins w:id="404" w:author="Kuba Fa" w:date="2023-03-09T11:19:00Z">
        <w:r w:rsidR="000F3141">
          <w:t xml:space="preserve">. Wpływ na wartość </w:t>
        </w:r>
      </w:ins>
      <w:ins w:id="405" w:author="Kuba Fa" w:date="2023-03-09T11:20:00Z">
        <w:r w:rsidR="000F3141">
          <w:t xml:space="preserve">oceny ogólnej może </w:t>
        </w:r>
      </w:ins>
      <w:ins w:id="406" w:author="Kuba Fa" w:date="2023-03-09T11:21:00Z">
        <w:r w:rsidR="000F3141">
          <w:t>mieć również popularność, bądź subiektywna ocena.</w:t>
        </w:r>
      </w:ins>
      <w:del w:id="407" w:author="Kuba Fa" w:date="2023-03-09T11:22:00Z">
        <w:r w:rsidRPr="006B74F2" w:rsidDel="000F3141">
          <w:rPr>
            <w:rStyle w:val="czeinternetowe"/>
            <w:color w:val="000000"/>
            <w:u w:val="none"/>
          </w:rPr>
          <w:delText>Zdarzało się też tak, że korzystałem z jednego z zawodników w Football Managerze, spisywał się na tyle dobrze, że miałem z nim pozytywne wspomnienia. Z tego względu zależało mi na tym by zagrać nim także w drugiej grze. Niestety różnica w jakości była duża.</w:delText>
        </w:r>
      </w:del>
      <w:r w:rsidRPr="006B74F2">
        <w:rPr>
          <w:rStyle w:val="czeinternetowe"/>
          <w:color w:val="000000"/>
          <w:u w:val="none"/>
        </w:rPr>
        <w:t xml:space="preserve"> Teoretycznie każdy piłkarz ma swoje mocne i słabe strony, można go szczegółowo ocenić na podstawie jego </w:t>
      </w:r>
      <w:ins w:id="408" w:author="Kuba Fa" w:date="2023-03-09T11:23:00Z">
        <w:r w:rsidR="000F3141">
          <w:rPr>
            <w:rStyle w:val="czeinternetowe"/>
            <w:color w:val="000000"/>
            <w:u w:val="none"/>
          </w:rPr>
          <w:t xml:space="preserve">ostatnich występów </w:t>
        </w:r>
      </w:ins>
      <w:del w:id="409" w:author="Kuba Fa" w:date="2023-03-09T11:23:00Z">
        <w:r w:rsidRPr="006B74F2" w:rsidDel="000F3141">
          <w:rPr>
            <w:rStyle w:val="czeinternetowe"/>
            <w:color w:val="000000"/>
            <w:u w:val="none"/>
          </w:rPr>
          <w:delText xml:space="preserve">dyspozycji </w:delText>
        </w:r>
      </w:del>
      <w:r w:rsidRPr="006B74F2">
        <w:rPr>
          <w:rStyle w:val="czeinternetowe"/>
          <w:color w:val="000000"/>
          <w:u w:val="none"/>
        </w:rPr>
        <w:t xml:space="preserve">w </w:t>
      </w:r>
      <w:ins w:id="410" w:author="Kuba Fa" w:date="2023-03-09T11:23:00Z">
        <w:r w:rsidR="000F3141">
          <w:rPr>
            <w:rStyle w:val="czeinternetowe"/>
            <w:color w:val="000000"/>
            <w:u w:val="none"/>
          </w:rPr>
          <w:t>drużynie</w:t>
        </w:r>
      </w:ins>
      <w:del w:id="411" w:author="Kuba Fa" w:date="2023-03-09T11:23:00Z">
        <w:r w:rsidRPr="006B74F2" w:rsidDel="000F3141">
          <w:rPr>
            <w:rStyle w:val="czeinternetowe"/>
            <w:color w:val="000000"/>
            <w:u w:val="none"/>
          </w:rPr>
          <w:delText>klubie</w:delText>
        </w:r>
      </w:del>
      <w:r w:rsidRPr="006B74F2">
        <w:rPr>
          <w:rStyle w:val="czeinternetowe"/>
          <w:color w:val="000000"/>
          <w:u w:val="none"/>
        </w:rPr>
        <w:t>. Jednak</w:t>
      </w:r>
      <w:del w:id="412" w:author="Kuba Fa" w:date="2023-03-09T11:25:00Z">
        <w:r w:rsidRPr="006B74F2" w:rsidDel="000F3141">
          <w:rPr>
            <w:rStyle w:val="czeinternetowe"/>
            <w:color w:val="000000"/>
            <w:u w:val="none"/>
          </w:rPr>
          <w:delText xml:space="preserve"> niestety </w:delText>
        </w:r>
      </w:del>
      <w:r w:rsidRPr="006B74F2">
        <w:rPr>
          <w:rStyle w:val="czeinternetowe"/>
          <w:color w:val="000000"/>
          <w:u w:val="none"/>
        </w:rPr>
        <w:t xml:space="preserve">różnice w ocenie atrybutów </w:t>
      </w:r>
      <w:del w:id="413" w:author="Kuba Fa" w:date="2023-03-09T11:25:00Z">
        <w:r w:rsidRPr="006B74F2" w:rsidDel="000F3141">
          <w:rPr>
            <w:rStyle w:val="czeinternetowe"/>
            <w:color w:val="000000"/>
            <w:u w:val="none"/>
          </w:rPr>
          <w:delText>sprawiły</w:delText>
        </w:r>
      </w:del>
      <w:ins w:id="414" w:author="Kuba Fa" w:date="2023-03-09T11:25:00Z">
        <w:r w:rsidR="000F3141">
          <w:rPr>
            <w:rStyle w:val="czeinternetowe"/>
            <w:color w:val="000000"/>
            <w:u w:val="none"/>
          </w:rPr>
          <w:t xml:space="preserve">mogą </w:t>
        </w:r>
      </w:ins>
      <w:ins w:id="415" w:author="Kuba Fa" w:date="2023-03-09T11:26:00Z">
        <w:r w:rsidR="000F3141">
          <w:rPr>
            <w:rStyle w:val="czeinternetowe"/>
            <w:color w:val="000000"/>
            <w:u w:val="none"/>
          </w:rPr>
          <w:t>doprowadzać</w:t>
        </w:r>
        <w:r w:rsidR="009B0BE0">
          <w:rPr>
            <w:rStyle w:val="czeinternetowe"/>
            <w:color w:val="000000"/>
            <w:u w:val="none"/>
          </w:rPr>
          <w:t xml:space="preserve"> </w:t>
        </w:r>
        <w:r w:rsidR="000F3141">
          <w:rPr>
            <w:rStyle w:val="czeinternetowe"/>
            <w:color w:val="000000"/>
            <w:u w:val="none"/>
          </w:rPr>
          <w:t>do sytuacji</w:t>
        </w:r>
      </w:ins>
      <w:r w:rsidRPr="006B74F2">
        <w:rPr>
          <w:rStyle w:val="czeinternetowe"/>
          <w:color w:val="000000"/>
          <w:u w:val="none"/>
        </w:rPr>
        <w:t xml:space="preserve">, </w:t>
      </w:r>
      <w:ins w:id="416" w:author="Kuba Fa" w:date="2023-03-09T11:26:00Z">
        <w:r w:rsidR="009B0BE0">
          <w:rPr>
            <w:rStyle w:val="czeinternetowe"/>
            <w:color w:val="000000"/>
            <w:u w:val="none"/>
          </w:rPr>
          <w:t xml:space="preserve">takiej </w:t>
        </w:r>
      </w:ins>
      <w:r w:rsidRPr="006B74F2">
        <w:rPr>
          <w:rStyle w:val="czeinternetowe"/>
          <w:color w:val="000000"/>
          <w:u w:val="none"/>
        </w:rPr>
        <w:t xml:space="preserve">że w jednej z gier zawodnik </w:t>
      </w:r>
      <w:del w:id="417" w:author="Kuba Fa" w:date="2023-03-09T11:27:00Z">
        <w:r w:rsidRPr="006B74F2" w:rsidDel="009B0BE0">
          <w:rPr>
            <w:rStyle w:val="czeinternetowe"/>
            <w:color w:val="000000"/>
            <w:u w:val="none"/>
          </w:rPr>
          <w:delText>ten nie był już tak dobry, w porównaniu do innych zawodników</w:delText>
        </w:r>
      </w:del>
      <w:ins w:id="418" w:author="Kuba Fa" w:date="2023-03-09T11:27:00Z">
        <w:r w:rsidR="009B0BE0">
          <w:rPr>
            <w:rStyle w:val="czeinternetowe"/>
            <w:color w:val="000000"/>
            <w:u w:val="none"/>
          </w:rPr>
          <w:t>jest sporo lepszy względem konkurentów</w:t>
        </w:r>
      </w:ins>
      <w:r w:rsidRPr="006B74F2">
        <w:rPr>
          <w:rStyle w:val="czeinternetowe"/>
          <w:color w:val="000000"/>
          <w:u w:val="none"/>
        </w:rPr>
        <w:t xml:space="preserve">. </w:t>
      </w:r>
      <w:del w:id="419" w:author="Kuba Fa" w:date="2023-03-09T11:27:00Z">
        <w:r w:rsidRPr="006B74F2" w:rsidDel="009B0BE0">
          <w:rPr>
            <w:rStyle w:val="czeinternetowe"/>
            <w:color w:val="000000"/>
            <w:u w:val="none"/>
          </w:rPr>
          <w:delText>Wiadomą sprawą jest to, że takie rzeczy jak dyspozycja</w:delText>
        </w:r>
      </w:del>
      <w:ins w:id="420" w:author="Kuba Fa" w:date="2023-03-09T11:28:00Z">
        <w:r w:rsidR="009B0BE0">
          <w:rPr>
            <w:rStyle w:val="czeinternetowe"/>
            <w:color w:val="000000"/>
            <w:u w:val="none"/>
          </w:rPr>
          <w:t>Dyspozycja</w:t>
        </w:r>
      </w:ins>
      <w:r w:rsidRPr="006B74F2">
        <w:rPr>
          <w:rStyle w:val="czeinternetowe"/>
          <w:color w:val="000000"/>
          <w:u w:val="none"/>
        </w:rPr>
        <w:t xml:space="preserve"> zawodnika podczas</w:t>
      </w:r>
      <w:del w:id="421" w:author="Kuba Fa" w:date="2023-03-09T11:28:00Z">
        <w:r w:rsidRPr="006B74F2" w:rsidDel="009B0BE0">
          <w:rPr>
            <w:rStyle w:val="czeinternetowe"/>
            <w:color w:val="000000"/>
            <w:u w:val="none"/>
          </w:rPr>
          <w:delText xml:space="preserve"> mojej </w:delText>
        </w:r>
      </w:del>
      <w:r w:rsidRPr="006B74F2">
        <w:rPr>
          <w:rStyle w:val="czeinternetowe"/>
          <w:color w:val="000000"/>
          <w:u w:val="none"/>
        </w:rPr>
        <w:t>rozgrywki może zależeć od kilku czynników. Przykładowo szybkość jest szczególnie ważna dla zawodników ofensywnych, jeśli drużyna gra z kontrataku, a technika bardziej sprawdza się podczas wolnego rozgrywania akcji</w:t>
      </w:r>
      <w:ins w:id="422" w:author="Kuba Fa" w:date="2023-03-09T11:33:00Z">
        <w:r w:rsidR="009B0BE0">
          <w:rPr>
            <w:rStyle w:val="czeinternetowe"/>
            <w:color w:val="000000"/>
            <w:u w:val="none"/>
          </w:rPr>
          <w:t xml:space="preserve"> [6]</w:t>
        </w:r>
      </w:ins>
      <w:r w:rsidRPr="006B74F2">
        <w:rPr>
          <w:rStyle w:val="czeinternetowe"/>
          <w:color w:val="000000"/>
          <w:u w:val="none"/>
        </w:rPr>
        <w:t xml:space="preserve">. </w:t>
      </w:r>
      <w:ins w:id="423" w:author="Kuba Fa" w:date="2023-03-09T11:38:00Z">
        <w:r w:rsidR="00055FF6">
          <w:rPr>
            <w:rStyle w:val="czeinternetowe"/>
            <w:color w:val="000000"/>
            <w:u w:val="none"/>
          </w:rPr>
          <w:t xml:space="preserve">Dla </w:t>
        </w:r>
      </w:ins>
      <w:ins w:id="424" w:author="Kuba Fa" w:date="2023-03-09T11:39:00Z">
        <w:r w:rsidR="00055FF6">
          <w:rPr>
            <w:rStyle w:val="czeinternetowe"/>
            <w:color w:val="000000"/>
            <w:u w:val="none"/>
          </w:rPr>
          <w:t xml:space="preserve">możliwości </w:t>
        </w:r>
      </w:ins>
      <w:ins w:id="425" w:author="Kuba Fa" w:date="2023-03-09T11:38:00Z">
        <w:r w:rsidR="00055FF6">
          <w:rPr>
            <w:rStyle w:val="czeinternetowe"/>
            <w:color w:val="000000"/>
            <w:u w:val="none"/>
          </w:rPr>
          <w:t>porównania</w:t>
        </w:r>
      </w:ins>
      <w:ins w:id="426" w:author="Kuba Fa" w:date="2023-03-09T11:35:00Z">
        <w:r w:rsidR="009B0BE0">
          <w:rPr>
            <w:rStyle w:val="czeinternetowe"/>
            <w:color w:val="000000"/>
            <w:u w:val="none"/>
          </w:rPr>
          <w:t xml:space="preserve"> sytuacj</w:t>
        </w:r>
      </w:ins>
      <w:ins w:id="427" w:author="Kuba Fa" w:date="2023-03-09T11:38:00Z">
        <w:r w:rsidR="00055FF6">
          <w:rPr>
            <w:rStyle w:val="czeinternetowe"/>
            <w:color w:val="000000"/>
            <w:u w:val="none"/>
          </w:rPr>
          <w:t>i</w:t>
        </w:r>
      </w:ins>
      <w:ins w:id="428" w:author="Kuba Fa" w:date="2023-03-09T11:35:00Z">
        <w:r w:rsidR="009B0BE0">
          <w:rPr>
            <w:rStyle w:val="czeinternetowe"/>
            <w:color w:val="000000"/>
            <w:u w:val="none"/>
          </w:rPr>
          <w:t>, w których</w:t>
        </w:r>
      </w:ins>
      <w:ins w:id="429" w:author="Kuba Fa" w:date="2023-03-09T11:36:00Z">
        <w:r w:rsidR="009B0BE0">
          <w:rPr>
            <w:rStyle w:val="czeinternetowe"/>
            <w:color w:val="000000"/>
            <w:u w:val="none"/>
          </w:rPr>
          <w:t xml:space="preserve"> wartości atrybutów różnią się</w:t>
        </w:r>
      </w:ins>
      <w:ins w:id="430" w:author="Kuba Fa" w:date="2023-03-09T11:39:00Z">
        <w:r w:rsidR="00055FF6">
          <w:rPr>
            <w:rStyle w:val="czeinternetowe"/>
            <w:color w:val="000000"/>
            <w:u w:val="none"/>
          </w:rPr>
          <w:t xml:space="preserve"> w sposób znaczący, powstał moduł ułatwiający analizę umiejętności piłkarzy.</w:t>
        </w:r>
      </w:ins>
      <w:ins w:id="431" w:author="Kuba Fa" w:date="2023-03-09T11:35:00Z">
        <w:r w:rsidR="009B0BE0">
          <w:rPr>
            <w:rStyle w:val="czeinternetowe"/>
            <w:color w:val="000000"/>
            <w:u w:val="none"/>
          </w:rPr>
          <w:t xml:space="preserve"> </w:t>
        </w:r>
      </w:ins>
      <w:del w:id="432" w:author="Kuba Fa" w:date="2023-03-09T11:34:00Z">
        <w:r w:rsidRPr="006B74F2" w:rsidDel="009B0BE0">
          <w:rPr>
            <w:rStyle w:val="czeinternetowe"/>
            <w:color w:val="000000"/>
            <w:u w:val="none"/>
          </w:rPr>
          <w:delText xml:space="preserve">Jednak te różnice wynikały czasami z samego oceniania atrybutów. Postanowiłem więc zrobić coś czego nie znalazłem w sieci, czyli aplikacje z możliwością porównywania atrybutów z obu gier oraz prawdziwej dyspozycji na podstawie statystyk ze sprawdzanego sezonu. </w:delText>
        </w:r>
      </w:del>
      <w:ins w:id="433" w:author="Kuba Fa" w:date="2023-03-10T13:18:00Z">
        <w:r w:rsidR="00953164">
          <w:rPr>
            <w:rStyle w:val="czeinternetowe"/>
            <w:color w:val="000000"/>
            <w:u w:val="none"/>
          </w:rPr>
          <w:t xml:space="preserve">Posiadając dane zebrane z jednego i drugiego źródła można je wykorzystać do porównywania. Łączna liczba piłkarzy w źródłach różni się, z różnych względów. Przede wszystkim zespoły mają szeroką kadrę, </w:t>
        </w:r>
        <w:r w:rsidR="00953164">
          <w:rPr>
            <w:rStyle w:val="czeinternetowe"/>
            <w:color w:val="000000"/>
            <w:u w:val="none"/>
          </w:rPr>
          <w:lastRenderedPageBreak/>
          <w:t>która składa się nie tylko z zawodników grających na co dzień w pierwszym zespole.  Kluby posiadają również drugą drużynę i juniorów, którzy w razie kontuzji, zawieszenia, bądź po prostu woli trenera uzupełniają skład. Dodatkowo Football Manager zwraca dużą uwagę na młodszych zawodników. Dla wielu graczy obserwowanie rozwoju nastoletniego zawodnika w dłuższym okresie czasu potrafi być satysfakcjonujące. Aplikacja została stworzona w taki sposób, że dany zawodnik jest wyświetlany w niej, tylko w momencie, gdy pojawi się w obydwu grach.</w:t>
        </w:r>
      </w:ins>
      <w:ins w:id="434" w:author="Kuba Fa" w:date="2023-03-10T13:20:00Z">
        <w:r w:rsidR="00953164">
          <w:rPr>
            <w:rStyle w:val="czeinternetowe"/>
            <w:color w:val="000000"/>
            <w:u w:val="none"/>
          </w:rPr>
          <w:t xml:space="preserve"> </w:t>
        </w:r>
      </w:ins>
      <w:moveToRangeStart w:id="435" w:author="Kuba Fa" w:date="2023-03-10T13:20:00Z" w:name="move129346821"/>
      <w:moveTo w:id="436" w:author="Kuba Fa" w:date="2023-03-10T13:20:00Z">
        <w:r w:rsidR="00953164">
          <w:rPr>
            <w:rStyle w:val="czeinternetowe"/>
            <w:color w:val="000000"/>
            <w:u w:val="none"/>
          </w:rPr>
          <w:t>Dodatkowo do analizy dołączają się dane statystyczne z rozgrywek pozyskane z Sofascore.</w:t>
        </w:r>
      </w:moveTo>
      <w:moveToRangeEnd w:id="435"/>
    </w:p>
    <w:p w14:paraId="7105E85D" w14:textId="77777777" w:rsidR="006B74F2" w:rsidRPr="00F627AD" w:rsidRDefault="006B74F2" w:rsidP="006B74F2">
      <w:pPr>
        <w:pStyle w:val="MojNormalny2"/>
        <w:ind w:left="480" w:firstLine="0"/>
        <w:rPr>
          <w:b/>
          <w:bCs/>
          <w:sz w:val="40"/>
          <w:szCs w:val="40"/>
        </w:rPr>
      </w:pPr>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501A0FD0" w:rsidR="006B74F2" w:rsidRPr="00F627AD" w:rsidRDefault="006B74F2" w:rsidP="00921BD2">
      <w:pPr>
        <w:pStyle w:val="MojNormalny2"/>
        <w:ind w:firstLine="0"/>
        <w:rPr>
          <w:b/>
          <w:bCs/>
          <w:sz w:val="32"/>
          <w:szCs w:val="32"/>
        </w:rPr>
      </w:pPr>
      <w:r>
        <w:rPr>
          <w:b/>
          <w:bCs/>
          <w:sz w:val="32"/>
          <w:szCs w:val="32"/>
        </w:rPr>
        <w:t>2.1.1 F</w:t>
      </w:r>
      <w:ins w:id="437" w:author="Kuba Fa" w:date="2023-03-09T12:09:00Z">
        <w:r w:rsidR="00F66B35">
          <w:rPr>
            <w:b/>
            <w:bCs/>
            <w:sz w:val="32"/>
            <w:szCs w:val="32"/>
          </w:rPr>
          <w:t>IFA</w:t>
        </w:r>
      </w:ins>
      <w:del w:id="438" w:author="Kuba Fa" w:date="2023-03-09T12:09:00Z">
        <w:r w:rsidDel="00F66B35">
          <w:rPr>
            <w:b/>
            <w:bCs/>
            <w:sz w:val="32"/>
            <w:szCs w:val="32"/>
          </w:rPr>
          <w:delText>ifa</w:delText>
        </w:r>
      </w:del>
    </w:p>
    <w:p w14:paraId="79F5B0FB" w14:textId="29946C67" w:rsidR="006B74F2" w:rsidRDefault="006B74F2">
      <w:pPr>
        <w:ind w:firstLine="708"/>
        <w:jc w:val="both"/>
        <w:rPr>
          <w:rStyle w:val="czeinternetowe"/>
          <w:rFonts w:ascii="Times New Roman" w:hAnsi="Times New Roman" w:cs="Times New Roman"/>
          <w:color w:val="000000"/>
          <w:sz w:val="24"/>
          <w:szCs w:val="24"/>
          <w:u w:val="none"/>
        </w:rPr>
        <w:pPrChange w:id="439" w:author="Kuba Fa" w:date="2023-03-09T14:51:00Z">
          <w:pPr/>
        </w:pPrChange>
      </w:pPr>
      <w:r>
        <w:rPr>
          <w:rStyle w:val="czeinternetowe"/>
          <w:color w:val="000000"/>
          <w:sz w:val="24"/>
          <w:szCs w:val="24"/>
          <w:u w:val="none"/>
        </w:rPr>
        <w:t>Witryna futhead stworzona dla graczy F</w:t>
      </w:r>
      <w:ins w:id="440" w:author="Kuba Fa" w:date="2023-03-09T12:10:00Z">
        <w:r w:rsidR="00F66B35">
          <w:rPr>
            <w:rStyle w:val="czeinternetowe"/>
            <w:color w:val="000000"/>
            <w:sz w:val="24"/>
            <w:szCs w:val="24"/>
            <w:u w:val="none"/>
          </w:rPr>
          <w:t>IFY</w:t>
        </w:r>
      </w:ins>
      <w:del w:id="441" w:author="Kuba Fa" w:date="2023-03-09T12:10:00Z">
        <w:r w:rsidDel="00F66B35">
          <w:rPr>
            <w:rStyle w:val="czeinternetowe"/>
            <w:color w:val="000000"/>
            <w:sz w:val="24"/>
            <w:szCs w:val="24"/>
            <w:u w:val="none"/>
          </w:rPr>
          <w:delText>ify</w:delText>
        </w:r>
      </w:del>
      <w:r>
        <w:rPr>
          <w:rStyle w:val="czeinternetowe"/>
          <w:color w:val="000000"/>
          <w:sz w:val="24"/>
          <w:szCs w:val="24"/>
          <w:u w:val="none"/>
        </w:rPr>
        <w:t xml:space="preserve">, </w:t>
      </w:r>
      <w:del w:id="442" w:author="Kuba Fa" w:date="2023-03-09T12:11:00Z">
        <w:r w:rsidDel="00F66B35">
          <w:rPr>
            <w:rStyle w:val="czeinternetowe"/>
            <w:color w:val="000000"/>
            <w:sz w:val="24"/>
            <w:szCs w:val="24"/>
            <w:u w:val="none"/>
          </w:rPr>
          <w:delText>skupia się i słynie z takich funkcjonalności jak</w:delText>
        </w:r>
        <w:r w:rsidRPr="008C07DB" w:rsidDel="00F66B35">
          <w:rPr>
            <w:rStyle w:val="czeinternetowe"/>
            <w:color w:val="000000"/>
            <w:sz w:val="24"/>
            <w:szCs w:val="24"/>
            <w:u w:val="none"/>
          </w:rPr>
          <w:delText xml:space="preserve"> używając kart zawodników wykonać dane wyzwanie, po których wykonaniu zdobywa się wirtualne pieniądze bądź paczki</w:delText>
        </w:r>
        <w:r w:rsidDel="00F66B35">
          <w:rPr>
            <w:rStyle w:val="czeinternetowe"/>
            <w:color w:val="000000"/>
            <w:sz w:val="24"/>
            <w:szCs w:val="24"/>
            <w:u w:val="none"/>
          </w:rPr>
          <w:delText xml:space="preserve">. Posiada </w:delText>
        </w:r>
      </w:del>
      <w:ins w:id="443" w:author="Kuba Fa" w:date="2023-03-09T12:11:00Z">
        <w:r w:rsidR="00F66B35">
          <w:rPr>
            <w:rStyle w:val="czeinternetowe"/>
            <w:color w:val="000000"/>
            <w:sz w:val="24"/>
            <w:szCs w:val="24"/>
            <w:u w:val="none"/>
          </w:rPr>
          <w:t xml:space="preserve">posiada </w:t>
        </w:r>
      </w:ins>
      <w:del w:id="444" w:author="Kuba Fa" w:date="2023-03-09T12:11:00Z">
        <w:r w:rsidDel="00F66B35">
          <w:rPr>
            <w:rStyle w:val="czeinternetowe"/>
            <w:color w:val="000000"/>
            <w:sz w:val="24"/>
            <w:szCs w:val="24"/>
            <w:u w:val="none"/>
          </w:rPr>
          <w:delText>również</w:delText>
        </w:r>
      </w:del>
      <w:r>
        <w:rPr>
          <w:rStyle w:val="czeinternetowe"/>
          <w:color w:val="000000"/>
          <w:sz w:val="24"/>
          <w:szCs w:val="24"/>
          <w:u w:val="none"/>
        </w:rPr>
        <w:t xml:space="preserve"> informacje o atrybutach zawodników, którzy pojawiają się w tej grze.</w:t>
      </w:r>
      <w:r w:rsidRPr="008C07DB">
        <w:rPr>
          <w:rStyle w:val="czeinternetowe"/>
          <w:color w:val="000000"/>
          <w:sz w:val="24"/>
          <w:szCs w:val="24"/>
          <w:u w:val="none"/>
        </w:rPr>
        <w:t xml:space="preserve"> </w:t>
      </w:r>
      <w:ins w:id="445" w:author="Kuba Fa" w:date="2023-03-09T12:12:00Z">
        <w:r w:rsidR="00F66B35">
          <w:rPr>
            <w:rStyle w:val="czeinternetowe"/>
            <w:color w:val="000000"/>
            <w:sz w:val="24"/>
            <w:szCs w:val="24"/>
            <w:u w:val="none"/>
          </w:rPr>
          <w:t>Odpowiednik tej witryny is</w:t>
        </w:r>
      </w:ins>
      <w:ins w:id="446" w:author="Kuba Fa" w:date="2023-03-09T12:13:00Z">
        <w:r w:rsidR="00F66B35">
          <w:rPr>
            <w:rStyle w:val="czeinternetowe"/>
            <w:color w:val="000000"/>
            <w:sz w:val="24"/>
            <w:szCs w:val="24"/>
            <w:u w:val="none"/>
          </w:rPr>
          <w:t>tnieje również w</w:t>
        </w:r>
      </w:ins>
      <w:ins w:id="447" w:author="Kuba Fa" w:date="2023-03-09T12:16:00Z">
        <w:r w:rsidR="00F66B35">
          <w:rPr>
            <w:rStyle w:val="czeinternetowe"/>
            <w:color w:val="000000"/>
            <w:sz w:val="24"/>
            <w:szCs w:val="24"/>
            <w:u w:val="none"/>
          </w:rPr>
          <w:t xml:space="preserve"> </w:t>
        </w:r>
      </w:ins>
      <w:del w:id="448" w:author="Kuba Fa" w:date="2023-03-09T12:13:00Z">
        <w:r w:rsidRPr="008C07DB" w:rsidDel="00F66B35">
          <w:rPr>
            <w:rStyle w:val="czeinternetowe"/>
            <w:color w:val="000000"/>
            <w:sz w:val="24"/>
            <w:szCs w:val="24"/>
            <w:u w:val="none"/>
          </w:rPr>
          <w:delText xml:space="preserve">W </w:delText>
        </w:r>
      </w:del>
      <w:r w:rsidRPr="008C07DB">
        <w:rPr>
          <w:rStyle w:val="czeinternetowe"/>
          <w:color w:val="000000"/>
          <w:sz w:val="24"/>
          <w:szCs w:val="24"/>
          <w:u w:val="none"/>
        </w:rPr>
        <w:t xml:space="preserve">Football Managerze </w:t>
      </w:r>
      <w:del w:id="449" w:author="Kuba Fa" w:date="2023-03-09T12:13:00Z">
        <w:r w:rsidRPr="008C07DB" w:rsidDel="00F66B35">
          <w:rPr>
            <w:rStyle w:val="czeinternetowe"/>
            <w:color w:val="000000"/>
            <w:sz w:val="24"/>
            <w:szCs w:val="24"/>
            <w:u w:val="none"/>
          </w:rPr>
          <w:delText xml:space="preserve">istnieje </w:delText>
        </w:r>
        <w:r w:rsidDel="00F66B35">
          <w:rPr>
            <w:rStyle w:val="czeinternetowe"/>
            <w:color w:val="000000"/>
            <w:sz w:val="24"/>
            <w:szCs w:val="24"/>
            <w:u w:val="none"/>
          </w:rPr>
          <w:delText>witryna</w:delText>
        </w:r>
      </w:del>
      <w:ins w:id="450" w:author="Kuba Fa" w:date="2023-03-09T12:13:00Z">
        <w:r w:rsidR="00F66B35">
          <w:rPr>
            <w:rStyle w:val="czeinternetowe"/>
            <w:color w:val="000000"/>
            <w:sz w:val="24"/>
            <w:szCs w:val="24"/>
            <w:u w:val="none"/>
          </w:rPr>
          <w:t xml:space="preserve"> -</w:t>
        </w:r>
      </w:ins>
      <w:r w:rsidRPr="008C07DB">
        <w:rPr>
          <w:rStyle w:val="czeinternetowe"/>
          <w:color w:val="000000"/>
          <w:sz w:val="24"/>
          <w:szCs w:val="24"/>
          <w:u w:val="none"/>
        </w:rPr>
        <w:t xml:space="preserve"> fmdataba. </w:t>
      </w:r>
      <w:del w:id="451" w:author="Kuba Fa" w:date="2023-03-09T12:15:00Z">
        <w:r w:rsidRPr="008C07DB" w:rsidDel="00F66B35">
          <w:rPr>
            <w:rStyle w:val="czeinternetowe"/>
            <w:color w:val="000000"/>
            <w:sz w:val="24"/>
            <w:szCs w:val="24"/>
            <w:u w:val="none"/>
          </w:rPr>
          <w:delText xml:space="preserve">Niestety nie istnieje żadne </w:delText>
        </w:r>
      </w:del>
      <w:del w:id="452" w:author="Kuba Fa" w:date="2023-03-09T12:13:00Z">
        <w:r w:rsidDel="00F66B35">
          <w:rPr>
            <w:rStyle w:val="czeinternetowe"/>
            <w:color w:val="000000"/>
            <w:sz w:val="24"/>
            <w:szCs w:val="24"/>
            <w:u w:val="none"/>
          </w:rPr>
          <w:delText xml:space="preserve">łatwodostępne </w:delText>
        </w:r>
      </w:del>
      <w:del w:id="453" w:author="Kuba Fa" w:date="2023-03-09T12:15:00Z">
        <w:r w:rsidRPr="008C07DB" w:rsidDel="00F66B35">
          <w:rPr>
            <w:rStyle w:val="czeinternetowe"/>
            <w:color w:val="000000"/>
            <w:sz w:val="24"/>
            <w:szCs w:val="24"/>
            <w:u w:val="none"/>
          </w:rPr>
          <w:delText xml:space="preserve">API, dzięki któremu łatwo można by było te dane pobrać, więc aby móc stworzyć taką aplikacje wartości </w:delText>
        </w:r>
        <w:r w:rsidDel="00F66B35">
          <w:rPr>
            <w:rStyle w:val="czeinternetowe"/>
            <w:color w:val="000000"/>
            <w:sz w:val="24"/>
            <w:szCs w:val="24"/>
            <w:u w:val="none"/>
          </w:rPr>
          <w:delText xml:space="preserve">atrybutów zostały </w:delText>
        </w:r>
        <w:r w:rsidRPr="008C07DB" w:rsidDel="00F66B35">
          <w:rPr>
            <w:rStyle w:val="czeinternetowe"/>
            <w:color w:val="000000"/>
            <w:sz w:val="24"/>
            <w:szCs w:val="24"/>
            <w:u w:val="none"/>
          </w:rPr>
          <w:delText>zwebscrappowa</w:delText>
        </w:r>
        <w:r w:rsidDel="00F66B35">
          <w:rPr>
            <w:rStyle w:val="czeinternetowe"/>
            <w:color w:val="000000"/>
            <w:sz w:val="24"/>
            <w:szCs w:val="24"/>
            <w:u w:val="none"/>
          </w:rPr>
          <w:delText>ne</w:delText>
        </w:r>
        <w:r w:rsidRPr="008C07DB" w:rsidDel="00F66B35">
          <w:rPr>
            <w:rStyle w:val="czeinternetowe"/>
            <w:color w:val="000000"/>
            <w:sz w:val="24"/>
            <w:szCs w:val="24"/>
            <w:u w:val="none"/>
          </w:rPr>
          <w:delText xml:space="preserve"> z </w:delText>
        </w:r>
        <w:r w:rsidDel="00F66B35">
          <w:rPr>
            <w:rStyle w:val="czeinternetowe"/>
            <w:color w:val="000000"/>
            <w:sz w:val="24"/>
            <w:szCs w:val="24"/>
            <w:u w:val="none"/>
          </w:rPr>
          <w:delText>portali, które posiadają takie informacje.</w:delText>
        </w:r>
      </w:del>
      <w:ins w:id="454" w:author="Kuba Fa" w:date="2023-03-09T12:15:00Z">
        <w:r w:rsidR="00F66B35">
          <w:rPr>
            <w:rStyle w:val="czeinternetowe"/>
            <w:color w:val="000000"/>
            <w:sz w:val="24"/>
            <w:szCs w:val="24"/>
            <w:u w:val="none"/>
          </w:rPr>
          <w:t xml:space="preserve">Ze względu na </w:t>
        </w:r>
      </w:ins>
      <w:ins w:id="455" w:author="Kuba Fa" w:date="2023-03-09T12:26:00Z">
        <w:r w:rsidR="00B23C56">
          <w:rPr>
            <w:rStyle w:val="czeinternetowe"/>
            <w:color w:val="000000"/>
            <w:sz w:val="24"/>
            <w:szCs w:val="24"/>
            <w:u w:val="none"/>
          </w:rPr>
          <w:t xml:space="preserve">brak API, </w:t>
        </w:r>
      </w:ins>
      <w:ins w:id="456" w:author="Kuba Fa" w:date="2023-03-09T12:27:00Z">
        <w:r w:rsidR="00B23C56">
          <w:rPr>
            <w:rStyle w:val="czeinternetowe"/>
            <w:color w:val="000000"/>
            <w:sz w:val="24"/>
            <w:szCs w:val="24"/>
            <w:u w:val="none"/>
          </w:rPr>
          <w:t>dane zostały pobrane z powyższych witryn.</w:t>
        </w:r>
      </w:ins>
      <w:del w:id="457" w:author="Kuba Fa" w:date="2023-03-09T12:26:00Z">
        <w:r w:rsidRPr="008C07DB" w:rsidDel="00B23C56">
          <w:rPr>
            <w:rStyle w:val="czeinternetowe"/>
            <w:color w:val="000000"/>
            <w:sz w:val="24"/>
            <w:szCs w:val="24"/>
            <w:u w:val="none"/>
          </w:rPr>
          <w:delText xml:space="preserve"> </w:delText>
        </w:r>
      </w:del>
    </w:p>
    <w:p w14:paraId="619382D2" w14:textId="77777777" w:rsidR="006B74F2" w:rsidRDefault="006B74F2">
      <w:pPr>
        <w:keepNext/>
        <w:jc w:val="center"/>
        <w:pPrChange w:id="458" w:author="Kuba Fa" w:date="2023-03-11T18:49:00Z">
          <w:pPr>
            <w:keepNext/>
          </w:pPr>
        </w:pPrChange>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7"/>
                    <a:stretch>
                      <a:fillRect/>
                    </a:stretch>
                  </pic:blipFill>
                  <pic:spPr>
                    <a:xfrm>
                      <a:off x="0" y="0"/>
                      <a:ext cx="5399405" cy="4238625"/>
                    </a:xfrm>
                    <a:prstGeom prst="rect">
                      <a:avLst/>
                    </a:prstGeom>
                  </pic:spPr>
                </pic:pic>
              </a:graphicData>
            </a:graphic>
          </wp:inline>
        </w:drawing>
      </w:r>
    </w:p>
    <w:p w14:paraId="730E9305" w14:textId="0E031F5A" w:rsidR="006B74F2" w:rsidRPr="000D3FB2" w:rsidRDefault="006B74F2">
      <w:pPr>
        <w:pStyle w:val="Legenda"/>
        <w:jc w:val="center"/>
        <w:rPr>
          <w:rStyle w:val="czeinternetowe"/>
          <w:i w:val="0"/>
          <w:iCs w:val="0"/>
          <w:color w:val="auto"/>
          <w:sz w:val="22"/>
          <w:szCs w:val="22"/>
          <w:u w:val="none"/>
        </w:rPr>
        <w:pPrChange w:id="459" w:author="Kuba Fa" w:date="2023-03-11T18:49:00Z">
          <w:pPr>
            <w:pStyle w:val="Legenda"/>
          </w:pPr>
        </w:pPrChange>
      </w:pPr>
      <w:r w:rsidRPr="00D2489B">
        <w:rPr>
          <w:sz w:val="22"/>
          <w:szCs w:val="22"/>
          <w:rPrChange w:id="460" w:author="Kuba Fa" w:date="2023-03-11T18:48:00Z">
            <w:rPr/>
          </w:rPrChange>
        </w:rPr>
        <w:t xml:space="preserve">Rysunek </w:t>
      </w:r>
      <w:ins w:id="461" w:author="Kuba Fa" w:date="2023-03-10T17:21:00Z">
        <w:r w:rsidR="00764647" w:rsidRPr="00D2489B">
          <w:rPr>
            <w:sz w:val="22"/>
            <w:szCs w:val="22"/>
            <w:rPrChange w:id="462" w:author="Kuba Fa" w:date="2023-03-11T18:48:00Z">
              <w:rPr/>
            </w:rPrChange>
          </w:rPr>
          <w:t>2</w:t>
        </w:r>
      </w:ins>
      <w:del w:id="463" w:author="Kuba Fa" w:date="2023-03-10T17:21:00Z">
        <w:r w:rsidRPr="00D2489B" w:rsidDel="00764647">
          <w:rPr>
            <w:sz w:val="22"/>
            <w:szCs w:val="22"/>
            <w:rPrChange w:id="464" w:author="Kuba Fa" w:date="2023-03-11T18:48:00Z">
              <w:rPr/>
            </w:rPrChange>
          </w:rPr>
          <w:delText>7</w:delText>
        </w:r>
      </w:del>
      <w:r w:rsidRPr="00D2489B">
        <w:rPr>
          <w:sz w:val="22"/>
          <w:szCs w:val="22"/>
          <w:rPrChange w:id="465" w:author="Kuba Fa" w:date="2023-03-11T18:48:00Z">
            <w:rPr/>
          </w:rPrChange>
        </w:rPr>
        <w:t xml:space="preserve"> - Strona futhead, z której pozysk</w:t>
      </w:r>
      <w:ins w:id="466" w:author="Kuba Fa" w:date="2023-03-09T11:15:00Z">
        <w:r w:rsidR="000F3141" w:rsidRPr="00D2489B">
          <w:rPr>
            <w:sz w:val="22"/>
            <w:szCs w:val="22"/>
            <w:rPrChange w:id="467" w:author="Kuba Fa" w:date="2023-03-11T18:48:00Z">
              <w:rPr/>
            </w:rPrChange>
          </w:rPr>
          <w:t>iwane są</w:t>
        </w:r>
      </w:ins>
      <w:del w:id="468" w:author="Kuba Fa" w:date="2023-03-09T11:15:00Z">
        <w:r w:rsidRPr="00D2489B" w:rsidDel="000F3141">
          <w:rPr>
            <w:sz w:val="22"/>
            <w:szCs w:val="22"/>
            <w:rPrChange w:id="469" w:author="Kuba Fa" w:date="2023-03-11T18:48:00Z">
              <w:rPr/>
            </w:rPrChange>
          </w:rPr>
          <w:delText>uje</w:delText>
        </w:r>
      </w:del>
      <w:r w:rsidRPr="00D2489B">
        <w:rPr>
          <w:sz w:val="22"/>
          <w:szCs w:val="22"/>
          <w:rPrChange w:id="470" w:author="Kuba Fa" w:date="2023-03-11T18:48:00Z">
            <w:rPr/>
          </w:rPrChange>
        </w:rPr>
        <w:t xml:space="preserve"> informacje dotyczące atrybutów z F</w:t>
      </w:r>
      <w:ins w:id="471" w:author="Kuba Fa" w:date="2023-03-11T18:48:00Z">
        <w:r w:rsidR="00D2489B" w:rsidRPr="00D2489B">
          <w:rPr>
            <w:sz w:val="22"/>
            <w:szCs w:val="22"/>
            <w:rPrChange w:id="472" w:author="Kuba Fa" w:date="2023-03-11T18:48:00Z">
              <w:rPr/>
            </w:rPrChange>
          </w:rPr>
          <w:t xml:space="preserve">IFY – 11.11.2022 </w:t>
        </w:r>
      </w:ins>
      <w:del w:id="473" w:author="Kuba Fa" w:date="2023-03-11T18:48:00Z">
        <w:r w:rsidRPr="00D2489B" w:rsidDel="00D2489B">
          <w:rPr>
            <w:sz w:val="22"/>
            <w:szCs w:val="22"/>
            <w:rPrChange w:id="474" w:author="Kuba Fa" w:date="2023-03-11T18:48:00Z">
              <w:rPr/>
            </w:rPrChange>
          </w:rPr>
          <w:delText>ify</w:delText>
        </w:r>
      </w:del>
      <w:ins w:id="475" w:author="Kuba Fa" w:date="2023-02-02T15:13:00Z">
        <w:r w:rsidR="00C327FF" w:rsidRPr="00D2489B">
          <w:rPr>
            <w:sz w:val="22"/>
            <w:szCs w:val="22"/>
            <w:rPrChange w:id="476" w:author="Kuba Fa" w:date="2023-03-11T18:48:00Z">
              <w:rPr/>
            </w:rPrChange>
          </w:rPr>
          <w:t xml:space="preserve"> [</w:t>
        </w:r>
      </w:ins>
      <w:ins w:id="477" w:author="Kuba Fa" w:date="2023-03-09T12:29:00Z">
        <w:r w:rsidR="00B23C56" w:rsidRPr="00D2489B">
          <w:rPr>
            <w:sz w:val="22"/>
            <w:szCs w:val="22"/>
            <w:rPrChange w:id="478" w:author="Kuba Fa" w:date="2023-03-11T18:48:00Z">
              <w:rPr/>
            </w:rPrChange>
          </w:rPr>
          <w:t>7</w:t>
        </w:r>
      </w:ins>
      <w:ins w:id="479" w:author="Kuba Fa" w:date="2023-02-02T15:13:00Z">
        <w:r w:rsidR="00C327FF" w:rsidRPr="00D2489B">
          <w:rPr>
            <w:sz w:val="22"/>
            <w:szCs w:val="22"/>
            <w:rPrChange w:id="480" w:author="Kuba Fa" w:date="2023-03-11T18:48:00Z">
              <w:rPr/>
            </w:rPrChange>
          </w:rPr>
          <w:t>]</w:t>
        </w:r>
      </w:ins>
      <w:r w:rsidR="007B0A94" w:rsidRPr="00D2489B">
        <w:rPr>
          <w:sz w:val="22"/>
          <w:szCs w:val="22"/>
          <w:rPrChange w:id="481" w:author="Kuba Fa" w:date="2023-03-11T18:48:00Z">
            <w:rPr/>
          </w:rPrChange>
        </w:rPr>
        <w:t>.</w:t>
      </w:r>
      <w:r w:rsidR="007B0A94">
        <w:t xml:space="preserve"> </w:t>
      </w:r>
      <w:del w:id="482" w:author="Kuba Fa" w:date="2023-03-11T18:48:00Z">
        <w:r w:rsidR="007B0A94" w:rsidRPr="007B0A94" w:rsidDel="00D2489B">
          <w:rPr>
            <w:color w:val="FF0000"/>
          </w:rPr>
          <w:delText>[zapisac dane dostępu]</w:delText>
        </w:r>
      </w:del>
    </w:p>
    <w:p w14:paraId="112B13C4" w14:textId="77777777" w:rsidR="006B74F2" w:rsidRPr="00924C9D" w:rsidRDefault="006B74F2">
      <w:pPr>
        <w:jc w:val="both"/>
        <w:rPr>
          <w:rStyle w:val="czeinternetowe"/>
          <w:i/>
          <w:iCs/>
          <w:color w:val="auto"/>
          <w:sz w:val="24"/>
          <w:szCs w:val="24"/>
          <w:u w:val="none"/>
        </w:rPr>
        <w:pPrChange w:id="483" w:author="Kuba Fa" w:date="2023-02-02T17:43:00Z">
          <w:pPr/>
        </w:pPrChange>
      </w:pPr>
    </w:p>
    <w:p w14:paraId="3CA1FDE0" w14:textId="113C2C42" w:rsidR="006B74F2" w:rsidRDefault="006B74F2">
      <w:pPr>
        <w:jc w:val="both"/>
        <w:rPr>
          <w:rStyle w:val="czeinternetowe"/>
          <w:color w:val="000000"/>
          <w:sz w:val="24"/>
          <w:szCs w:val="24"/>
          <w:u w:val="none"/>
        </w:rPr>
        <w:pPrChange w:id="484" w:author="Kuba Fa" w:date="2023-02-02T17:43:00Z">
          <w:pPr/>
        </w:pPrChange>
      </w:pPr>
      <w:r w:rsidRPr="008C07DB">
        <w:rPr>
          <w:rStyle w:val="czeinternetowe"/>
          <w:color w:val="000000"/>
          <w:sz w:val="24"/>
          <w:szCs w:val="24"/>
          <w:u w:val="none"/>
        </w:rPr>
        <w:t xml:space="preserve">Jak widać na </w:t>
      </w:r>
      <w:ins w:id="485" w:author="Kuba Fa" w:date="2023-03-09T12:30:00Z">
        <w:r w:rsidR="00B23C56">
          <w:rPr>
            <w:rStyle w:val="czeinternetowe"/>
            <w:color w:val="000000"/>
            <w:sz w:val="24"/>
            <w:szCs w:val="24"/>
            <w:u w:val="none"/>
          </w:rPr>
          <w:t>rysunku</w:t>
        </w:r>
      </w:ins>
      <w:del w:id="486" w:author="Kuba Fa" w:date="2023-03-09T12:30:00Z">
        <w:r w:rsidRPr="008C07DB" w:rsidDel="00B23C56">
          <w:rPr>
            <w:rStyle w:val="czeinternetowe"/>
            <w:color w:val="000000"/>
            <w:sz w:val="24"/>
            <w:szCs w:val="24"/>
            <w:u w:val="none"/>
          </w:rPr>
          <w:delText>screenie</w:delText>
        </w:r>
      </w:del>
      <w:r w:rsidRPr="008C07DB">
        <w:rPr>
          <w:rStyle w:val="czeinternetowe"/>
          <w:color w:val="000000"/>
          <w:sz w:val="24"/>
          <w:szCs w:val="24"/>
          <w:u w:val="none"/>
        </w:rPr>
        <w:t xml:space="preserve"> powyżej</w:t>
      </w:r>
      <w:ins w:id="487" w:author="Kuba Fa" w:date="2023-03-09T12:30:00Z">
        <w:r w:rsidR="00B23C56">
          <w:rPr>
            <w:rStyle w:val="czeinternetowe"/>
            <w:color w:val="000000"/>
            <w:sz w:val="24"/>
            <w:szCs w:val="24"/>
            <w:u w:val="none"/>
          </w:rPr>
          <w:t xml:space="preserve"> (R</w:t>
        </w:r>
      </w:ins>
      <w:ins w:id="488" w:author="Kuba Fa" w:date="2023-03-09T12:31:00Z">
        <w:r w:rsidR="00B23C56">
          <w:rPr>
            <w:rStyle w:val="czeinternetowe"/>
            <w:color w:val="000000"/>
            <w:sz w:val="24"/>
            <w:szCs w:val="24"/>
            <w:u w:val="none"/>
          </w:rPr>
          <w:t xml:space="preserve">ysunek </w:t>
        </w:r>
      </w:ins>
      <w:ins w:id="489" w:author="Kuba Fa" w:date="2023-03-10T17:21:00Z">
        <w:r w:rsidR="00764647">
          <w:rPr>
            <w:rStyle w:val="czeinternetowe"/>
            <w:color w:val="000000"/>
            <w:sz w:val="24"/>
            <w:szCs w:val="24"/>
            <w:u w:val="none"/>
          </w:rPr>
          <w:t>2</w:t>
        </w:r>
      </w:ins>
      <w:ins w:id="490" w:author="Kuba Fa" w:date="2023-03-09T12:31:00Z">
        <w:r w:rsidR="00B23C56">
          <w:rPr>
            <w:rStyle w:val="czeinternetowe"/>
            <w:color w:val="000000"/>
            <w:sz w:val="24"/>
            <w:szCs w:val="24"/>
            <w:u w:val="none"/>
          </w:rPr>
          <w:t>)</w:t>
        </w:r>
      </w:ins>
      <w:ins w:id="491" w:author="Kuba Fa" w:date="2023-03-09T12:30:00Z">
        <w:r w:rsidR="00B23C56">
          <w:rPr>
            <w:rStyle w:val="czeinternetowe"/>
            <w:color w:val="000000"/>
            <w:sz w:val="24"/>
            <w:szCs w:val="24"/>
            <w:u w:val="none"/>
          </w:rPr>
          <w:t>,</w:t>
        </w:r>
      </w:ins>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2D9552A4" w14:textId="7BEEEE3D" w:rsidR="006B74F2" w:rsidDel="00501865" w:rsidRDefault="006B74F2">
      <w:pPr>
        <w:pStyle w:val="Akapitzlist"/>
        <w:numPr>
          <w:ilvl w:val="0"/>
          <w:numId w:val="22"/>
        </w:numPr>
        <w:jc w:val="both"/>
        <w:rPr>
          <w:del w:id="492" w:author="Marcin Ochab" w:date="2023-02-01T14:17:00Z"/>
          <w:rStyle w:val="czeinternetowe"/>
          <w:rFonts w:asciiTheme="minorHAnsi" w:hAnsiTheme="minorHAnsi" w:cstheme="minorBidi"/>
          <w:color w:val="000000"/>
          <w:sz w:val="22"/>
          <w:szCs w:val="22"/>
          <w:u w:val="none"/>
        </w:rPr>
        <w:pPrChange w:id="493" w:author="Kuba Fa" w:date="2023-02-02T17:43:00Z">
          <w:pPr>
            <w:pStyle w:val="Akapitzlist"/>
            <w:numPr>
              <w:numId w:val="22"/>
            </w:numPr>
            <w:ind w:left="720" w:hanging="360"/>
          </w:pPr>
        </w:pPrChange>
      </w:pPr>
      <w:del w:id="494" w:author="Marcin Ochab" w:date="2023-02-01T14:17:00Z">
        <w:r w:rsidRPr="00501865" w:rsidDel="00501865">
          <w:rPr>
            <w:rStyle w:val="czeinternetowe"/>
            <w:color w:val="000000"/>
            <w:u w:val="none"/>
          </w:rPr>
          <w:delText xml:space="preserve">- </w:delText>
        </w:r>
      </w:del>
      <w:r w:rsidRPr="00501865">
        <w:rPr>
          <w:rStyle w:val="czeinternetowe"/>
          <w:color w:val="000000"/>
          <w:u w:val="none"/>
        </w:rPr>
        <w:t>klub, w którym obecnie się znajduje (np. Manchester City),</w:t>
      </w:r>
    </w:p>
    <w:p w14:paraId="1836907A" w14:textId="77777777" w:rsidR="00501865" w:rsidRPr="00501865" w:rsidRDefault="00501865">
      <w:pPr>
        <w:pStyle w:val="Akapitzlist"/>
        <w:numPr>
          <w:ilvl w:val="0"/>
          <w:numId w:val="22"/>
        </w:numPr>
        <w:jc w:val="both"/>
        <w:rPr>
          <w:ins w:id="495" w:author="Marcin Ochab" w:date="2023-02-01T14:17:00Z"/>
          <w:rStyle w:val="czeinternetowe"/>
          <w:color w:val="000000"/>
          <w:u w:val="none"/>
        </w:rPr>
        <w:pPrChange w:id="496" w:author="Kuba Fa" w:date="2023-02-02T17:43:00Z">
          <w:pPr/>
        </w:pPrChange>
      </w:pPr>
    </w:p>
    <w:p w14:paraId="5490365E" w14:textId="23A86E69" w:rsidR="006B74F2" w:rsidDel="00501865" w:rsidRDefault="006B74F2">
      <w:pPr>
        <w:pStyle w:val="Akapitzlist"/>
        <w:numPr>
          <w:ilvl w:val="0"/>
          <w:numId w:val="22"/>
        </w:numPr>
        <w:jc w:val="both"/>
        <w:rPr>
          <w:del w:id="497" w:author="Marcin Ochab" w:date="2023-02-01T14:17:00Z"/>
          <w:rStyle w:val="czeinternetowe"/>
          <w:rFonts w:asciiTheme="minorHAnsi" w:hAnsiTheme="minorHAnsi" w:cstheme="minorBidi"/>
          <w:color w:val="000000"/>
          <w:sz w:val="22"/>
          <w:szCs w:val="22"/>
          <w:u w:val="none"/>
        </w:rPr>
        <w:pPrChange w:id="498" w:author="Kuba Fa" w:date="2023-02-02T17:43:00Z">
          <w:pPr>
            <w:pStyle w:val="Akapitzlist"/>
            <w:numPr>
              <w:numId w:val="22"/>
            </w:numPr>
            <w:ind w:left="720" w:hanging="360"/>
          </w:pPr>
        </w:pPrChange>
      </w:pPr>
      <w:del w:id="499" w:author="Marcin Ochab" w:date="2023-02-01T14:17:00Z">
        <w:r w:rsidRPr="00501865" w:rsidDel="00501865">
          <w:rPr>
            <w:rStyle w:val="czeinternetowe"/>
            <w:color w:val="000000"/>
            <w:u w:val="none"/>
          </w:rPr>
          <w:delText xml:space="preserve">- </w:delText>
        </w:r>
      </w:del>
      <w:r w:rsidRPr="00501865">
        <w:rPr>
          <w:rStyle w:val="czeinternetowe"/>
          <w:color w:val="000000"/>
          <w:u w:val="none"/>
        </w:rPr>
        <w:t>wartość oceny ogólnej(RAT- rating),</w:t>
      </w:r>
    </w:p>
    <w:p w14:paraId="0FA0834C" w14:textId="77777777" w:rsidR="00501865" w:rsidRPr="00501865" w:rsidRDefault="00501865">
      <w:pPr>
        <w:pStyle w:val="Akapitzlist"/>
        <w:numPr>
          <w:ilvl w:val="0"/>
          <w:numId w:val="22"/>
        </w:numPr>
        <w:jc w:val="both"/>
        <w:rPr>
          <w:ins w:id="500" w:author="Marcin Ochab" w:date="2023-02-01T14:17:00Z"/>
          <w:rStyle w:val="czeinternetowe"/>
          <w:color w:val="000000"/>
          <w:u w:val="none"/>
        </w:rPr>
        <w:pPrChange w:id="501" w:author="Kuba Fa" w:date="2023-02-02T17:43:00Z">
          <w:pPr/>
        </w:pPrChange>
      </w:pPr>
    </w:p>
    <w:p w14:paraId="3B82975B" w14:textId="78A285B1" w:rsidR="006B74F2" w:rsidDel="00501865" w:rsidRDefault="006B74F2">
      <w:pPr>
        <w:pStyle w:val="Akapitzlist"/>
        <w:numPr>
          <w:ilvl w:val="0"/>
          <w:numId w:val="22"/>
        </w:numPr>
        <w:jc w:val="both"/>
        <w:rPr>
          <w:del w:id="502" w:author="Marcin Ochab" w:date="2023-02-01T14:17:00Z"/>
          <w:rStyle w:val="czeinternetowe"/>
          <w:rFonts w:asciiTheme="minorHAnsi" w:hAnsiTheme="minorHAnsi" w:cstheme="minorBidi"/>
          <w:color w:val="000000"/>
          <w:sz w:val="22"/>
          <w:szCs w:val="22"/>
          <w:u w:val="none"/>
        </w:rPr>
        <w:pPrChange w:id="503" w:author="Kuba Fa" w:date="2023-02-02T17:43:00Z">
          <w:pPr>
            <w:pStyle w:val="Akapitzlist"/>
            <w:numPr>
              <w:numId w:val="22"/>
            </w:numPr>
            <w:ind w:left="720" w:hanging="360"/>
          </w:pPr>
        </w:pPrChange>
      </w:pPr>
      <w:del w:id="504" w:author="Marcin Ochab" w:date="2023-02-01T14:17:00Z">
        <w:r w:rsidRPr="00501865" w:rsidDel="00501865">
          <w:rPr>
            <w:rStyle w:val="czeinternetowe"/>
            <w:color w:val="000000"/>
            <w:u w:val="none"/>
          </w:rPr>
          <w:delText xml:space="preserve">- </w:delText>
        </w:r>
      </w:del>
      <w:r w:rsidRPr="00501865">
        <w:rPr>
          <w:rStyle w:val="czeinternetowe"/>
          <w:color w:val="000000"/>
          <w:u w:val="none"/>
        </w:rPr>
        <w:t>szybkości (PAC – pace),</w:t>
      </w:r>
    </w:p>
    <w:p w14:paraId="0DEFCA78" w14:textId="77777777" w:rsidR="00501865" w:rsidRPr="00501865" w:rsidRDefault="00501865">
      <w:pPr>
        <w:pStyle w:val="Akapitzlist"/>
        <w:numPr>
          <w:ilvl w:val="0"/>
          <w:numId w:val="22"/>
        </w:numPr>
        <w:jc w:val="both"/>
        <w:rPr>
          <w:ins w:id="505" w:author="Marcin Ochab" w:date="2023-02-01T14:17:00Z"/>
          <w:rStyle w:val="czeinternetowe"/>
          <w:color w:val="000000"/>
          <w:u w:val="none"/>
        </w:rPr>
        <w:pPrChange w:id="506" w:author="Kuba Fa" w:date="2023-02-02T17:43:00Z">
          <w:pPr/>
        </w:pPrChange>
      </w:pPr>
    </w:p>
    <w:p w14:paraId="1BF5446B" w14:textId="32C09F39" w:rsidR="006B74F2" w:rsidDel="00501865" w:rsidRDefault="006B74F2">
      <w:pPr>
        <w:pStyle w:val="Akapitzlist"/>
        <w:numPr>
          <w:ilvl w:val="0"/>
          <w:numId w:val="22"/>
        </w:numPr>
        <w:jc w:val="both"/>
        <w:rPr>
          <w:del w:id="507" w:author="Marcin Ochab" w:date="2023-02-01T14:17:00Z"/>
          <w:rStyle w:val="czeinternetowe"/>
          <w:rFonts w:asciiTheme="minorHAnsi" w:hAnsiTheme="minorHAnsi" w:cstheme="minorBidi"/>
          <w:color w:val="000000"/>
          <w:sz w:val="22"/>
          <w:szCs w:val="22"/>
          <w:u w:val="none"/>
        </w:rPr>
        <w:pPrChange w:id="508" w:author="Kuba Fa" w:date="2023-02-02T17:43:00Z">
          <w:pPr>
            <w:pStyle w:val="Akapitzlist"/>
            <w:numPr>
              <w:numId w:val="22"/>
            </w:numPr>
            <w:ind w:left="720" w:hanging="360"/>
          </w:pPr>
        </w:pPrChange>
      </w:pPr>
      <w:del w:id="509" w:author="Marcin Ochab" w:date="2023-02-01T14:17:00Z">
        <w:r w:rsidRPr="00501865" w:rsidDel="00501865">
          <w:rPr>
            <w:rStyle w:val="czeinternetowe"/>
            <w:color w:val="000000"/>
            <w:u w:val="none"/>
          </w:rPr>
          <w:delText xml:space="preserve">- </w:delText>
        </w:r>
      </w:del>
      <w:r w:rsidRPr="00501865">
        <w:rPr>
          <w:rStyle w:val="czeinternetowe"/>
          <w:color w:val="000000"/>
          <w:u w:val="none"/>
        </w:rPr>
        <w:t>strzałów (SHO – shotting),</w:t>
      </w:r>
    </w:p>
    <w:p w14:paraId="22A92DB1" w14:textId="77777777" w:rsidR="00501865" w:rsidRPr="00501865" w:rsidRDefault="00501865">
      <w:pPr>
        <w:pStyle w:val="Akapitzlist"/>
        <w:numPr>
          <w:ilvl w:val="0"/>
          <w:numId w:val="22"/>
        </w:numPr>
        <w:jc w:val="both"/>
        <w:rPr>
          <w:ins w:id="510" w:author="Marcin Ochab" w:date="2023-02-01T14:17:00Z"/>
          <w:rStyle w:val="czeinternetowe"/>
          <w:color w:val="000000"/>
          <w:u w:val="none"/>
        </w:rPr>
        <w:pPrChange w:id="511" w:author="Kuba Fa" w:date="2023-02-02T17:43:00Z">
          <w:pPr/>
        </w:pPrChange>
      </w:pPr>
    </w:p>
    <w:p w14:paraId="2B4E85DA" w14:textId="72D7E987" w:rsidR="006B74F2" w:rsidDel="00501865" w:rsidRDefault="006B74F2">
      <w:pPr>
        <w:pStyle w:val="Akapitzlist"/>
        <w:numPr>
          <w:ilvl w:val="0"/>
          <w:numId w:val="22"/>
        </w:numPr>
        <w:jc w:val="both"/>
        <w:rPr>
          <w:del w:id="512" w:author="Marcin Ochab" w:date="2023-02-01T14:17:00Z"/>
          <w:rStyle w:val="czeinternetowe"/>
          <w:rFonts w:asciiTheme="minorHAnsi" w:hAnsiTheme="minorHAnsi" w:cstheme="minorBidi"/>
          <w:color w:val="000000"/>
          <w:sz w:val="22"/>
          <w:szCs w:val="22"/>
          <w:u w:val="none"/>
        </w:rPr>
        <w:pPrChange w:id="513" w:author="Kuba Fa" w:date="2023-02-02T17:43:00Z">
          <w:pPr>
            <w:pStyle w:val="Akapitzlist"/>
            <w:numPr>
              <w:numId w:val="22"/>
            </w:numPr>
            <w:ind w:left="720" w:hanging="360"/>
          </w:pPr>
        </w:pPrChange>
      </w:pPr>
      <w:del w:id="514" w:author="Marcin Ochab" w:date="2023-02-01T14:17:00Z">
        <w:r w:rsidRPr="00501865" w:rsidDel="00501865">
          <w:rPr>
            <w:rStyle w:val="czeinternetowe"/>
            <w:color w:val="000000"/>
            <w:u w:val="none"/>
          </w:rPr>
          <w:delText xml:space="preserve">- </w:delText>
        </w:r>
      </w:del>
      <w:r w:rsidRPr="00501865">
        <w:rPr>
          <w:rStyle w:val="czeinternetowe"/>
          <w:color w:val="000000"/>
          <w:u w:val="none"/>
        </w:rPr>
        <w:t xml:space="preserve">podań (PAS – passing), </w:t>
      </w:r>
    </w:p>
    <w:p w14:paraId="6026D1DB" w14:textId="77777777" w:rsidR="00501865" w:rsidRPr="00501865" w:rsidRDefault="00501865">
      <w:pPr>
        <w:pStyle w:val="Akapitzlist"/>
        <w:numPr>
          <w:ilvl w:val="0"/>
          <w:numId w:val="22"/>
        </w:numPr>
        <w:jc w:val="both"/>
        <w:rPr>
          <w:ins w:id="515" w:author="Marcin Ochab" w:date="2023-02-01T14:17:00Z"/>
          <w:rStyle w:val="czeinternetowe"/>
          <w:color w:val="000000"/>
          <w:u w:val="none"/>
        </w:rPr>
        <w:pPrChange w:id="516" w:author="Kuba Fa" w:date="2023-02-02T17:43:00Z">
          <w:pPr/>
        </w:pPrChange>
      </w:pPr>
    </w:p>
    <w:p w14:paraId="7E71D2E2" w14:textId="4E2A8AA3" w:rsidR="006B74F2" w:rsidDel="00501865" w:rsidRDefault="006B74F2">
      <w:pPr>
        <w:pStyle w:val="Akapitzlist"/>
        <w:numPr>
          <w:ilvl w:val="0"/>
          <w:numId w:val="22"/>
        </w:numPr>
        <w:jc w:val="both"/>
        <w:rPr>
          <w:del w:id="517" w:author="Marcin Ochab" w:date="2023-02-01T14:17:00Z"/>
          <w:rStyle w:val="czeinternetowe"/>
          <w:rFonts w:asciiTheme="minorHAnsi" w:hAnsiTheme="minorHAnsi" w:cstheme="minorBidi"/>
          <w:color w:val="000000"/>
          <w:sz w:val="22"/>
          <w:szCs w:val="22"/>
          <w:u w:val="none"/>
        </w:rPr>
        <w:pPrChange w:id="518" w:author="Kuba Fa" w:date="2023-02-02T17:43:00Z">
          <w:pPr>
            <w:pStyle w:val="Akapitzlist"/>
            <w:numPr>
              <w:numId w:val="22"/>
            </w:numPr>
            <w:ind w:left="720" w:hanging="360"/>
          </w:pPr>
        </w:pPrChange>
      </w:pPr>
      <w:del w:id="519" w:author="Marcin Ochab" w:date="2023-02-01T14:17:00Z">
        <w:r w:rsidRPr="00501865" w:rsidDel="00501865">
          <w:rPr>
            <w:rStyle w:val="czeinternetowe"/>
            <w:color w:val="000000"/>
            <w:u w:val="none"/>
          </w:rPr>
          <w:delText xml:space="preserve">- </w:delText>
        </w:r>
      </w:del>
      <w:r w:rsidRPr="00501865">
        <w:rPr>
          <w:rStyle w:val="czeinternetowe"/>
          <w:color w:val="000000"/>
          <w:u w:val="none"/>
        </w:rPr>
        <w:t>dryblingu (DRI – dribbling),</w:t>
      </w:r>
    </w:p>
    <w:p w14:paraId="511571AB" w14:textId="77777777" w:rsidR="00501865" w:rsidRPr="00501865" w:rsidRDefault="00501865">
      <w:pPr>
        <w:pStyle w:val="Akapitzlist"/>
        <w:numPr>
          <w:ilvl w:val="0"/>
          <w:numId w:val="22"/>
        </w:numPr>
        <w:jc w:val="both"/>
        <w:rPr>
          <w:ins w:id="520" w:author="Marcin Ochab" w:date="2023-02-01T14:17:00Z"/>
          <w:rStyle w:val="czeinternetowe"/>
          <w:color w:val="000000"/>
          <w:u w:val="none"/>
        </w:rPr>
        <w:pPrChange w:id="521" w:author="Kuba Fa" w:date="2023-02-02T17:43:00Z">
          <w:pPr/>
        </w:pPrChange>
      </w:pPr>
    </w:p>
    <w:p w14:paraId="6FB42E5F" w14:textId="78CEF262" w:rsidR="006B74F2" w:rsidDel="00501865" w:rsidRDefault="006B74F2">
      <w:pPr>
        <w:pStyle w:val="Akapitzlist"/>
        <w:numPr>
          <w:ilvl w:val="0"/>
          <w:numId w:val="22"/>
        </w:numPr>
        <w:jc w:val="both"/>
        <w:rPr>
          <w:del w:id="522" w:author="Marcin Ochab" w:date="2023-02-01T14:17:00Z"/>
          <w:rStyle w:val="czeinternetowe"/>
          <w:rFonts w:asciiTheme="minorHAnsi" w:hAnsiTheme="minorHAnsi" w:cstheme="minorBidi"/>
          <w:color w:val="000000"/>
          <w:sz w:val="22"/>
          <w:szCs w:val="22"/>
          <w:u w:val="none"/>
        </w:rPr>
        <w:pPrChange w:id="523" w:author="Kuba Fa" w:date="2023-02-02T17:43:00Z">
          <w:pPr>
            <w:pStyle w:val="Akapitzlist"/>
            <w:numPr>
              <w:numId w:val="22"/>
            </w:numPr>
            <w:ind w:left="720" w:hanging="360"/>
          </w:pPr>
        </w:pPrChange>
      </w:pPr>
      <w:del w:id="524" w:author="Marcin Ochab" w:date="2023-02-01T14:17:00Z">
        <w:r w:rsidRPr="00501865" w:rsidDel="00501865">
          <w:rPr>
            <w:rStyle w:val="czeinternetowe"/>
            <w:color w:val="000000"/>
            <w:u w:val="none"/>
          </w:rPr>
          <w:delText xml:space="preserve">- </w:delText>
        </w:r>
      </w:del>
      <w:r w:rsidRPr="00501865">
        <w:rPr>
          <w:rStyle w:val="czeinternetowe"/>
          <w:color w:val="000000"/>
          <w:u w:val="none"/>
        </w:rPr>
        <w:t>obrony (DEF – defensive),</w:t>
      </w:r>
    </w:p>
    <w:p w14:paraId="36358799" w14:textId="77777777" w:rsidR="00501865" w:rsidRPr="00501865" w:rsidRDefault="00501865">
      <w:pPr>
        <w:pStyle w:val="Akapitzlist"/>
        <w:numPr>
          <w:ilvl w:val="0"/>
          <w:numId w:val="22"/>
        </w:numPr>
        <w:jc w:val="both"/>
        <w:rPr>
          <w:ins w:id="525" w:author="Marcin Ochab" w:date="2023-02-01T14:17:00Z"/>
          <w:rStyle w:val="czeinternetowe"/>
          <w:color w:val="000000"/>
          <w:u w:val="none"/>
        </w:rPr>
        <w:pPrChange w:id="526" w:author="Kuba Fa" w:date="2023-02-02T17:43:00Z">
          <w:pPr/>
        </w:pPrChange>
      </w:pPr>
    </w:p>
    <w:p w14:paraId="6E63DF88" w14:textId="5CFF0F83" w:rsidR="006B74F2" w:rsidRDefault="006B74F2">
      <w:pPr>
        <w:pStyle w:val="Akapitzlist"/>
        <w:numPr>
          <w:ilvl w:val="0"/>
          <w:numId w:val="22"/>
        </w:numPr>
        <w:jc w:val="both"/>
        <w:rPr>
          <w:ins w:id="527" w:author="Marcin Ochab" w:date="2023-02-01T14:17:00Z"/>
          <w:rStyle w:val="czeinternetowe"/>
          <w:rFonts w:asciiTheme="minorHAnsi" w:hAnsiTheme="minorHAnsi" w:cstheme="minorBidi"/>
          <w:color w:val="000000"/>
          <w:sz w:val="22"/>
          <w:szCs w:val="22"/>
          <w:u w:val="none"/>
        </w:rPr>
        <w:pPrChange w:id="528" w:author="Kuba Fa" w:date="2023-02-02T17:43:00Z">
          <w:pPr>
            <w:pStyle w:val="Akapitzlist"/>
            <w:numPr>
              <w:numId w:val="22"/>
            </w:numPr>
            <w:ind w:left="720" w:hanging="360"/>
          </w:pPr>
        </w:pPrChange>
      </w:pPr>
      <w:del w:id="529" w:author="Marcin Ochab" w:date="2023-02-01T14:17:00Z">
        <w:r w:rsidRPr="00501865" w:rsidDel="00501865">
          <w:rPr>
            <w:rStyle w:val="czeinternetowe"/>
            <w:color w:val="000000"/>
            <w:u w:val="none"/>
          </w:rPr>
          <w:delText xml:space="preserve">- </w:delText>
        </w:r>
      </w:del>
      <w:r w:rsidRPr="00501865">
        <w:rPr>
          <w:rStyle w:val="czeinternetowe"/>
          <w:color w:val="000000"/>
          <w:u w:val="none"/>
        </w:rPr>
        <w:t>fizyczności (PHY – physical)</w:t>
      </w:r>
      <w:ins w:id="530" w:author="Marcin Ochab" w:date="2023-02-01T14:17:00Z">
        <w:r w:rsidR="00501865">
          <w:rPr>
            <w:rStyle w:val="czeinternetowe"/>
            <w:color w:val="000000"/>
            <w:u w:val="none"/>
          </w:rPr>
          <w:t>.</w:t>
        </w:r>
      </w:ins>
    </w:p>
    <w:p w14:paraId="40030030" w14:textId="77777777" w:rsidR="00501865" w:rsidRPr="00501865" w:rsidRDefault="00501865">
      <w:pPr>
        <w:pStyle w:val="Akapitzlist"/>
        <w:ind w:left="720" w:firstLine="0"/>
        <w:jc w:val="both"/>
        <w:rPr>
          <w:rStyle w:val="czeinternetowe"/>
          <w:color w:val="000000"/>
          <w:u w:val="none"/>
        </w:rPr>
        <w:pPrChange w:id="531" w:author="Kuba Fa" w:date="2023-02-02T17:43:00Z">
          <w:pPr/>
        </w:pPrChange>
      </w:pPr>
    </w:p>
    <w:p w14:paraId="2C657172" w14:textId="77777777" w:rsidR="00E770B3" w:rsidRDefault="00E770B3">
      <w:pPr>
        <w:ind w:firstLine="360"/>
        <w:jc w:val="both"/>
        <w:rPr>
          <w:ins w:id="532" w:author="Kuba Fa" w:date="2023-03-09T14:08:00Z"/>
          <w:rStyle w:val="czeinternetowe"/>
          <w:color w:val="FF0000"/>
          <w:sz w:val="24"/>
          <w:szCs w:val="24"/>
          <w:u w:val="none"/>
        </w:rPr>
      </w:pPr>
    </w:p>
    <w:p w14:paraId="08834957" w14:textId="5F7B3DFF" w:rsidR="006B74F2" w:rsidRPr="008C07DB" w:rsidDel="00E770B3" w:rsidRDefault="00E770B3">
      <w:pPr>
        <w:ind w:firstLine="360"/>
        <w:jc w:val="both"/>
        <w:rPr>
          <w:del w:id="533" w:author="Kuba Fa" w:date="2023-03-09T14:08:00Z"/>
          <w:rStyle w:val="czeinternetowe"/>
          <w:color w:val="000000"/>
          <w:sz w:val="24"/>
          <w:szCs w:val="24"/>
          <w:u w:val="none"/>
        </w:rPr>
        <w:pPrChange w:id="534" w:author="Kuba Fa" w:date="2023-02-02T17:43:00Z">
          <w:pPr/>
        </w:pPrChange>
      </w:pPr>
      <w:ins w:id="535" w:author="Kuba Fa" w:date="2023-03-09T14:08:00Z">
        <w:r>
          <w:rPr>
            <w:rStyle w:val="czeinternetowe"/>
            <w:color w:val="FF0000"/>
            <w:sz w:val="24"/>
            <w:szCs w:val="24"/>
            <w:u w:val="none"/>
          </w:rPr>
          <w:t>Aby por</w:t>
        </w:r>
      </w:ins>
      <w:ins w:id="536" w:author="Kuba Fa" w:date="2023-03-09T14:09:00Z">
        <w:r>
          <w:rPr>
            <w:rStyle w:val="czeinternetowe"/>
            <w:color w:val="FF0000"/>
            <w:sz w:val="24"/>
            <w:szCs w:val="24"/>
            <w:u w:val="none"/>
          </w:rPr>
          <w:t xml:space="preserve">ównywane dane były </w:t>
        </w:r>
      </w:ins>
      <w:ins w:id="537" w:author="Kuba Fa" w:date="2023-03-09T14:10:00Z">
        <w:r>
          <w:rPr>
            <w:rStyle w:val="czeinternetowe"/>
            <w:color w:val="FF0000"/>
            <w:sz w:val="24"/>
            <w:szCs w:val="24"/>
            <w:u w:val="none"/>
          </w:rPr>
          <w:t xml:space="preserve">w pełni rzetelne, </w:t>
        </w:r>
      </w:ins>
      <w:ins w:id="538" w:author="Kuba Fa" w:date="2023-03-09T14:11:00Z">
        <w:r>
          <w:rPr>
            <w:rStyle w:val="czeinternetowe"/>
            <w:color w:val="FF0000"/>
            <w:sz w:val="24"/>
            <w:szCs w:val="24"/>
            <w:u w:val="none"/>
          </w:rPr>
          <w:t xml:space="preserve">baza piłkarzy </w:t>
        </w:r>
      </w:ins>
      <w:ins w:id="539" w:author="Kuba Fa" w:date="2023-03-09T14:10:00Z">
        <w:r>
          <w:rPr>
            <w:rStyle w:val="czeinternetowe"/>
            <w:color w:val="FF0000"/>
            <w:sz w:val="24"/>
            <w:szCs w:val="24"/>
            <w:u w:val="none"/>
          </w:rPr>
          <w:t>og</w:t>
        </w:r>
      </w:ins>
      <w:ins w:id="540" w:author="Kuba Fa" w:date="2023-03-09T14:11:00Z">
        <w:r>
          <w:rPr>
            <w:rStyle w:val="czeinternetowe"/>
            <w:color w:val="FF0000"/>
            <w:sz w:val="24"/>
            <w:szCs w:val="24"/>
            <w:u w:val="none"/>
          </w:rPr>
          <w:t>raniczona została do graczy z pola z</w:t>
        </w:r>
      </w:ins>
      <w:ins w:id="541" w:author="Kuba Fa" w:date="2023-03-09T14:14:00Z">
        <w:r>
          <w:rPr>
            <w:rStyle w:val="czeinternetowe"/>
            <w:color w:val="FF0000"/>
            <w:sz w:val="24"/>
            <w:szCs w:val="24"/>
            <w:u w:val="none"/>
          </w:rPr>
          <w:t xml:space="preserve"> angiels</w:t>
        </w:r>
      </w:ins>
      <w:ins w:id="542" w:author="Kuba Fa" w:date="2023-03-09T14:15:00Z">
        <w:r>
          <w:rPr>
            <w:rStyle w:val="czeinternetowe"/>
            <w:color w:val="FF0000"/>
            <w:sz w:val="24"/>
            <w:szCs w:val="24"/>
            <w:u w:val="none"/>
          </w:rPr>
          <w:t>kiej</w:t>
        </w:r>
      </w:ins>
      <w:ins w:id="543" w:author="Kuba Fa" w:date="2023-03-09T14:11:00Z">
        <w:r>
          <w:rPr>
            <w:rStyle w:val="czeinternetowe"/>
            <w:color w:val="FF0000"/>
            <w:sz w:val="24"/>
            <w:szCs w:val="24"/>
            <w:u w:val="none"/>
          </w:rPr>
          <w:t xml:space="preserve"> Premier League. </w:t>
        </w:r>
      </w:ins>
      <w:ins w:id="544" w:author="Kuba Fa" w:date="2023-03-09T14:12:00Z">
        <w:r>
          <w:rPr>
            <w:rStyle w:val="czeinternetowe"/>
            <w:color w:val="FF0000"/>
            <w:sz w:val="24"/>
            <w:szCs w:val="24"/>
            <w:u w:val="none"/>
          </w:rPr>
          <w:t xml:space="preserve">Jak widać na zdjęciu poniżej (Rysunek </w:t>
        </w:r>
      </w:ins>
      <w:ins w:id="545" w:author="Kuba Fa" w:date="2023-03-10T17:22:00Z">
        <w:r w:rsidR="00764647">
          <w:rPr>
            <w:rStyle w:val="czeinternetowe"/>
            <w:color w:val="FF0000"/>
            <w:sz w:val="24"/>
            <w:szCs w:val="24"/>
            <w:u w:val="none"/>
          </w:rPr>
          <w:t>3</w:t>
        </w:r>
      </w:ins>
      <w:ins w:id="546" w:author="Kuba Fa" w:date="2023-03-09T14:12:00Z">
        <w:r>
          <w:rPr>
            <w:rStyle w:val="czeinternetowe"/>
            <w:color w:val="FF0000"/>
            <w:sz w:val="24"/>
            <w:szCs w:val="24"/>
            <w:u w:val="none"/>
          </w:rPr>
          <w:t>)</w:t>
        </w:r>
      </w:ins>
      <w:ins w:id="547" w:author="Kuba Fa" w:date="2023-03-09T14:13:00Z">
        <w:r>
          <w:rPr>
            <w:rStyle w:val="czeinternetowe"/>
            <w:color w:val="FF0000"/>
            <w:sz w:val="24"/>
            <w:szCs w:val="24"/>
            <w:u w:val="none"/>
          </w:rPr>
          <w:t xml:space="preserve"> jest to najsilniejsza liga według  współczynnika UEFA z </w:t>
        </w:r>
      </w:ins>
      <w:ins w:id="548" w:author="Kuba Fa" w:date="2023-03-09T14:14:00Z">
        <w:r>
          <w:rPr>
            <w:rStyle w:val="czeinternetowe"/>
            <w:color w:val="FF0000"/>
            <w:sz w:val="24"/>
            <w:szCs w:val="24"/>
            <w:u w:val="none"/>
          </w:rPr>
          <w:t>4 listopada 2022 roku.</w:t>
        </w:r>
      </w:ins>
      <w:ins w:id="549" w:author="Kuba Fa" w:date="2023-03-09T14:16:00Z">
        <w:r>
          <w:rPr>
            <w:rStyle w:val="czeinternetowe"/>
            <w:color w:val="FF0000"/>
            <w:sz w:val="24"/>
            <w:szCs w:val="24"/>
            <w:u w:val="none"/>
          </w:rPr>
          <w:t xml:space="preserve"> W aplikacji porównywane są takie statysty</w:t>
        </w:r>
      </w:ins>
      <w:ins w:id="550" w:author="Kuba Fa" w:date="2023-03-09T14:17:00Z">
        <w:r>
          <w:rPr>
            <w:rStyle w:val="czeinternetowe"/>
            <w:color w:val="FF0000"/>
            <w:sz w:val="24"/>
            <w:szCs w:val="24"/>
            <w:u w:val="none"/>
          </w:rPr>
          <w:t>ki</w:t>
        </w:r>
      </w:ins>
      <w:ins w:id="551" w:author="Kuba Fa" w:date="2023-03-09T14:16:00Z">
        <w:r>
          <w:rPr>
            <w:rStyle w:val="czeinternetowe"/>
            <w:color w:val="FF0000"/>
            <w:sz w:val="24"/>
            <w:szCs w:val="24"/>
            <w:u w:val="none"/>
          </w:rPr>
          <w:t xml:space="preserve"> jak na przykład liczba bramek.</w:t>
        </w:r>
      </w:ins>
      <w:ins w:id="552" w:author="Kuba Fa" w:date="2023-03-09T14:17:00Z">
        <w:r>
          <w:rPr>
            <w:rStyle w:val="czeinternetowe"/>
            <w:color w:val="FF0000"/>
            <w:sz w:val="24"/>
            <w:szCs w:val="24"/>
            <w:u w:val="none"/>
          </w:rPr>
          <w:t xml:space="preserve"> O wiele łatwiejszym zadaniem jest strzelenie dużej ilości bramek, gdy gra się przeciwko zawodnikom o mniejszych umiejętnościach. </w:t>
        </w:r>
      </w:ins>
      <w:ins w:id="553" w:author="Kuba Fa" w:date="2023-03-09T14:20:00Z">
        <w:r w:rsidR="00240D71">
          <w:rPr>
            <w:rStyle w:val="czeinternetowe"/>
            <w:color w:val="FF0000"/>
            <w:sz w:val="24"/>
            <w:szCs w:val="24"/>
            <w:u w:val="none"/>
          </w:rPr>
          <w:t xml:space="preserve">Ciężki do określenia byłby również </w:t>
        </w:r>
      </w:ins>
      <w:ins w:id="554" w:author="Kuba Fa" w:date="2023-03-09T14:21:00Z">
        <w:r w:rsidR="00240D71">
          <w:rPr>
            <w:rStyle w:val="czeinternetowe"/>
            <w:color w:val="FF0000"/>
            <w:sz w:val="24"/>
            <w:szCs w:val="24"/>
            <w:u w:val="none"/>
          </w:rPr>
          <w:t>adekwatny stopień trudności danej ligi</w:t>
        </w:r>
      </w:ins>
      <w:ins w:id="555" w:author="Kuba Fa" w:date="2023-03-09T14:22:00Z">
        <w:r w:rsidR="00240D71">
          <w:rPr>
            <w:rStyle w:val="czeinternetowe"/>
            <w:color w:val="FF0000"/>
            <w:sz w:val="24"/>
            <w:szCs w:val="24"/>
            <w:u w:val="none"/>
          </w:rPr>
          <w:t xml:space="preserve">. </w:t>
        </w:r>
      </w:ins>
      <w:ins w:id="556" w:author="Kuba Fa" w:date="2023-03-09T14:24:00Z">
        <w:r w:rsidR="00240D71">
          <w:rPr>
            <w:rStyle w:val="czeinternetowe"/>
            <w:color w:val="FF0000"/>
            <w:sz w:val="24"/>
            <w:szCs w:val="24"/>
            <w:u w:val="none"/>
          </w:rPr>
          <w:t>Pomimo jasnego współczynnika UEFY</w:t>
        </w:r>
      </w:ins>
      <w:ins w:id="557" w:author="Kuba Fa" w:date="2023-03-09T14:25:00Z">
        <w:r w:rsidR="00240D71">
          <w:rPr>
            <w:rStyle w:val="czeinternetowe"/>
            <w:color w:val="FF0000"/>
            <w:sz w:val="24"/>
            <w:szCs w:val="24"/>
            <w:u w:val="none"/>
          </w:rPr>
          <w:t>, trudno przypuszczać, że zawodnik, który zdobędzie 20 bramek w Premier Le</w:t>
        </w:r>
      </w:ins>
      <w:ins w:id="558" w:author="Kuba Fa" w:date="2023-03-09T14:26:00Z">
        <w:r w:rsidR="00240D71">
          <w:rPr>
            <w:rStyle w:val="czeinternetowe"/>
            <w:color w:val="FF0000"/>
            <w:sz w:val="24"/>
            <w:szCs w:val="24"/>
            <w:u w:val="none"/>
          </w:rPr>
          <w:t xml:space="preserve">ague, potroiłby swój dorobek, w lidze mającej trzy razy niższy współczynnik. </w:t>
        </w:r>
      </w:ins>
      <w:ins w:id="559" w:author="Kuba Fa" w:date="2023-03-09T14:21:00Z">
        <w:r w:rsidR="00240D71">
          <w:rPr>
            <w:rStyle w:val="czeinternetowe"/>
            <w:color w:val="FF0000"/>
            <w:sz w:val="24"/>
            <w:szCs w:val="24"/>
            <w:u w:val="none"/>
          </w:rPr>
          <w:t xml:space="preserve"> </w:t>
        </w:r>
      </w:ins>
      <w:del w:id="560" w:author="Kuba Fa" w:date="2023-03-09T13:58:00Z">
        <w:r w:rsidR="007B0A94" w:rsidRPr="007B0A94" w:rsidDel="00806586">
          <w:rPr>
            <w:rStyle w:val="czeinternetowe"/>
            <w:color w:val="FF0000"/>
            <w:sz w:val="24"/>
            <w:szCs w:val="24"/>
            <w:u w:val="none"/>
          </w:rPr>
          <w:delText xml:space="preserve">[forma bezosobowa] </w:delText>
        </w:r>
      </w:del>
      <w:del w:id="561" w:author="Kuba Fa" w:date="2023-03-09T14:08:00Z">
        <w:r w:rsidR="006B74F2" w:rsidDel="00E770B3">
          <w:rPr>
            <w:rStyle w:val="czeinternetowe"/>
            <w:color w:val="000000"/>
            <w:sz w:val="24"/>
            <w:szCs w:val="24"/>
            <w:u w:val="none"/>
          </w:rPr>
          <w:delText xml:space="preserve">Po pewnym czasie zauważyłem, że w tym źródle wśród zawodników nie ma bramkarzy. Nie zmienia to w żaden sposób sensu porównań, jedynie lekko zmniejsza szeroki już zakres bazy danych. </w:delText>
        </w:r>
        <w:r w:rsidR="006B74F2" w:rsidRPr="008C07DB" w:rsidDel="00E770B3">
          <w:rPr>
            <w:rStyle w:val="czeinternetowe"/>
            <w:color w:val="000000"/>
            <w:sz w:val="24"/>
            <w:szCs w:val="24"/>
            <w:u w:val="none"/>
          </w:rPr>
          <w:delText xml:space="preserve">Stwierdziłem, że </w:delText>
        </w:r>
        <w:r w:rsidR="006B74F2" w:rsidDel="00E770B3">
          <w:rPr>
            <w:rStyle w:val="czeinternetowe"/>
            <w:color w:val="000000"/>
            <w:sz w:val="24"/>
            <w:szCs w:val="24"/>
            <w:u w:val="none"/>
          </w:rPr>
          <w:delText>dobrym</w:delText>
        </w:r>
        <w:r w:rsidR="006B74F2" w:rsidRPr="008C07DB" w:rsidDel="00E770B3">
          <w:rPr>
            <w:rStyle w:val="czeinternetowe"/>
            <w:color w:val="000000"/>
            <w:sz w:val="24"/>
            <w:szCs w:val="24"/>
            <w:u w:val="none"/>
          </w:rPr>
          <w:delText xml:space="preserve"> rozwiązaniem będzie ograniczenie piłkarzy do jednej ligi, ponieważ wystarczy to do wyciągnięcia odpowiednich wniosków, </w:delText>
        </w:r>
        <w:r w:rsidR="006B74F2" w:rsidDel="00E770B3">
          <w:rPr>
            <w:rStyle w:val="czeinternetowe"/>
            <w:color w:val="000000"/>
            <w:sz w:val="24"/>
            <w:szCs w:val="24"/>
            <w:u w:val="none"/>
          </w:rPr>
          <w:delText>a zwiększy</w:delText>
        </w:r>
        <w:r w:rsidR="006B74F2" w:rsidRPr="008C07DB" w:rsidDel="00E770B3">
          <w:rPr>
            <w:rStyle w:val="czeinternetowe"/>
            <w:color w:val="000000"/>
            <w:sz w:val="24"/>
            <w:szCs w:val="24"/>
            <w:u w:val="none"/>
          </w:rPr>
          <w:delText xml:space="preserve"> miarodajn</w:delText>
        </w:r>
        <w:r w:rsidR="006B74F2" w:rsidDel="00E770B3">
          <w:rPr>
            <w:rStyle w:val="czeinternetowe"/>
            <w:color w:val="000000"/>
            <w:sz w:val="24"/>
            <w:szCs w:val="24"/>
            <w:u w:val="none"/>
          </w:rPr>
          <w:delText>ość porównań</w:delText>
        </w:r>
        <w:r w:rsidR="006B74F2" w:rsidRPr="008C07DB" w:rsidDel="00E770B3">
          <w:rPr>
            <w:rStyle w:val="czeinternetowe"/>
            <w:color w:val="000000"/>
            <w:sz w:val="24"/>
            <w:szCs w:val="24"/>
            <w:u w:val="none"/>
          </w:rPr>
          <w:delText>. Niektóre ligi są silniejsze, a niektóre stoją na niższym poziomie, przez co strzelenie 20 bramek w polskiej lidze różni się od strzelenia 20 bramek w lidze angielskiej. Z tego względu wybrałem angielską Premier League, ponieważ według współczynniku UEFA (organizacja piłkarska, która organizuje największe europejskie turnieje takie jak Liga Mistrzów) jest ona najsilniejsza. Wyprzedza między innymi ligę hiszpańską, niemiecką, włoską czy francuską.</w:delText>
        </w:r>
      </w:del>
    </w:p>
    <w:p w14:paraId="2FA1357F" w14:textId="77777777" w:rsidR="006B74F2" w:rsidRDefault="006B74F2">
      <w:pPr>
        <w:keepNext/>
        <w:jc w:val="center"/>
        <w:pPrChange w:id="562" w:author="Kuba Fa" w:date="2023-03-09T15:36:00Z">
          <w:pPr>
            <w:keepNext/>
          </w:pPr>
        </w:pPrChange>
      </w:pPr>
      <w:r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8"/>
                    <a:stretch>
                      <a:fillRect/>
                    </a:stretch>
                  </pic:blipFill>
                  <pic:spPr>
                    <a:xfrm>
                      <a:off x="0" y="0"/>
                      <a:ext cx="5399405" cy="3625215"/>
                    </a:xfrm>
                    <a:prstGeom prst="rect">
                      <a:avLst/>
                    </a:prstGeom>
                  </pic:spPr>
                </pic:pic>
              </a:graphicData>
            </a:graphic>
          </wp:inline>
        </w:drawing>
      </w:r>
    </w:p>
    <w:p w14:paraId="568E0707" w14:textId="743DDB16" w:rsidR="006B74F2" w:rsidRPr="00D2489B" w:rsidRDefault="006B74F2">
      <w:pPr>
        <w:pStyle w:val="Legenda"/>
        <w:jc w:val="center"/>
        <w:rPr>
          <w:sz w:val="22"/>
          <w:szCs w:val="22"/>
          <w:rPrChange w:id="563" w:author="Kuba Fa" w:date="2023-03-11T18:49:00Z">
            <w:rPr/>
          </w:rPrChange>
        </w:rPr>
        <w:pPrChange w:id="564" w:author="Kuba Fa" w:date="2023-03-09T14:31:00Z">
          <w:pPr>
            <w:pStyle w:val="Legenda"/>
          </w:pPr>
        </w:pPrChange>
      </w:pPr>
      <w:r w:rsidRPr="00D2489B">
        <w:rPr>
          <w:sz w:val="22"/>
          <w:szCs w:val="22"/>
          <w:rPrChange w:id="565" w:author="Kuba Fa" w:date="2023-03-11T18:49:00Z">
            <w:rPr/>
          </w:rPrChange>
        </w:rPr>
        <w:t xml:space="preserve">Rysunek </w:t>
      </w:r>
      <w:ins w:id="566" w:author="Kuba Fa" w:date="2023-03-10T17:22:00Z">
        <w:r w:rsidR="00764647" w:rsidRPr="00D2489B">
          <w:rPr>
            <w:sz w:val="22"/>
            <w:szCs w:val="22"/>
            <w:rPrChange w:id="567" w:author="Kuba Fa" w:date="2023-03-11T18:49:00Z">
              <w:rPr/>
            </w:rPrChange>
          </w:rPr>
          <w:t>3</w:t>
        </w:r>
      </w:ins>
      <w:del w:id="568" w:author="Kuba Fa" w:date="2023-03-10T17:22:00Z">
        <w:r w:rsidRPr="00D2489B" w:rsidDel="00764647">
          <w:rPr>
            <w:sz w:val="22"/>
            <w:szCs w:val="22"/>
            <w:rPrChange w:id="569" w:author="Kuba Fa" w:date="2023-03-11T18:49:00Z">
              <w:rPr/>
            </w:rPrChange>
          </w:rPr>
          <w:delText>8</w:delText>
        </w:r>
      </w:del>
      <w:r w:rsidRPr="00D2489B">
        <w:rPr>
          <w:sz w:val="22"/>
          <w:szCs w:val="22"/>
          <w:rPrChange w:id="570" w:author="Kuba Fa" w:date="2023-03-11T18:49:00Z">
            <w:rPr/>
          </w:rPrChange>
        </w:rPr>
        <w:t xml:space="preserve"> - Współczynnik UEFA, na podstawie danych z portalu transfermarkt </w:t>
      </w:r>
      <w:ins w:id="571" w:author="Kuba Fa" w:date="2023-02-02T15:16:00Z">
        <w:r w:rsidR="00C327FF" w:rsidRPr="00D2489B">
          <w:rPr>
            <w:sz w:val="22"/>
            <w:szCs w:val="22"/>
            <w:rPrChange w:id="572" w:author="Kuba Fa" w:date="2023-03-11T18:49:00Z">
              <w:rPr/>
            </w:rPrChange>
          </w:rPr>
          <w:t>[</w:t>
        </w:r>
      </w:ins>
      <w:ins w:id="573" w:author="Kuba Fa" w:date="2023-03-09T14:31:00Z">
        <w:r w:rsidR="00BD060F" w:rsidRPr="00D2489B">
          <w:rPr>
            <w:sz w:val="22"/>
            <w:szCs w:val="22"/>
            <w:rPrChange w:id="574" w:author="Kuba Fa" w:date="2023-03-11T18:49:00Z">
              <w:rPr/>
            </w:rPrChange>
          </w:rPr>
          <w:t>8</w:t>
        </w:r>
      </w:ins>
      <w:ins w:id="575" w:author="Kuba Fa" w:date="2023-02-02T15:16:00Z">
        <w:r w:rsidR="00C327FF" w:rsidRPr="00D2489B">
          <w:rPr>
            <w:sz w:val="22"/>
            <w:szCs w:val="22"/>
            <w:rPrChange w:id="576" w:author="Kuba Fa" w:date="2023-03-11T18:49:00Z">
              <w:rPr/>
            </w:rPrChange>
          </w:rPr>
          <w:t>]</w:t>
        </w:r>
      </w:ins>
    </w:p>
    <w:p w14:paraId="21B072BC" w14:textId="27DD50EF" w:rsidR="006B74F2" w:rsidDel="009E0A85" w:rsidRDefault="006B74F2">
      <w:pPr>
        <w:pStyle w:val="Legenda"/>
        <w:jc w:val="both"/>
        <w:rPr>
          <w:del w:id="577" w:author="Kuba Fa" w:date="2023-02-02T15:17:00Z"/>
        </w:rPr>
        <w:pPrChange w:id="578" w:author="Kuba Fa" w:date="2023-02-02T17:43:00Z">
          <w:pPr>
            <w:pStyle w:val="Legenda"/>
          </w:pPr>
        </w:pPrChange>
      </w:pPr>
      <w:del w:id="579" w:author="Kuba Fa" w:date="2023-02-02T15:17:00Z">
        <w:r w:rsidRPr="006E6D41" w:rsidDel="009E0A85">
          <w:delText>https://www.transfermarkt.pl/statistik/5jahreswertung</w:delText>
        </w:r>
      </w:del>
    </w:p>
    <w:p w14:paraId="092E4BF3" w14:textId="77777777" w:rsidR="006B74F2" w:rsidRPr="000D3FB2" w:rsidRDefault="006B74F2">
      <w:pPr>
        <w:pStyle w:val="Legenda"/>
        <w:jc w:val="both"/>
        <w:pPrChange w:id="580" w:author="Kuba Fa" w:date="2023-02-02T17:43:00Z">
          <w:pPr>
            <w:pStyle w:val="Legenda"/>
          </w:pPr>
        </w:pPrChange>
      </w:pPr>
    </w:p>
    <w:p w14:paraId="50245EDA" w14:textId="60585F7F" w:rsidR="006B74F2" w:rsidRPr="008C07DB" w:rsidDel="000F2462" w:rsidRDefault="000F2462">
      <w:pPr>
        <w:jc w:val="both"/>
        <w:rPr>
          <w:del w:id="581" w:author="Kuba Fa" w:date="2023-03-09T15:34:00Z"/>
          <w:rStyle w:val="czeinternetowe"/>
          <w:i/>
          <w:iCs/>
          <w:color w:val="000000"/>
          <w:sz w:val="24"/>
          <w:szCs w:val="24"/>
          <w:u w:val="none"/>
        </w:rPr>
        <w:pPrChange w:id="582" w:author="Kuba Fa" w:date="2023-02-02T17:43:00Z">
          <w:pPr/>
        </w:pPrChange>
      </w:pPr>
      <w:ins w:id="583" w:author="Kuba Fa" w:date="2023-03-09T15:34:00Z">
        <w:r>
          <w:rPr>
            <w:rStyle w:val="czeinternetowe"/>
            <w:color w:val="000000"/>
            <w:sz w:val="24"/>
            <w:szCs w:val="24"/>
            <w:u w:val="none"/>
          </w:rPr>
          <w:t>Dane są pobierane z wszystkich podstro</w:t>
        </w:r>
      </w:ins>
      <w:ins w:id="584" w:author="Kuba Fa" w:date="2023-03-09T15:35:00Z">
        <w:r>
          <w:rPr>
            <w:rStyle w:val="czeinternetowe"/>
            <w:color w:val="000000"/>
            <w:sz w:val="24"/>
            <w:szCs w:val="24"/>
            <w:u w:val="none"/>
          </w:rPr>
          <w:t>n i zapisywane w postaci JSONa do API.</w:t>
        </w:r>
      </w:ins>
      <w:ins w:id="585" w:author="Kuba Fa" w:date="2023-03-09T15:38:00Z">
        <w:r>
          <w:rPr>
            <w:rStyle w:val="czeinternetowe"/>
            <w:color w:val="000000"/>
            <w:sz w:val="24"/>
            <w:szCs w:val="24"/>
            <w:u w:val="none"/>
          </w:rPr>
          <w:t xml:space="preserve"> K</w:t>
        </w:r>
      </w:ins>
      <w:moveToRangeStart w:id="586" w:author="Kuba Fa" w:date="2023-03-09T15:38:00Z" w:name="move129268717"/>
      <w:moveTo w:id="587" w:author="Kuba Fa" w:date="2023-03-09T15:38:00Z">
        <w:del w:id="588" w:author="Kuba Fa" w:date="2023-03-09T15:38:00Z">
          <w:r w:rsidRPr="008C07DB" w:rsidDel="000F2462">
            <w:rPr>
              <w:rStyle w:val="czeinternetowe"/>
              <w:color w:val="000000"/>
              <w:sz w:val="24"/>
              <w:szCs w:val="24"/>
              <w:u w:val="none"/>
            </w:rPr>
            <w:delText>k</w:delText>
          </w:r>
        </w:del>
        <w:r w:rsidRPr="008C07DB">
          <w:rPr>
            <w:rStyle w:val="czeinternetowe"/>
            <w:color w:val="000000"/>
            <w:sz w:val="24"/>
            <w:szCs w:val="24"/>
            <w:u w:val="none"/>
          </w:rPr>
          <w:t xml:space="preserve">ażdy obiekt ma wartość name z imieniem i nazwiskiem piłkarza, rating z oceną ogólna </w:t>
        </w:r>
        <w:r>
          <w:rPr>
            <w:rStyle w:val="czeinternetowe"/>
            <w:color w:val="000000"/>
            <w:sz w:val="24"/>
            <w:szCs w:val="24"/>
            <w:u w:val="none"/>
          </w:rPr>
          <w:t>oraz inne atrybuty</w:t>
        </w:r>
        <w:r w:rsidRPr="008C07DB">
          <w:rPr>
            <w:rStyle w:val="czeinternetowe"/>
            <w:color w:val="000000"/>
            <w:sz w:val="24"/>
            <w:szCs w:val="24"/>
            <w:u w:val="none"/>
          </w:rPr>
          <w:t xml:space="preserve">. </w:t>
        </w:r>
        <w:r>
          <w:rPr>
            <w:rStyle w:val="czeinternetowe"/>
            <w:color w:val="000000"/>
            <w:sz w:val="24"/>
            <w:szCs w:val="24"/>
            <w:u w:val="none"/>
          </w:rPr>
          <w:lastRenderedPageBreak/>
          <w:t>Jest to również łatwe do obsługi podczas wyświetlania na stronie.</w:t>
        </w:r>
      </w:moveTo>
      <w:moveToRangeEnd w:id="586"/>
      <w:ins w:id="589" w:author="Kuba Fa" w:date="2023-03-09T15:35:00Z">
        <w:r>
          <w:rPr>
            <w:rStyle w:val="czeinternetowe"/>
            <w:color w:val="000000"/>
            <w:sz w:val="24"/>
            <w:szCs w:val="24"/>
            <w:u w:val="none"/>
          </w:rPr>
          <w:t xml:space="preserve"> </w:t>
        </w:r>
      </w:ins>
      <w:del w:id="590" w:author="Kuba Fa" w:date="2023-03-09T15:34:00Z">
        <w:r w:rsidR="006B74F2" w:rsidRPr="008C07DB" w:rsidDel="000F2462">
          <w:rPr>
            <w:rStyle w:val="czeinternetowe"/>
            <w:color w:val="000000"/>
            <w:sz w:val="24"/>
            <w:szCs w:val="24"/>
            <w:u w:val="none"/>
          </w:rPr>
          <w:delText>Scrapper pozyskał informacje z wszystkich podstron i zapisał je do tablicy, po czym przekonwertowałem je do obiektów i wrzuciłem w formie JSONa do API.</w:delText>
        </w:r>
      </w:del>
    </w:p>
    <w:p w14:paraId="1E57A62B" w14:textId="77777777" w:rsidR="006B74F2" w:rsidRDefault="006B74F2">
      <w:pPr>
        <w:keepNext/>
        <w:jc w:val="center"/>
        <w:pPrChange w:id="591" w:author="Kuba Fa" w:date="2023-03-09T15:36:00Z">
          <w:pPr>
            <w:keepNext/>
          </w:pPr>
        </w:pPrChange>
      </w:pPr>
      <w:r w:rsidRPr="008C07DB">
        <w:rPr>
          <w:rStyle w:val="czeinternetowe"/>
          <w:noProof/>
          <w:color w:val="000000"/>
          <w:sz w:val="24"/>
          <w:szCs w:val="24"/>
          <w:u w:val="none"/>
        </w:rPr>
        <w:drawing>
          <wp:inline distT="0" distB="0" distL="0" distR="0" wp14:anchorId="093E24CA" wp14:editId="30161879">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3410426" cy="1933845"/>
                    </a:xfrm>
                    <a:prstGeom prst="rect">
                      <a:avLst/>
                    </a:prstGeom>
                  </pic:spPr>
                </pic:pic>
              </a:graphicData>
            </a:graphic>
          </wp:inline>
        </w:drawing>
      </w:r>
    </w:p>
    <w:p w14:paraId="238E725A" w14:textId="477E61E1" w:rsidR="006B74F2" w:rsidRPr="00D2489B" w:rsidRDefault="006B74F2">
      <w:pPr>
        <w:pStyle w:val="Legenda"/>
        <w:jc w:val="center"/>
        <w:rPr>
          <w:sz w:val="22"/>
          <w:szCs w:val="22"/>
          <w:rPrChange w:id="592" w:author="Kuba Fa" w:date="2023-03-11T18:49:00Z">
            <w:rPr/>
          </w:rPrChange>
        </w:rPr>
        <w:pPrChange w:id="593" w:author="Kuba Fa" w:date="2023-03-09T15:36:00Z">
          <w:pPr>
            <w:pStyle w:val="Legenda"/>
          </w:pPr>
        </w:pPrChange>
      </w:pPr>
      <w:r w:rsidRPr="00D2489B">
        <w:rPr>
          <w:sz w:val="22"/>
          <w:szCs w:val="22"/>
          <w:rPrChange w:id="594" w:author="Kuba Fa" w:date="2023-03-11T18:49:00Z">
            <w:rPr/>
          </w:rPrChange>
        </w:rPr>
        <w:t xml:space="preserve">Rysunek </w:t>
      </w:r>
      <w:ins w:id="595" w:author="Kuba Fa" w:date="2023-03-10T17:22:00Z">
        <w:r w:rsidR="00764647" w:rsidRPr="00D2489B">
          <w:rPr>
            <w:sz w:val="22"/>
            <w:szCs w:val="22"/>
            <w:rPrChange w:id="596" w:author="Kuba Fa" w:date="2023-03-11T18:49:00Z">
              <w:rPr/>
            </w:rPrChange>
          </w:rPr>
          <w:t>4</w:t>
        </w:r>
      </w:ins>
      <w:del w:id="597" w:author="Kuba Fa" w:date="2023-03-10T17:22:00Z">
        <w:r w:rsidRPr="00D2489B" w:rsidDel="00764647">
          <w:rPr>
            <w:sz w:val="22"/>
            <w:szCs w:val="22"/>
            <w:rPrChange w:id="598" w:author="Kuba Fa" w:date="2023-03-11T18:49:00Z">
              <w:rPr/>
            </w:rPrChange>
          </w:rPr>
          <w:delText>9</w:delText>
        </w:r>
      </w:del>
      <w:r w:rsidRPr="00D2489B">
        <w:rPr>
          <w:sz w:val="22"/>
          <w:szCs w:val="22"/>
          <w:rPrChange w:id="599" w:author="Kuba Fa" w:date="2023-03-11T18:49:00Z">
            <w:rPr/>
          </w:rPrChange>
        </w:rPr>
        <w:t xml:space="preserve"> - Wartości wyświetlane w API</w:t>
      </w:r>
      <w:del w:id="600" w:author="Kuba Fa" w:date="2023-03-09T15:36:00Z">
        <w:r w:rsidR="007B0A94" w:rsidRPr="00D2489B" w:rsidDel="000F2462">
          <w:rPr>
            <w:sz w:val="22"/>
            <w:szCs w:val="22"/>
            <w:rPrChange w:id="601" w:author="Kuba Fa" w:date="2023-03-11T18:49:00Z">
              <w:rPr/>
            </w:rPrChange>
          </w:rPr>
          <w:delText xml:space="preserve"> </w:delText>
        </w:r>
        <w:r w:rsidR="007B0A94" w:rsidRPr="00D2489B" w:rsidDel="000F2462">
          <w:rPr>
            <w:color w:val="FF0000"/>
            <w:sz w:val="22"/>
            <w:szCs w:val="22"/>
            <w:rPrChange w:id="602" w:author="Kuba Fa" w:date="2023-03-11T18:49:00Z">
              <w:rPr>
                <w:color w:val="FF0000"/>
              </w:rPr>
            </w:rPrChange>
          </w:rPr>
          <w:delText>[centrum]</w:delText>
        </w:r>
      </w:del>
    </w:p>
    <w:p w14:paraId="2AC5990C" w14:textId="77777777" w:rsidR="006B74F2" w:rsidRPr="000D3FB2" w:rsidRDefault="006B74F2" w:rsidP="00921BD2">
      <w:pPr>
        <w:pStyle w:val="MojNormalny2"/>
      </w:pPr>
    </w:p>
    <w:p w14:paraId="798D3D98" w14:textId="57C2A37C" w:rsidR="006B74F2" w:rsidRPr="008C07DB" w:rsidRDefault="006B74F2">
      <w:pPr>
        <w:jc w:val="both"/>
        <w:rPr>
          <w:rStyle w:val="czeinternetowe"/>
          <w:rFonts w:ascii="Times New Roman" w:hAnsi="Times New Roman" w:cs="Times New Roman"/>
          <w:color w:val="000000"/>
          <w:sz w:val="24"/>
          <w:szCs w:val="24"/>
          <w:u w:val="none"/>
        </w:rPr>
        <w:pPrChange w:id="603" w:author="Kuba Fa" w:date="2023-02-02T17:43:00Z">
          <w:pPr/>
        </w:pPrChange>
      </w:pPr>
      <w:del w:id="604" w:author="Kuba Fa" w:date="2023-03-09T15:38:00Z">
        <w:r w:rsidRPr="008C07DB" w:rsidDel="000F2462">
          <w:rPr>
            <w:rStyle w:val="czeinternetowe"/>
            <w:color w:val="000000"/>
            <w:sz w:val="24"/>
            <w:szCs w:val="24"/>
            <w:u w:val="none"/>
          </w:rPr>
          <w:delText xml:space="preserve">Jest to dosyć czytelne rozwiązanie, ponieważ </w:delText>
        </w:r>
      </w:del>
      <w:moveFromRangeStart w:id="605" w:author="Kuba Fa" w:date="2023-03-09T15:38:00Z" w:name="move129268717"/>
      <w:moveFrom w:id="606" w:author="Kuba Fa" w:date="2023-03-09T15:38:00Z">
        <w:del w:id="607" w:author="Kuba Fa" w:date="2023-03-09T15:38:00Z">
          <w:r w:rsidRPr="008C07DB" w:rsidDel="000F2462">
            <w:rPr>
              <w:rStyle w:val="czeinternetowe"/>
              <w:color w:val="000000"/>
              <w:sz w:val="24"/>
              <w:szCs w:val="24"/>
              <w:u w:val="none"/>
            </w:rPr>
            <w:delText>k</w:delText>
          </w:r>
        </w:del>
        <w:r w:rsidRPr="008C07DB" w:rsidDel="000F2462">
          <w:rPr>
            <w:rStyle w:val="czeinternetowe"/>
            <w:color w:val="000000"/>
            <w:sz w:val="24"/>
            <w:szCs w:val="24"/>
            <w:u w:val="none"/>
          </w:rPr>
          <w:t xml:space="preserve">ażdy obiekt ma wartość name z imieniem i nazwiskiem piłkarza, rating z oceną ogólna </w:t>
        </w:r>
        <w:r w:rsidDel="000F2462">
          <w:rPr>
            <w:rStyle w:val="czeinternetowe"/>
            <w:color w:val="000000"/>
            <w:sz w:val="24"/>
            <w:szCs w:val="24"/>
            <w:u w:val="none"/>
          </w:rPr>
          <w:t>oraz inne atrybuty</w:t>
        </w:r>
        <w:r w:rsidRPr="008C07DB" w:rsidDel="000F2462">
          <w:rPr>
            <w:rStyle w:val="czeinternetowe"/>
            <w:color w:val="000000"/>
            <w:sz w:val="24"/>
            <w:szCs w:val="24"/>
            <w:u w:val="none"/>
          </w:rPr>
          <w:t xml:space="preserve">. </w:t>
        </w:r>
        <w:r w:rsidDel="000F2462">
          <w:rPr>
            <w:rStyle w:val="czeinternetowe"/>
            <w:color w:val="000000"/>
            <w:sz w:val="24"/>
            <w:szCs w:val="24"/>
            <w:u w:val="none"/>
          </w:rPr>
          <w:t>Jest to również łatwe do obsługi podczas wyświetlania na stronie.</w:t>
        </w:r>
      </w:moveFrom>
      <w:moveFromRangeEnd w:id="605"/>
    </w:p>
    <w:p w14:paraId="3A80E110" w14:textId="229D905F" w:rsidR="006B74F2" w:rsidRPr="008C07DB" w:rsidRDefault="006B74F2">
      <w:pPr>
        <w:jc w:val="both"/>
        <w:rPr>
          <w:rStyle w:val="czeinternetowe"/>
          <w:color w:val="000000"/>
          <w:sz w:val="24"/>
          <w:szCs w:val="24"/>
          <w:u w:val="none"/>
        </w:rPr>
        <w:pPrChange w:id="608" w:author="Kuba Fa" w:date="2023-02-02T17:43:00Z">
          <w:pPr/>
        </w:pPrChange>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w:t>
      </w:r>
      <w:del w:id="609" w:author="Kuba Fa" w:date="2023-03-09T15:39:00Z">
        <w:r w:rsidRPr="008C07DB" w:rsidDel="000F2462">
          <w:rPr>
            <w:rStyle w:val="czeinternetowe"/>
            <w:color w:val="000000"/>
            <w:sz w:val="24"/>
            <w:szCs w:val="24"/>
            <w:u w:val="none"/>
          </w:rPr>
          <w:delText xml:space="preserve">powyższej </w:delText>
        </w:r>
      </w:del>
      <w:r w:rsidRPr="008C07DB">
        <w:rPr>
          <w:rStyle w:val="czeinternetowe"/>
          <w:color w:val="000000"/>
          <w:sz w:val="24"/>
          <w:szCs w:val="24"/>
          <w:u w:val="none"/>
        </w:rPr>
        <w:t xml:space="preserve">stronie </w:t>
      </w:r>
      <w:ins w:id="610" w:author="Kuba Fa" w:date="2023-03-09T15:39:00Z">
        <w:r w:rsidR="000F2462">
          <w:rPr>
            <w:rStyle w:val="czeinternetowe"/>
            <w:color w:val="000000"/>
            <w:sz w:val="24"/>
            <w:szCs w:val="24"/>
            <w:u w:val="none"/>
          </w:rPr>
          <w:t xml:space="preserve"> futheadu </w:t>
        </w:r>
      </w:ins>
      <w:r w:rsidRPr="008C07DB">
        <w:rPr>
          <w:rStyle w:val="czeinternetowe"/>
          <w:color w:val="000000"/>
          <w:sz w:val="24"/>
          <w:szCs w:val="24"/>
          <w:u w:val="none"/>
        </w:rPr>
        <w:t xml:space="preserve">nazwisko było niepełne i wypełnione trzema kropkami jak na </w:t>
      </w:r>
      <w:del w:id="611" w:author="Kuba Fa" w:date="2023-03-09T15:39:00Z">
        <w:r w:rsidRPr="008C07DB" w:rsidDel="000F2462">
          <w:rPr>
            <w:rStyle w:val="czeinternetowe"/>
            <w:color w:val="000000"/>
            <w:sz w:val="24"/>
            <w:szCs w:val="24"/>
            <w:u w:val="none"/>
          </w:rPr>
          <w:delText xml:space="preserve">screenie </w:delText>
        </w:r>
      </w:del>
      <w:ins w:id="612" w:author="Kuba Fa" w:date="2023-03-09T15:39:00Z">
        <w:r w:rsidR="000F2462">
          <w:rPr>
            <w:rStyle w:val="czeinternetowe"/>
            <w:color w:val="000000"/>
            <w:sz w:val="24"/>
            <w:szCs w:val="24"/>
            <w:u w:val="none"/>
          </w:rPr>
          <w:t>zdjęciu</w:t>
        </w:r>
        <w:r w:rsidR="000F2462" w:rsidRPr="008C07DB">
          <w:rPr>
            <w:rStyle w:val="czeinternetowe"/>
            <w:color w:val="000000"/>
            <w:sz w:val="24"/>
            <w:szCs w:val="24"/>
            <w:u w:val="none"/>
          </w:rPr>
          <w:t xml:space="preserve"> </w:t>
        </w:r>
      </w:ins>
      <w:r w:rsidRPr="008C07DB">
        <w:rPr>
          <w:rStyle w:val="czeinternetowe"/>
          <w:color w:val="000000"/>
          <w:sz w:val="24"/>
          <w:szCs w:val="24"/>
          <w:u w:val="none"/>
        </w:rPr>
        <w:t>poniżej</w:t>
      </w:r>
      <w:ins w:id="613" w:author="Kuba Fa" w:date="2023-03-09T15:39:00Z">
        <w:r w:rsidR="000F2462">
          <w:rPr>
            <w:rStyle w:val="czeinternetowe"/>
            <w:color w:val="000000"/>
            <w:sz w:val="24"/>
            <w:szCs w:val="24"/>
            <w:u w:val="none"/>
          </w:rPr>
          <w:t xml:space="preserve"> (Rysunek </w:t>
        </w:r>
      </w:ins>
      <w:ins w:id="614" w:author="Kuba Fa" w:date="2023-03-10T17:22:00Z">
        <w:r w:rsidR="00764647">
          <w:rPr>
            <w:rStyle w:val="czeinternetowe"/>
            <w:color w:val="000000"/>
            <w:sz w:val="24"/>
            <w:szCs w:val="24"/>
            <w:u w:val="none"/>
          </w:rPr>
          <w:t>5</w:t>
        </w:r>
      </w:ins>
      <w:ins w:id="615" w:author="Kuba Fa" w:date="2023-03-09T15:39:00Z">
        <w:r w:rsidR="000F2462">
          <w:rPr>
            <w:rStyle w:val="czeinternetowe"/>
            <w:color w:val="000000"/>
            <w:sz w:val="24"/>
            <w:szCs w:val="24"/>
            <w:u w:val="none"/>
          </w:rPr>
          <w:t>)</w:t>
        </w:r>
      </w:ins>
      <w:r w:rsidRPr="008C07DB">
        <w:rPr>
          <w:rStyle w:val="czeinternetowe"/>
          <w:color w:val="000000"/>
          <w:sz w:val="24"/>
          <w:szCs w:val="24"/>
          <w:u w:val="none"/>
        </w:rPr>
        <w:t>.</w:t>
      </w:r>
      <w:r>
        <w:rPr>
          <w:rStyle w:val="czeinternetowe"/>
          <w:color w:val="000000"/>
          <w:sz w:val="24"/>
          <w:szCs w:val="24"/>
          <w:u w:val="none"/>
        </w:rPr>
        <w:t xml:space="preserve"> Wynikało to </w:t>
      </w:r>
      <w:del w:id="616" w:author="Kuba Fa" w:date="2023-03-09T15:39:00Z">
        <w:r w:rsidDel="000F2462">
          <w:rPr>
            <w:rStyle w:val="czeinternetowe"/>
            <w:color w:val="000000"/>
            <w:sz w:val="24"/>
            <w:szCs w:val="24"/>
            <w:u w:val="none"/>
          </w:rPr>
          <w:delText xml:space="preserve">po prostu </w:delText>
        </w:r>
      </w:del>
      <w:r>
        <w:rPr>
          <w:rStyle w:val="czeinternetowe"/>
          <w:color w:val="000000"/>
          <w:sz w:val="24"/>
          <w:szCs w:val="24"/>
          <w:u w:val="none"/>
        </w:rPr>
        <w:t>z takich danych</w:t>
      </w:r>
      <w:del w:id="617" w:author="Kuba Fa" w:date="2023-03-09T15:40:00Z">
        <w:r w:rsidDel="000F2462">
          <w:rPr>
            <w:rStyle w:val="czeinternetowe"/>
            <w:color w:val="000000"/>
            <w:sz w:val="24"/>
            <w:szCs w:val="24"/>
            <w:u w:val="none"/>
          </w:rPr>
          <w:delText xml:space="preserve"> </w:delText>
        </w:r>
      </w:del>
      <w:ins w:id="618" w:author="Kuba Fa" w:date="2023-03-09T15:40:00Z">
        <w:r w:rsidR="000F2462">
          <w:rPr>
            <w:rStyle w:val="czeinternetowe"/>
            <w:color w:val="000000"/>
            <w:sz w:val="24"/>
            <w:szCs w:val="24"/>
            <w:u w:val="none"/>
          </w:rPr>
          <w:t>po stronie serwera</w:t>
        </w:r>
      </w:ins>
      <w:del w:id="619" w:author="Kuba Fa" w:date="2023-03-09T15:40:00Z">
        <w:r w:rsidDel="000F2462">
          <w:rPr>
            <w:rStyle w:val="czeinternetowe"/>
            <w:color w:val="000000"/>
            <w:sz w:val="24"/>
            <w:szCs w:val="24"/>
            <w:u w:val="none"/>
          </w:rPr>
          <w:delText>w ich bazie</w:delText>
        </w:r>
      </w:del>
      <w:r>
        <w:rPr>
          <w:rStyle w:val="czeinternetowe"/>
          <w:color w:val="000000"/>
          <w:sz w:val="24"/>
          <w:szCs w:val="24"/>
          <w:u w:val="none"/>
        </w:rPr>
        <w:t>.</w:t>
      </w:r>
    </w:p>
    <w:p w14:paraId="7D46EB91" w14:textId="77777777" w:rsidR="006B74F2" w:rsidRDefault="006B74F2">
      <w:pPr>
        <w:keepNext/>
        <w:jc w:val="center"/>
        <w:pPrChange w:id="620" w:author="Kuba Fa" w:date="2023-03-09T15:40:00Z">
          <w:pPr>
            <w:keepNext/>
          </w:pPr>
        </w:pPrChange>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82270"/>
                    </a:xfrm>
                    <a:prstGeom prst="rect">
                      <a:avLst/>
                    </a:prstGeom>
                  </pic:spPr>
                </pic:pic>
              </a:graphicData>
            </a:graphic>
          </wp:inline>
        </w:drawing>
      </w:r>
    </w:p>
    <w:p w14:paraId="24C801D4" w14:textId="2366156B" w:rsidR="006B74F2" w:rsidRPr="000C13E8" w:rsidRDefault="006B74F2">
      <w:pPr>
        <w:pStyle w:val="Legenda"/>
        <w:jc w:val="center"/>
        <w:rPr>
          <w:sz w:val="22"/>
          <w:szCs w:val="22"/>
          <w:rPrChange w:id="621" w:author="Kuba Fa" w:date="2023-03-12T09:53:00Z">
            <w:rPr/>
          </w:rPrChange>
        </w:rPr>
        <w:pPrChange w:id="622" w:author="Kuba Fa" w:date="2023-03-09T15:41:00Z">
          <w:pPr>
            <w:pStyle w:val="Legenda"/>
          </w:pPr>
        </w:pPrChange>
      </w:pPr>
      <w:r w:rsidRPr="000C13E8">
        <w:rPr>
          <w:sz w:val="22"/>
          <w:szCs w:val="22"/>
          <w:rPrChange w:id="623" w:author="Kuba Fa" w:date="2023-03-12T09:53:00Z">
            <w:rPr/>
          </w:rPrChange>
        </w:rPr>
        <w:t xml:space="preserve">Rysunek </w:t>
      </w:r>
      <w:ins w:id="624" w:author="Kuba Fa" w:date="2023-03-10T17:22:00Z">
        <w:r w:rsidR="00764647" w:rsidRPr="000C13E8">
          <w:rPr>
            <w:sz w:val="22"/>
            <w:szCs w:val="22"/>
            <w:rPrChange w:id="625" w:author="Kuba Fa" w:date="2023-03-12T09:53:00Z">
              <w:rPr/>
            </w:rPrChange>
          </w:rPr>
          <w:t>5</w:t>
        </w:r>
      </w:ins>
      <w:del w:id="626" w:author="Kuba Fa" w:date="2023-03-10T17:22:00Z">
        <w:r w:rsidRPr="000C13E8" w:rsidDel="00764647">
          <w:rPr>
            <w:sz w:val="22"/>
            <w:szCs w:val="22"/>
            <w:rPrChange w:id="627" w:author="Kuba Fa" w:date="2023-03-12T09:53:00Z">
              <w:rPr/>
            </w:rPrChange>
          </w:rPr>
          <w:delText>10</w:delText>
        </w:r>
      </w:del>
      <w:r w:rsidRPr="000C13E8">
        <w:rPr>
          <w:sz w:val="22"/>
          <w:szCs w:val="22"/>
          <w:rPrChange w:id="628" w:author="Kuba Fa" w:date="2023-03-12T09:53:00Z">
            <w:rPr/>
          </w:rPrChange>
        </w:rPr>
        <w:t xml:space="preserve"> - Nazwisko zawodnika o nazwisko Aubameyang na stronie witryny futhead, zostało skrócone i częściowo zastąpione kropkami</w:t>
      </w:r>
    </w:p>
    <w:p w14:paraId="27FAE813" w14:textId="77777777" w:rsidR="006B74F2" w:rsidRPr="000D3FB2" w:rsidRDefault="006B74F2" w:rsidP="00921BD2">
      <w:pPr>
        <w:pStyle w:val="MojNormalny2"/>
      </w:pPr>
    </w:p>
    <w:p w14:paraId="5FA5F45F" w14:textId="6D8209E4" w:rsidR="006B74F2" w:rsidRPr="008C07DB" w:rsidRDefault="006B74F2">
      <w:pPr>
        <w:jc w:val="both"/>
        <w:rPr>
          <w:rStyle w:val="czeinternetowe"/>
          <w:rFonts w:ascii="Times New Roman" w:hAnsi="Times New Roman" w:cs="Times New Roman"/>
          <w:color w:val="000000"/>
          <w:sz w:val="24"/>
          <w:szCs w:val="24"/>
          <w:u w:val="none"/>
        </w:rPr>
        <w:pPrChange w:id="629" w:author="Kuba Fa" w:date="2023-02-02T17:43:00Z">
          <w:pPr/>
        </w:pPrChange>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del w:id="630" w:author="Kuba Fa" w:date="2023-03-09T15:41:00Z">
        <w:r w:rsidDel="000F2462">
          <w:rPr>
            <w:rStyle w:val="czeinternetowe"/>
            <w:color w:val="000000"/>
            <w:sz w:val="24"/>
            <w:szCs w:val="24"/>
            <w:u w:val="none"/>
          </w:rPr>
          <w:delText>musiało zostać podmienione.</w:delText>
        </w:r>
      </w:del>
      <w:ins w:id="631" w:author="Kuba Fa" w:date="2023-03-09T15:41:00Z">
        <w:r w:rsidR="000F2462">
          <w:rPr>
            <w:rStyle w:val="czeinternetowe"/>
            <w:color w:val="000000"/>
            <w:sz w:val="24"/>
            <w:szCs w:val="24"/>
            <w:u w:val="none"/>
          </w:rPr>
          <w:t>zostało podmienione.</w:t>
        </w:r>
      </w:ins>
    </w:p>
    <w:p w14:paraId="7C9CC7AF" w14:textId="77777777" w:rsidR="006B74F2" w:rsidRDefault="006B74F2">
      <w:pPr>
        <w:keepNext/>
        <w:jc w:val="center"/>
        <w:pPrChange w:id="632" w:author="Kuba Fa" w:date="2023-03-09T15:41:00Z">
          <w:pPr>
            <w:keepNext/>
          </w:pPr>
        </w:pPrChange>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1"/>
                    <a:stretch>
                      <a:fillRect/>
                    </a:stretch>
                  </pic:blipFill>
                  <pic:spPr>
                    <a:xfrm>
                      <a:off x="0" y="0"/>
                      <a:ext cx="4172532" cy="485843"/>
                    </a:xfrm>
                    <a:prstGeom prst="rect">
                      <a:avLst/>
                    </a:prstGeom>
                  </pic:spPr>
                </pic:pic>
              </a:graphicData>
            </a:graphic>
          </wp:inline>
        </w:drawing>
      </w:r>
    </w:p>
    <w:p w14:paraId="25A58959" w14:textId="2A64F134" w:rsidR="006B74F2" w:rsidRPr="000C13E8" w:rsidRDefault="006B74F2">
      <w:pPr>
        <w:pStyle w:val="Legenda"/>
        <w:jc w:val="center"/>
        <w:rPr>
          <w:sz w:val="22"/>
          <w:szCs w:val="22"/>
          <w:rPrChange w:id="633" w:author="Kuba Fa" w:date="2023-03-12T09:53:00Z">
            <w:rPr/>
          </w:rPrChange>
        </w:rPr>
        <w:pPrChange w:id="634" w:author="Kuba Fa" w:date="2023-03-09T15:41:00Z">
          <w:pPr>
            <w:pStyle w:val="Legenda"/>
          </w:pPr>
        </w:pPrChange>
      </w:pPr>
      <w:r w:rsidRPr="000C13E8">
        <w:rPr>
          <w:sz w:val="22"/>
          <w:szCs w:val="22"/>
          <w:rPrChange w:id="635" w:author="Kuba Fa" w:date="2023-03-12T09:53:00Z">
            <w:rPr/>
          </w:rPrChange>
        </w:rPr>
        <w:t xml:space="preserve">Rysunek  </w:t>
      </w:r>
      <w:ins w:id="636" w:author="Kuba Fa" w:date="2023-03-10T17:22:00Z">
        <w:r w:rsidR="00764647" w:rsidRPr="000C13E8">
          <w:rPr>
            <w:sz w:val="22"/>
            <w:szCs w:val="22"/>
            <w:rPrChange w:id="637" w:author="Kuba Fa" w:date="2023-03-12T09:53:00Z">
              <w:rPr/>
            </w:rPrChange>
          </w:rPr>
          <w:t>6</w:t>
        </w:r>
      </w:ins>
      <w:del w:id="638" w:author="Kuba Fa" w:date="2023-03-10T17:22:00Z">
        <w:r w:rsidRPr="000C13E8" w:rsidDel="00764647">
          <w:rPr>
            <w:sz w:val="22"/>
            <w:szCs w:val="22"/>
            <w:rPrChange w:id="639" w:author="Kuba Fa" w:date="2023-03-12T09:53:00Z">
              <w:rPr/>
            </w:rPrChange>
          </w:rPr>
          <w:delText>11</w:delText>
        </w:r>
      </w:del>
      <w:r w:rsidRPr="000C13E8">
        <w:rPr>
          <w:sz w:val="22"/>
          <w:szCs w:val="22"/>
          <w:rPrChange w:id="640" w:author="Kuba Fa" w:date="2023-03-12T09:53:00Z">
            <w:rPr/>
          </w:rPrChange>
        </w:rPr>
        <w:t xml:space="preserve"> - Nazwisko zawodnika wyświetlające się w API, jest już przekształcone na prawidłową nazwę</w:t>
      </w:r>
    </w:p>
    <w:p w14:paraId="5D7A06C3" w14:textId="3722AAB0" w:rsidR="006B74F2" w:rsidDel="003D7764" w:rsidRDefault="000F2462" w:rsidP="00921BD2">
      <w:pPr>
        <w:pStyle w:val="MojNormalny2"/>
        <w:ind w:firstLine="0"/>
        <w:rPr>
          <w:del w:id="641" w:author="Marcin Ochab" w:date="2023-02-01T14:18:00Z"/>
          <w:rStyle w:val="czeinternetowe"/>
          <w:color w:val="000000"/>
          <w:u w:val="none"/>
        </w:rPr>
      </w:pPr>
      <w:ins w:id="642" w:author="Kuba Fa" w:date="2023-03-09T15:41:00Z">
        <w:r>
          <w:rPr>
            <w:rStyle w:val="czeinternetowe"/>
            <w:color w:val="000000"/>
            <w:u w:val="none"/>
          </w:rPr>
          <w:t>Do prawidłowego wyświetlania informacji na stronie</w:t>
        </w:r>
        <w:r>
          <w:t xml:space="preserve"> </w:t>
        </w:r>
      </w:ins>
      <w:ins w:id="643" w:author="Kuba Fa" w:date="2023-03-09T15:42:00Z">
        <w:r>
          <w:t>w</w:t>
        </w:r>
      </w:ins>
      <w:del w:id="644" w:author="Kuba Fa" w:date="2023-03-09T15:42:00Z">
        <w:r w:rsidR="006B74F2" w:rsidDel="000F2462">
          <w:delText>W</w:delText>
        </w:r>
      </w:del>
      <w:r w:rsidR="006B74F2">
        <w:t xml:space="preserve">ymagane było ustawienie zezwolenia na </w:t>
      </w:r>
      <w:r w:rsidR="006B74F2" w:rsidRPr="008C07DB">
        <w:rPr>
          <w:rStyle w:val="czeinternetowe"/>
          <w:color w:val="000000"/>
          <w:u w:val="none"/>
        </w:rPr>
        <w:t xml:space="preserve">CORSy </w:t>
      </w:r>
      <w:r w:rsidR="006B74F2">
        <w:rPr>
          <w:rStyle w:val="czeinternetowe"/>
          <w:color w:val="000000"/>
          <w:u w:val="none"/>
        </w:rPr>
        <w:t xml:space="preserve">po </w:t>
      </w:r>
      <w:r w:rsidR="006B74F2" w:rsidRPr="008C07DB">
        <w:rPr>
          <w:rStyle w:val="czeinternetowe"/>
          <w:color w:val="000000"/>
          <w:u w:val="none"/>
        </w:rPr>
        <w:t>stronie serwera</w:t>
      </w:r>
      <w:del w:id="645" w:author="Kuba Fa" w:date="2023-03-09T15:41:00Z">
        <w:r w:rsidR="006B74F2" w:rsidDel="000F2462">
          <w:rPr>
            <w:rStyle w:val="czeinternetowe"/>
            <w:color w:val="000000"/>
            <w:u w:val="none"/>
          </w:rPr>
          <w:delText xml:space="preserve"> do prawidłowego wyświetlania informacji na stronie</w:delText>
        </w:r>
      </w:del>
      <w:r w:rsidR="006B74F2">
        <w:rPr>
          <w:rStyle w:val="czeinternetowe"/>
          <w:color w:val="000000"/>
          <w:u w:val="none"/>
        </w:rPr>
        <w:t>.</w:t>
      </w:r>
      <w:del w:id="646" w:author="Kuba Fa" w:date="2023-03-09T15:44:00Z">
        <w:r w:rsidR="007B0A94" w:rsidDel="000F2462">
          <w:rPr>
            <w:rStyle w:val="czeinternetowe"/>
            <w:color w:val="000000"/>
            <w:u w:val="none"/>
          </w:rPr>
          <w:delText xml:space="preserve"> </w:delText>
        </w:r>
        <w:r w:rsidR="007B0A94" w:rsidRPr="007B0A94" w:rsidDel="000F2462">
          <w:rPr>
            <w:rStyle w:val="czeinternetowe"/>
            <w:color w:val="FF0000"/>
            <w:u w:val="none"/>
          </w:rPr>
          <w:delText>[wyjasnic co to corsy]</w:delText>
        </w:r>
      </w:del>
      <w:ins w:id="647" w:author="Kuba Fa" w:date="2023-03-09T15:44:00Z">
        <w:r>
          <w:rPr>
            <w:rStyle w:val="czeinternetowe"/>
            <w:color w:val="FF0000"/>
            <w:u w:val="none"/>
          </w:rPr>
          <w:t xml:space="preserve"> </w:t>
        </w:r>
        <w:r w:rsidRPr="000C13E8">
          <w:rPr>
            <w:rStyle w:val="czeinternetowe"/>
            <w:color w:val="auto"/>
            <w:u w:val="none"/>
            <w:rPrChange w:id="648" w:author="Kuba Fa" w:date="2023-03-12T09:53:00Z">
              <w:rPr>
                <w:rStyle w:val="czeinternetowe"/>
                <w:color w:val="FF0000"/>
                <w:u w:val="none"/>
              </w:rPr>
            </w:rPrChange>
          </w:rPr>
          <w:t>CORS(Cross-Origin Resource Sharing) to mechanizm bezpieczeństwa stosowany w przeglądarkach internetow</w:t>
        </w:r>
      </w:ins>
      <w:ins w:id="649" w:author="Kuba Fa" w:date="2023-03-12T09:53:00Z">
        <w:r w:rsidR="000C13E8">
          <w:rPr>
            <w:rStyle w:val="czeinternetowe"/>
            <w:color w:val="auto"/>
            <w:u w:val="none"/>
          </w:rPr>
          <w:t>ych</w:t>
        </w:r>
      </w:ins>
    </w:p>
    <w:p w14:paraId="4E418B5B" w14:textId="246C46AD" w:rsidR="003D7764" w:rsidRDefault="003D7764" w:rsidP="006B74F2">
      <w:pPr>
        <w:pStyle w:val="MojNormalny2"/>
        <w:ind w:firstLine="0"/>
        <w:rPr>
          <w:ins w:id="650" w:author="Kuba Fa" w:date="2023-02-02T10:55:00Z"/>
          <w:rStyle w:val="czeinternetowe"/>
          <w:color w:val="000000"/>
          <w:u w:val="none"/>
        </w:rPr>
      </w:pPr>
    </w:p>
    <w:p w14:paraId="3A9FFBC4" w14:textId="268A6D5D" w:rsidR="00CA4A4A" w:rsidDel="00501865" w:rsidRDefault="00CA4A4A" w:rsidP="006B74F2">
      <w:pPr>
        <w:pStyle w:val="MojNormalny2"/>
        <w:ind w:firstLine="0"/>
        <w:rPr>
          <w:del w:id="651" w:author="Marcin Ochab" w:date="2023-02-01T14:18:00Z"/>
          <w:rStyle w:val="czeinternetowe"/>
          <w:color w:val="000000"/>
          <w:u w:val="none"/>
        </w:rPr>
      </w:pPr>
    </w:p>
    <w:p w14:paraId="2792567D" w14:textId="340CBAC0" w:rsidR="00CA4A4A" w:rsidDel="00501865" w:rsidRDefault="00CA4A4A" w:rsidP="006B74F2">
      <w:pPr>
        <w:pStyle w:val="MojNormalny2"/>
        <w:ind w:firstLine="0"/>
        <w:rPr>
          <w:del w:id="652" w:author="Marcin Ochab" w:date="2023-02-01T14:18:00Z"/>
          <w:rStyle w:val="czeinternetowe"/>
          <w:color w:val="000000"/>
          <w:u w:val="none"/>
        </w:rPr>
      </w:pPr>
    </w:p>
    <w:p w14:paraId="67651A36" w14:textId="2CAB67E1" w:rsidR="00CA4A4A" w:rsidDel="00501865" w:rsidRDefault="00CA4A4A" w:rsidP="006B74F2">
      <w:pPr>
        <w:pStyle w:val="MojNormalny2"/>
        <w:ind w:firstLine="0"/>
        <w:rPr>
          <w:del w:id="653" w:author="Marcin Ochab" w:date="2023-02-01T14:18:00Z"/>
          <w:rStyle w:val="czeinternetowe"/>
          <w:color w:val="000000"/>
          <w:u w:val="none"/>
        </w:rPr>
      </w:pPr>
    </w:p>
    <w:p w14:paraId="46BCE98C" w14:textId="58586C49" w:rsidR="00CA4A4A" w:rsidDel="00501865" w:rsidRDefault="00CA4A4A" w:rsidP="006B74F2">
      <w:pPr>
        <w:pStyle w:val="MojNormalny2"/>
        <w:ind w:firstLine="0"/>
        <w:rPr>
          <w:del w:id="654" w:author="Marcin Ochab" w:date="2023-02-01T14:18:00Z"/>
          <w:rStyle w:val="czeinternetowe"/>
          <w:color w:val="000000"/>
          <w:u w:val="none"/>
        </w:rPr>
      </w:pPr>
    </w:p>
    <w:p w14:paraId="533F10D9" w14:textId="357636FD" w:rsidR="00CA4A4A" w:rsidDel="00501865" w:rsidRDefault="00CA4A4A" w:rsidP="006B74F2">
      <w:pPr>
        <w:pStyle w:val="MojNormalny2"/>
        <w:ind w:firstLine="0"/>
        <w:rPr>
          <w:del w:id="655" w:author="Marcin Ochab" w:date="2023-02-01T14:18:00Z"/>
          <w:rStyle w:val="czeinternetowe"/>
          <w:color w:val="000000"/>
          <w:u w:val="none"/>
        </w:rPr>
      </w:pPr>
    </w:p>
    <w:p w14:paraId="13285FCE" w14:textId="0EF017CA" w:rsidR="00CA4A4A" w:rsidDel="00501865" w:rsidRDefault="00CA4A4A" w:rsidP="006B74F2">
      <w:pPr>
        <w:pStyle w:val="MojNormalny2"/>
        <w:ind w:firstLine="0"/>
        <w:rPr>
          <w:del w:id="656" w:author="Marcin Ochab" w:date="2023-02-01T14:18:00Z"/>
          <w:rStyle w:val="czeinternetowe"/>
          <w:color w:val="000000"/>
          <w:u w:val="none"/>
        </w:rPr>
      </w:pPr>
    </w:p>
    <w:p w14:paraId="2BCD4B78" w14:textId="7DD4FF13" w:rsidR="00CA4A4A" w:rsidDel="00501865" w:rsidRDefault="00CA4A4A" w:rsidP="006B74F2">
      <w:pPr>
        <w:pStyle w:val="MojNormalny2"/>
        <w:ind w:firstLine="0"/>
        <w:rPr>
          <w:del w:id="657" w:author="Marcin Ochab" w:date="2023-02-01T14:18:00Z"/>
          <w:rStyle w:val="czeinternetowe"/>
          <w:color w:val="000000"/>
          <w:u w:val="none"/>
        </w:rPr>
      </w:pPr>
    </w:p>
    <w:p w14:paraId="6F4A7CDA" w14:textId="17A4A844" w:rsidR="00CA4A4A" w:rsidDel="00501865" w:rsidRDefault="00CA4A4A" w:rsidP="006B74F2">
      <w:pPr>
        <w:pStyle w:val="MojNormalny2"/>
        <w:ind w:firstLine="0"/>
        <w:rPr>
          <w:del w:id="658" w:author="Marcin Ochab" w:date="2023-02-01T14:18:00Z"/>
          <w:rStyle w:val="czeinternetowe"/>
          <w:color w:val="000000"/>
          <w:u w:val="none"/>
        </w:rPr>
      </w:pPr>
    </w:p>
    <w:p w14:paraId="22D7EFED" w14:textId="511C2BEA" w:rsidR="00CA4A4A" w:rsidDel="00501865" w:rsidRDefault="00CA4A4A" w:rsidP="006B74F2">
      <w:pPr>
        <w:pStyle w:val="MojNormalny2"/>
        <w:ind w:firstLine="0"/>
        <w:rPr>
          <w:del w:id="659" w:author="Marcin Ochab" w:date="2023-02-01T14:18:00Z"/>
          <w:rStyle w:val="czeinternetowe"/>
          <w:color w:val="000000"/>
          <w:u w:val="none"/>
        </w:rPr>
      </w:pPr>
    </w:p>
    <w:p w14:paraId="40CDA186" w14:textId="2BBA72A3" w:rsidR="00CA4A4A" w:rsidDel="00501865" w:rsidRDefault="00CA4A4A" w:rsidP="006B74F2">
      <w:pPr>
        <w:pStyle w:val="MojNormalny2"/>
        <w:ind w:firstLine="0"/>
        <w:rPr>
          <w:del w:id="660" w:author="Marcin Ochab" w:date="2023-02-01T14:18:00Z"/>
          <w:rStyle w:val="czeinternetowe"/>
          <w:color w:val="000000"/>
          <w:u w:val="none"/>
        </w:rPr>
      </w:pP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61906FCE" w:rsidR="006B74F2" w:rsidRDefault="006B74F2">
      <w:pPr>
        <w:ind w:firstLine="708"/>
        <w:jc w:val="both"/>
        <w:rPr>
          <w:color w:val="000000"/>
          <w:sz w:val="24"/>
          <w:szCs w:val="24"/>
        </w:rPr>
        <w:pPrChange w:id="661" w:author="Kuba Fa" w:date="2023-03-09T15:45:00Z">
          <w:pPr/>
        </w:pPrChange>
      </w:pPr>
      <w:r>
        <w:rPr>
          <w:color w:val="000000"/>
          <w:sz w:val="24"/>
          <w:szCs w:val="24"/>
        </w:rPr>
        <w:t xml:space="preserve">Drugim źródłem informacji </w:t>
      </w:r>
      <w:ins w:id="662" w:author="Kuba Fa" w:date="2023-03-09T15:45:00Z">
        <w:r w:rsidR="000F2462">
          <w:rPr>
            <w:color w:val="000000"/>
            <w:sz w:val="24"/>
            <w:szCs w:val="24"/>
          </w:rPr>
          <w:t>są dane z portalu</w:t>
        </w:r>
      </w:ins>
      <w:ins w:id="663" w:author="Kuba Fa" w:date="2023-03-09T15:52:00Z">
        <w:r w:rsidR="00954288">
          <w:rPr>
            <w:color w:val="000000"/>
            <w:sz w:val="24"/>
            <w:szCs w:val="24"/>
          </w:rPr>
          <w:t xml:space="preserve"> </w:t>
        </w:r>
      </w:ins>
      <w:del w:id="664" w:author="Kuba Fa" w:date="2023-03-09T15:45:00Z">
        <w:r w:rsidDel="000F2462">
          <w:rPr>
            <w:color w:val="000000"/>
            <w:sz w:val="24"/>
            <w:szCs w:val="24"/>
          </w:rPr>
          <w:delText xml:space="preserve">jest </w:delText>
        </w:r>
      </w:del>
      <w:r>
        <w:rPr>
          <w:color w:val="000000"/>
          <w:sz w:val="24"/>
          <w:szCs w:val="24"/>
        </w:rPr>
        <w:t xml:space="preserve">fmdataba. </w:t>
      </w:r>
      <w:ins w:id="665" w:author="Kuba Fa" w:date="2023-03-09T15:46:00Z">
        <w:r w:rsidR="00954288">
          <w:rPr>
            <w:color w:val="000000"/>
            <w:sz w:val="24"/>
            <w:szCs w:val="24"/>
          </w:rPr>
          <w:t xml:space="preserve">Ostatnio dostępne </w:t>
        </w:r>
      </w:ins>
      <w:ins w:id="666" w:author="Kuba Fa" w:date="2023-03-09T15:50:00Z">
        <w:r w:rsidR="00954288">
          <w:rPr>
            <w:color w:val="000000"/>
            <w:sz w:val="24"/>
            <w:szCs w:val="24"/>
          </w:rPr>
          <w:t xml:space="preserve">wartości </w:t>
        </w:r>
      </w:ins>
      <w:ins w:id="667" w:author="Kuba Fa" w:date="2023-03-09T15:46:00Z">
        <w:r w:rsidR="00954288">
          <w:rPr>
            <w:color w:val="000000"/>
            <w:sz w:val="24"/>
            <w:szCs w:val="24"/>
          </w:rPr>
          <w:t>dotyczą edy</w:t>
        </w:r>
      </w:ins>
      <w:ins w:id="668" w:author="Kuba Fa" w:date="2023-03-09T15:47:00Z">
        <w:r w:rsidR="00954288">
          <w:rPr>
            <w:color w:val="000000"/>
            <w:sz w:val="24"/>
            <w:szCs w:val="24"/>
          </w:rPr>
          <w:t xml:space="preserve">cji z 2021 roku. Aby zachować </w:t>
        </w:r>
      </w:ins>
      <w:ins w:id="669" w:author="Kuba Fa" w:date="2023-03-09T15:50:00Z">
        <w:r w:rsidR="00954288">
          <w:rPr>
            <w:color w:val="000000"/>
            <w:sz w:val="24"/>
            <w:szCs w:val="24"/>
          </w:rPr>
          <w:t xml:space="preserve">spójność i </w:t>
        </w:r>
      </w:ins>
      <w:ins w:id="670" w:author="Kuba Fa" w:date="2023-03-09T15:51:00Z">
        <w:r w:rsidR="00954288">
          <w:rPr>
            <w:color w:val="000000"/>
            <w:sz w:val="24"/>
            <w:szCs w:val="24"/>
          </w:rPr>
          <w:t>realizm, wszystkie statystyki będą analizowane z tego roku.</w:t>
        </w:r>
      </w:ins>
      <w:ins w:id="671" w:author="Kuba Fa" w:date="2023-03-09T15:52:00Z">
        <w:r w:rsidR="00954288">
          <w:rPr>
            <w:color w:val="000000"/>
            <w:sz w:val="24"/>
            <w:szCs w:val="24"/>
          </w:rPr>
          <w:t xml:space="preserve"> </w:t>
        </w:r>
      </w:ins>
      <w:del w:id="672" w:author="Kuba Fa" w:date="2023-03-09T15:46:00Z">
        <w:r w:rsidDel="00954288">
          <w:rPr>
            <w:color w:val="000000"/>
            <w:sz w:val="24"/>
            <w:szCs w:val="24"/>
          </w:rPr>
          <w:delText xml:space="preserve">Tutaj ostatnie dane jakie są dostępne pochodzą z 21 edycji Football Managera. Istnieją inne strony o takiej tematyce, aczkolwiek nie ma tam tak szczegółowych danych, których chciałbym użyć do porównań. Skutkiem tego była decyzja, by atrybuty zarówno z Fify, Football Managera oraz statystyki z rozgrywek pochodziły z 2021 roku. </w:delText>
        </w:r>
      </w:del>
      <w:r>
        <w:rPr>
          <w:color w:val="000000"/>
          <w:sz w:val="24"/>
          <w:szCs w:val="24"/>
        </w:rPr>
        <w:t xml:space="preserve">Dodatkowo </w:t>
      </w:r>
      <w:ins w:id="673" w:author="Kuba Fa" w:date="2023-03-09T15:54:00Z">
        <w:r w:rsidR="00954288">
          <w:rPr>
            <w:color w:val="000000"/>
            <w:sz w:val="24"/>
            <w:szCs w:val="24"/>
          </w:rPr>
          <w:t>dane z obydwu gier będą porównywanie do statystyk z realnych rozgrywek</w:t>
        </w:r>
      </w:ins>
      <w:ins w:id="674" w:author="Kuba Fa" w:date="2023-03-09T15:55:00Z">
        <w:r w:rsidR="00954288">
          <w:rPr>
            <w:color w:val="000000"/>
            <w:sz w:val="24"/>
            <w:szCs w:val="24"/>
          </w:rPr>
          <w:t xml:space="preserve"> następnego roku.</w:t>
        </w:r>
      </w:ins>
      <w:del w:id="675" w:author="Kuba Fa" w:date="2023-03-09T15:54:00Z">
        <w:r w:rsidDel="00954288">
          <w:rPr>
            <w:color w:val="000000"/>
            <w:sz w:val="24"/>
            <w:szCs w:val="24"/>
          </w:rPr>
          <w:delText xml:space="preserve">chciałem by dane z rzeczywistej postawy były niejaką weryfikacją wcześniejszych danych, czy rzeczywiście ten piłkarz zasługiwał na taką a nie inną ocenę.  Potrzebna była więc edycja wcześniejsza, tak by statystyki poszczególnych zawodników mogły być porównywane na przekroju przyszłego całego sezonu. </w:delText>
        </w:r>
      </w:del>
    </w:p>
    <w:p w14:paraId="2D9517AC" w14:textId="77777777" w:rsidR="006B74F2" w:rsidRDefault="006B74F2">
      <w:pPr>
        <w:keepNext/>
        <w:jc w:val="center"/>
        <w:pPrChange w:id="676" w:author="Kuba Fa" w:date="2023-03-09T16:00:00Z">
          <w:pPr>
            <w:keepNext/>
          </w:pPr>
        </w:pPrChange>
      </w:pPr>
      <w:r w:rsidRPr="00175ADF">
        <w:rPr>
          <w:rStyle w:val="czeinternetowe"/>
          <w:noProof/>
          <w:color w:val="000000"/>
          <w:sz w:val="24"/>
          <w:szCs w:val="24"/>
          <w:u w:val="none"/>
        </w:rPr>
        <w:lastRenderedPageBreak/>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2"/>
                    <a:stretch>
                      <a:fillRect/>
                    </a:stretch>
                  </pic:blipFill>
                  <pic:spPr>
                    <a:xfrm>
                      <a:off x="0" y="0"/>
                      <a:ext cx="5399405" cy="3928745"/>
                    </a:xfrm>
                    <a:prstGeom prst="rect">
                      <a:avLst/>
                    </a:prstGeom>
                  </pic:spPr>
                </pic:pic>
              </a:graphicData>
            </a:graphic>
          </wp:inline>
        </w:drawing>
      </w:r>
    </w:p>
    <w:p w14:paraId="4BB9F687" w14:textId="09F657BC" w:rsidR="006B74F2" w:rsidRPr="00D2489B" w:rsidRDefault="006B74F2">
      <w:pPr>
        <w:pStyle w:val="Legenda"/>
        <w:jc w:val="center"/>
        <w:rPr>
          <w:sz w:val="22"/>
          <w:szCs w:val="22"/>
          <w:rPrChange w:id="677" w:author="Kuba Fa" w:date="2023-03-11T18:49:00Z">
            <w:rPr/>
          </w:rPrChange>
        </w:rPr>
        <w:pPrChange w:id="678" w:author="Kuba Fa" w:date="2023-03-09T16:35:00Z">
          <w:pPr>
            <w:pStyle w:val="Legenda"/>
          </w:pPr>
        </w:pPrChange>
      </w:pPr>
      <w:r w:rsidRPr="00D2489B">
        <w:rPr>
          <w:sz w:val="22"/>
          <w:szCs w:val="22"/>
          <w:rPrChange w:id="679" w:author="Kuba Fa" w:date="2023-03-11T18:49:00Z">
            <w:rPr/>
          </w:rPrChange>
        </w:rPr>
        <w:t xml:space="preserve">Rysunek </w:t>
      </w:r>
      <w:ins w:id="680" w:author="Kuba Fa" w:date="2023-03-10T17:22:00Z">
        <w:r w:rsidR="00764647" w:rsidRPr="00D2489B">
          <w:rPr>
            <w:sz w:val="22"/>
            <w:szCs w:val="22"/>
            <w:rPrChange w:id="681" w:author="Kuba Fa" w:date="2023-03-11T18:49:00Z">
              <w:rPr/>
            </w:rPrChange>
          </w:rPr>
          <w:t>7</w:t>
        </w:r>
      </w:ins>
      <w:del w:id="682" w:author="Kuba Fa" w:date="2023-03-10T17:22:00Z">
        <w:r w:rsidRPr="00D2489B" w:rsidDel="00764647">
          <w:rPr>
            <w:sz w:val="22"/>
            <w:szCs w:val="22"/>
            <w:rPrChange w:id="683" w:author="Kuba Fa" w:date="2023-03-11T18:49:00Z">
              <w:rPr/>
            </w:rPrChange>
          </w:rPr>
          <w:fldChar w:fldCharType="begin"/>
        </w:r>
        <w:r w:rsidRPr="00D2489B" w:rsidDel="00764647">
          <w:rPr>
            <w:sz w:val="22"/>
            <w:szCs w:val="22"/>
            <w:rPrChange w:id="684" w:author="Kuba Fa" w:date="2023-03-11T18:49:00Z">
              <w:rPr/>
            </w:rPrChange>
          </w:rPr>
          <w:delInstrText xml:space="preserve"> SEQ Rysunek \* ARABIC </w:delInstrText>
        </w:r>
        <w:r w:rsidRPr="00D2489B" w:rsidDel="00764647">
          <w:rPr>
            <w:sz w:val="22"/>
            <w:szCs w:val="22"/>
            <w:rPrChange w:id="685" w:author="Kuba Fa" w:date="2023-03-11T18:49:00Z">
              <w:rPr>
                <w:noProof/>
              </w:rPr>
            </w:rPrChange>
          </w:rPr>
          <w:fldChar w:fldCharType="separate"/>
        </w:r>
        <w:r w:rsidR="004D225F" w:rsidRPr="00D2489B" w:rsidDel="00764647">
          <w:rPr>
            <w:noProof/>
            <w:sz w:val="22"/>
            <w:szCs w:val="22"/>
            <w:rPrChange w:id="686" w:author="Kuba Fa" w:date="2023-03-11T18:49:00Z">
              <w:rPr>
                <w:noProof/>
              </w:rPr>
            </w:rPrChange>
          </w:rPr>
          <w:delText>1</w:delText>
        </w:r>
        <w:r w:rsidRPr="00D2489B" w:rsidDel="00764647">
          <w:rPr>
            <w:noProof/>
            <w:sz w:val="22"/>
            <w:szCs w:val="22"/>
            <w:rPrChange w:id="687" w:author="Kuba Fa" w:date="2023-03-11T18:49:00Z">
              <w:rPr>
                <w:noProof/>
              </w:rPr>
            </w:rPrChange>
          </w:rPr>
          <w:fldChar w:fldCharType="end"/>
        </w:r>
        <w:r w:rsidRPr="00D2489B" w:rsidDel="00764647">
          <w:rPr>
            <w:sz w:val="22"/>
            <w:szCs w:val="22"/>
            <w:rPrChange w:id="688" w:author="Kuba Fa" w:date="2023-03-11T18:49:00Z">
              <w:rPr/>
            </w:rPrChange>
          </w:rPr>
          <w:delText>2</w:delText>
        </w:r>
      </w:del>
      <w:r w:rsidRPr="00D2489B">
        <w:rPr>
          <w:sz w:val="22"/>
          <w:szCs w:val="22"/>
          <w:rPrChange w:id="689" w:author="Kuba Fa" w:date="2023-03-11T18:49:00Z">
            <w:rPr/>
          </w:rPrChange>
        </w:rPr>
        <w:t>- Widok najlepszych zawodników w Premier League w portalu fmdataba</w:t>
      </w:r>
      <w:ins w:id="690" w:author="Kuba Fa" w:date="2023-03-11T18:49:00Z">
        <w:r w:rsidR="00D2489B">
          <w:rPr>
            <w:sz w:val="22"/>
            <w:szCs w:val="22"/>
          </w:rPr>
          <w:t xml:space="preserve"> – 11.11.2022</w:t>
        </w:r>
      </w:ins>
      <w:ins w:id="691" w:author="Kuba Fa" w:date="2023-02-02T15:13:00Z">
        <w:r w:rsidR="00C327FF" w:rsidRPr="00D2489B">
          <w:rPr>
            <w:sz w:val="22"/>
            <w:szCs w:val="22"/>
            <w:rPrChange w:id="692" w:author="Kuba Fa" w:date="2023-03-11T18:49:00Z">
              <w:rPr/>
            </w:rPrChange>
          </w:rPr>
          <w:t xml:space="preserve"> </w:t>
        </w:r>
      </w:ins>
      <w:ins w:id="693" w:author="Kuba Fa" w:date="2023-02-02T15:14:00Z">
        <w:r w:rsidR="00C327FF" w:rsidRPr="00D2489B">
          <w:rPr>
            <w:sz w:val="22"/>
            <w:szCs w:val="22"/>
            <w:rPrChange w:id="694" w:author="Kuba Fa" w:date="2023-03-11T18:49:00Z">
              <w:rPr/>
            </w:rPrChange>
          </w:rPr>
          <w:t>[</w:t>
        </w:r>
      </w:ins>
      <w:ins w:id="695" w:author="Kuba Fa" w:date="2023-03-10T18:55:00Z">
        <w:r w:rsidR="002C64BC" w:rsidRPr="00D2489B">
          <w:rPr>
            <w:sz w:val="22"/>
            <w:szCs w:val="22"/>
            <w:rPrChange w:id="696" w:author="Kuba Fa" w:date="2023-03-11T18:49:00Z">
              <w:rPr/>
            </w:rPrChange>
          </w:rPr>
          <w:t>9</w:t>
        </w:r>
      </w:ins>
      <w:ins w:id="697" w:author="Kuba Fa" w:date="2023-02-02T15:14:00Z">
        <w:r w:rsidR="00C327FF" w:rsidRPr="00D2489B">
          <w:rPr>
            <w:sz w:val="22"/>
            <w:szCs w:val="22"/>
            <w:rPrChange w:id="698" w:author="Kuba Fa" w:date="2023-03-11T18:49:00Z">
              <w:rPr/>
            </w:rPrChange>
          </w:rPr>
          <w:t>]</w:t>
        </w:r>
      </w:ins>
    </w:p>
    <w:p w14:paraId="3833791A" w14:textId="69091C12" w:rsidR="006B74F2" w:rsidRDefault="006B74F2" w:rsidP="006B74F2">
      <w:pPr>
        <w:pStyle w:val="Legenda"/>
        <w:rPr>
          <w:rStyle w:val="czeinternetowe"/>
          <w:color w:val="000000"/>
          <w:sz w:val="24"/>
          <w:szCs w:val="24"/>
          <w:u w:val="none"/>
        </w:rPr>
      </w:pPr>
      <w:r>
        <w:t xml:space="preserve"> </w:t>
      </w:r>
      <w:del w:id="699" w:author="Kuba Fa" w:date="2023-03-09T16:00:00Z">
        <w:r w:rsidRPr="00DE3386" w:rsidDel="00555905">
          <w:delText>https://fmdataba.com/21/l/2613/premier-league/best-players/</w:delText>
        </w:r>
      </w:del>
    </w:p>
    <w:p w14:paraId="29B9AF0B" w14:textId="77777777" w:rsidR="006B74F2" w:rsidRDefault="006B74F2" w:rsidP="006B74F2">
      <w:pPr>
        <w:rPr>
          <w:rStyle w:val="czeinternetowe"/>
          <w:color w:val="000000"/>
          <w:sz w:val="24"/>
          <w:szCs w:val="24"/>
          <w:u w:val="none"/>
        </w:rPr>
      </w:pPr>
    </w:p>
    <w:p w14:paraId="537CEF3E" w14:textId="60C6AE4A" w:rsidR="006B74F2" w:rsidRDefault="006B74F2">
      <w:pPr>
        <w:jc w:val="both"/>
        <w:rPr>
          <w:ins w:id="700" w:author="Kuba Fa" w:date="2023-02-02T17:38:00Z"/>
          <w:rStyle w:val="czeinternetowe"/>
          <w:color w:val="000000"/>
          <w:sz w:val="24"/>
          <w:szCs w:val="24"/>
          <w:u w:val="none"/>
        </w:rPr>
        <w:pPrChange w:id="701" w:author="Kuba Fa" w:date="2023-02-02T17:43:00Z">
          <w:pPr/>
        </w:pPrChange>
      </w:pPr>
      <w:r w:rsidRPr="00C327FF">
        <w:rPr>
          <w:rStyle w:val="czeinternetowe"/>
          <w:color w:val="000000"/>
          <w:sz w:val="24"/>
          <w:szCs w:val="24"/>
          <w:u w:val="none"/>
          <w:rPrChange w:id="702" w:author="Kuba Fa" w:date="2023-02-02T15:13:00Z">
            <w:rPr>
              <w:rStyle w:val="czeinternetowe"/>
              <w:color w:val="000000"/>
              <w:sz w:val="24"/>
              <w:szCs w:val="24"/>
              <w:highlight w:val="green"/>
              <w:u w:val="none"/>
            </w:rPr>
          </w:rPrChange>
        </w:rPr>
        <w:t>Dane te są niezmienne. Wartości atrybutów są aktualizowane z każdą nową edycją gry.</w:t>
      </w:r>
      <w:del w:id="703" w:author="Kuba Fa" w:date="2023-03-09T16:02:00Z">
        <w:r w:rsidRPr="00C327FF" w:rsidDel="00555905">
          <w:rPr>
            <w:rStyle w:val="czeinternetowe"/>
            <w:color w:val="000000"/>
            <w:sz w:val="24"/>
            <w:szCs w:val="24"/>
            <w:u w:val="none"/>
            <w:rPrChange w:id="704" w:author="Kuba Fa" w:date="2023-02-02T15:13:00Z">
              <w:rPr>
                <w:rStyle w:val="czeinternetowe"/>
                <w:color w:val="000000"/>
                <w:sz w:val="24"/>
                <w:szCs w:val="24"/>
                <w:highlight w:val="green"/>
                <w:u w:val="none"/>
              </w:rPr>
            </w:rPrChange>
          </w:rPr>
          <w:delText xml:space="preserve"> </w:delText>
        </w:r>
      </w:del>
      <w:ins w:id="705" w:author="Kuba Fa" w:date="2023-03-09T16:02:00Z">
        <w:r w:rsidR="00555905">
          <w:rPr>
            <w:rStyle w:val="czeinternetowe"/>
            <w:color w:val="000000"/>
            <w:sz w:val="24"/>
            <w:szCs w:val="24"/>
            <w:u w:val="none"/>
          </w:rPr>
          <w:t xml:space="preserve">W aplikacji analizowane </w:t>
        </w:r>
      </w:ins>
      <w:ins w:id="706" w:author="Kuba Fa" w:date="2023-03-09T16:03:00Z">
        <w:r w:rsidR="00555905">
          <w:rPr>
            <w:rStyle w:val="czeinternetowe"/>
            <w:color w:val="000000"/>
            <w:sz w:val="24"/>
            <w:szCs w:val="24"/>
            <w:u w:val="none"/>
          </w:rPr>
          <w:t xml:space="preserve">są wartości z jednej, równoległej edycji. </w:t>
        </w:r>
      </w:ins>
      <w:del w:id="707" w:author="Kuba Fa" w:date="2023-03-09T16:02:00Z">
        <w:r w:rsidRPr="00C327FF" w:rsidDel="00555905">
          <w:rPr>
            <w:rStyle w:val="czeinternetowe"/>
            <w:color w:val="000000"/>
            <w:sz w:val="24"/>
            <w:szCs w:val="24"/>
            <w:u w:val="none"/>
            <w:rPrChange w:id="708" w:author="Kuba Fa" w:date="2023-02-02T15:13:00Z">
              <w:rPr>
                <w:rStyle w:val="czeinternetowe"/>
                <w:color w:val="000000"/>
                <w:sz w:val="24"/>
                <w:szCs w:val="24"/>
                <w:highlight w:val="green"/>
                <w:u w:val="none"/>
              </w:rPr>
            </w:rPrChange>
          </w:rPr>
          <w:delText>W mojej witrynie analizuje jedynie jedną z tych edycji</w:delText>
        </w:r>
      </w:del>
      <w:r w:rsidRPr="00C327FF">
        <w:rPr>
          <w:rStyle w:val="czeinternetowe"/>
          <w:color w:val="000000"/>
          <w:sz w:val="24"/>
          <w:szCs w:val="24"/>
          <w:u w:val="none"/>
          <w:rPrChange w:id="709" w:author="Kuba Fa" w:date="2023-02-02T15:13:00Z">
            <w:rPr>
              <w:rStyle w:val="czeinternetowe"/>
              <w:color w:val="000000"/>
              <w:sz w:val="24"/>
              <w:szCs w:val="24"/>
              <w:highlight w:val="green"/>
              <w:u w:val="none"/>
            </w:rPr>
          </w:rPrChange>
        </w:rPr>
        <w:t xml:space="preserve">. </w:t>
      </w:r>
      <w:r>
        <w:rPr>
          <w:rStyle w:val="czeinternetowe"/>
          <w:color w:val="000000"/>
          <w:sz w:val="24"/>
          <w:szCs w:val="24"/>
          <w:u w:val="none"/>
        </w:rPr>
        <w:t xml:space="preserve"> Na portalu do Football Managera podobnie jak w przypadku futheada, </w:t>
      </w:r>
      <w:del w:id="710" w:author="Kuba Fa" w:date="2023-03-10T13:05:00Z">
        <w:r w:rsidDel="00EE2599">
          <w:rPr>
            <w:rStyle w:val="czeinternetowe"/>
            <w:color w:val="000000"/>
            <w:sz w:val="24"/>
            <w:szCs w:val="24"/>
            <w:u w:val="none"/>
          </w:rPr>
          <w:delText xml:space="preserve">na stronie </w:delText>
        </w:r>
      </w:del>
      <w:r>
        <w:rPr>
          <w:rStyle w:val="czeinternetowe"/>
          <w:color w:val="000000"/>
          <w:sz w:val="24"/>
          <w:szCs w:val="24"/>
          <w:u w:val="none"/>
        </w:rPr>
        <w:t>widnieje widok tabeli z nazwiskiem i atrybutami piłkarzy. Znajdują się tam zawarte informacje o:</w:t>
      </w:r>
    </w:p>
    <w:p w14:paraId="2ADF3C0B" w14:textId="6421C51B" w:rsidR="00FC38DF" w:rsidRDefault="00FC38DF">
      <w:pPr>
        <w:pStyle w:val="Akapitzlist"/>
        <w:numPr>
          <w:ilvl w:val="0"/>
          <w:numId w:val="23"/>
        </w:numPr>
        <w:jc w:val="both"/>
        <w:rPr>
          <w:ins w:id="711" w:author="Kuba Fa" w:date="2023-02-02T17:38:00Z"/>
          <w:rStyle w:val="czeinternetowe"/>
          <w:rFonts w:asciiTheme="minorHAnsi" w:hAnsiTheme="minorHAnsi" w:cstheme="minorBidi"/>
          <w:color w:val="000000"/>
          <w:sz w:val="22"/>
          <w:szCs w:val="22"/>
          <w:u w:val="none"/>
        </w:rPr>
        <w:pPrChange w:id="712" w:author="Kuba Fa" w:date="2023-02-02T17:43:00Z">
          <w:pPr>
            <w:pStyle w:val="Akapitzlist"/>
            <w:numPr>
              <w:numId w:val="23"/>
            </w:numPr>
            <w:ind w:left="720" w:hanging="360"/>
          </w:pPr>
        </w:pPrChange>
      </w:pPr>
      <w:ins w:id="713" w:author="Kuba Fa" w:date="2023-02-02T17:38:00Z">
        <w:r w:rsidRPr="00FC38DF">
          <w:rPr>
            <w:rStyle w:val="czeinternetowe"/>
            <w:b/>
            <w:bCs/>
            <w:color w:val="000000"/>
            <w:u w:val="none"/>
            <w:rPrChange w:id="714" w:author="Kuba Fa" w:date="2023-02-02T17:39:00Z">
              <w:rPr>
                <w:rStyle w:val="czeinternetowe"/>
                <w:color w:val="000000"/>
                <w:u w:val="none"/>
              </w:rPr>
            </w:rPrChange>
          </w:rPr>
          <w:t>klubie</w:t>
        </w:r>
        <w:r>
          <w:rPr>
            <w:rStyle w:val="czeinternetowe"/>
            <w:color w:val="000000"/>
            <w:u w:val="none"/>
          </w:rPr>
          <w:t xml:space="preserve"> (Club)</w:t>
        </w:r>
      </w:ins>
      <w:ins w:id="715" w:author="Kuba Fa" w:date="2023-03-09T17:00:00Z">
        <w:r w:rsidR="00E41B9B">
          <w:rPr>
            <w:rStyle w:val="czeinternetowe"/>
            <w:color w:val="000000"/>
            <w:u w:val="none"/>
          </w:rPr>
          <w:t>,</w:t>
        </w:r>
      </w:ins>
    </w:p>
    <w:p w14:paraId="21385588" w14:textId="1F7804A4" w:rsidR="00FC38DF" w:rsidRPr="00FC38DF" w:rsidRDefault="00FC38DF">
      <w:pPr>
        <w:pStyle w:val="Akapitzlist"/>
        <w:numPr>
          <w:ilvl w:val="0"/>
          <w:numId w:val="23"/>
        </w:numPr>
        <w:jc w:val="both"/>
        <w:rPr>
          <w:ins w:id="716" w:author="Kuba Fa" w:date="2023-02-02T17:38:00Z"/>
          <w:rStyle w:val="czeinternetowe"/>
          <w:color w:val="000000"/>
          <w:u w:val="none"/>
        </w:rPr>
        <w:pPrChange w:id="717" w:author="Kuba Fa" w:date="2023-02-02T17:43:00Z">
          <w:pPr>
            <w:pStyle w:val="Akapitzlist"/>
            <w:numPr>
              <w:numId w:val="23"/>
            </w:numPr>
            <w:ind w:left="720" w:hanging="360"/>
          </w:pPr>
        </w:pPrChange>
      </w:pPr>
      <w:ins w:id="718" w:author="Kuba Fa" w:date="2023-02-02T17:38:00Z">
        <w:r w:rsidRPr="00FC38DF">
          <w:rPr>
            <w:rStyle w:val="czeinternetowe"/>
            <w:b/>
            <w:bCs/>
            <w:color w:val="000000"/>
            <w:u w:val="none"/>
          </w:rPr>
          <w:t>ocenie ogólnej</w:t>
        </w:r>
        <w:r w:rsidRPr="00FC38DF">
          <w:rPr>
            <w:rStyle w:val="czeinternetowe"/>
            <w:color w:val="000000"/>
            <w:u w:val="none"/>
          </w:rPr>
          <w:t>(Ove – overall), statystyka taka sama jak w F</w:t>
        </w:r>
      </w:ins>
      <w:ins w:id="719" w:author="Kuba Fa" w:date="2023-03-11T19:44:00Z">
        <w:r w:rsidR="008C2CBC">
          <w:rPr>
            <w:rStyle w:val="czeinternetowe"/>
            <w:color w:val="000000"/>
            <w:u w:val="none"/>
          </w:rPr>
          <w:t>IFIE</w:t>
        </w:r>
      </w:ins>
      <w:ins w:id="720" w:author="Kuba Fa" w:date="2023-02-02T17:38:00Z">
        <w:r w:rsidRPr="00FC38DF">
          <w:rPr>
            <w:rStyle w:val="czeinternetowe"/>
            <w:color w:val="000000"/>
            <w:u w:val="none"/>
          </w:rPr>
          <w:t>,</w:t>
        </w:r>
      </w:ins>
    </w:p>
    <w:p w14:paraId="093601A6" w14:textId="2BC1CDA4" w:rsidR="00FC38DF" w:rsidRPr="00FC38DF" w:rsidRDefault="00FC38DF">
      <w:pPr>
        <w:pStyle w:val="Akapitzlist"/>
        <w:numPr>
          <w:ilvl w:val="0"/>
          <w:numId w:val="23"/>
        </w:numPr>
        <w:jc w:val="both"/>
        <w:rPr>
          <w:ins w:id="721" w:author="Kuba Fa" w:date="2023-02-02T17:38:00Z"/>
          <w:rStyle w:val="czeinternetowe"/>
          <w:color w:val="000000"/>
          <w:u w:val="none"/>
        </w:rPr>
        <w:pPrChange w:id="722" w:author="Kuba Fa" w:date="2023-02-02T17:43:00Z">
          <w:pPr>
            <w:pStyle w:val="Akapitzlist"/>
            <w:numPr>
              <w:numId w:val="23"/>
            </w:numPr>
            <w:ind w:left="720" w:hanging="360"/>
          </w:pPr>
        </w:pPrChange>
      </w:pPr>
      <w:ins w:id="723" w:author="Kuba Fa" w:date="2023-02-02T17:38:00Z">
        <w:r w:rsidRPr="00FC38DF">
          <w:rPr>
            <w:rStyle w:val="czeinternetowe"/>
            <w:b/>
            <w:bCs/>
            <w:color w:val="000000"/>
            <w:u w:val="none"/>
          </w:rPr>
          <w:t>ataku</w:t>
        </w:r>
        <w:r w:rsidRPr="00FC38DF">
          <w:rPr>
            <w:rStyle w:val="czeinternetowe"/>
            <w:color w:val="000000"/>
            <w:u w:val="none"/>
          </w:rPr>
          <w:t xml:space="preserve">(Att – attacking), odpowiednik strzałów w </w:t>
        </w:r>
      </w:ins>
      <w:ins w:id="724" w:author="Kuba Fa" w:date="2023-03-11T19:44:00Z">
        <w:r w:rsidR="008C2CBC" w:rsidRPr="00FC38DF">
          <w:rPr>
            <w:rStyle w:val="czeinternetowe"/>
            <w:color w:val="000000"/>
            <w:u w:val="none"/>
          </w:rPr>
          <w:t>F</w:t>
        </w:r>
        <w:r w:rsidR="008C2CBC">
          <w:rPr>
            <w:rStyle w:val="czeinternetowe"/>
            <w:color w:val="000000"/>
            <w:u w:val="none"/>
          </w:rPr>
          <w:t>IFIE</w:t>
        </w:r>
      </w:ins>
      <w:ins w:id="725" w:author="Kuba Fa" w:date="2023-02-02T17:38:00Z">
        <w:r w:rsidRPr="00FC38DF">
          <w:rPr>
            <w:rStyle w:val="czeinternetowe"/>
            <w:color w:val="000000"/>
            <w:u w:val="none"/>
          </w:rPr>
          <w:t>,</w:t>
        </w:r>
      </w:ins>
    </w:p>
    <w:p w14:paraId="77E9FC77" w14:textId="519EAFE3" w:rsidR="00FC38DF" w:rsidRPr="00FC38DF" w:rsidRDefault="00FC38DF">
      <w:pPr>
        <w:pStyle w:val="Akapitzlist"/>
        <w:numPr>
          <w:ilvl w:val="0"/>
          <w:numId w:val="23"/>
        </w:numPr>
        <w:jc w:val="both"/>
        <w:rPr>
          <w:ins w:id="726" w:author="Kuba Fa" w:date="2023-02-02T17:38:00Z"/>
          <w:rStyle w:val="czeinternetowe"/>
          <w:color w:val="000000"/>
          <w:u w:val="none"/>
        </w:rPr>
        <w:pPrChange w:id="727" w:author="Kuba Fa" w:date="2023-02-02T17:43:00Z">
          <w:pPr>
            <w:pStyle w:val="Akapitzlist"/>
            <w:numPr>
              <w:numId w:val="23"/>
            </w:numPr>
            <w:ind w:left="720" w:hanging="360"/>
          </w:pPr>
        </w:pPrChange>
      </w:pPr>
      <w:ins w:id="728" w:author="Kuba Fa" w:date="2023-02-02T17:38:00Z">
        <w:r w:rsidRPr="00FC38DF">
          <w:rPr>
            <w:rStyle w:val="czeinternetowe"/>
            <w:b/>
            <w:bCs/>
            <w:color w:val="000000"/>
            <w:u w:val="none"/>
          </w:rPr>
          <w:t>defensywie</w:t>
        </w:r>
        <w:r w:rsidRPr="00FC38DF">
          <w:rPr>
            <w:rStyle w:val="czeinternetowe"/>
            <w:color w:val="000000"/>
            <w:u w:val="none"/>
          </w:rPr>
          <w:t xml:space="preserve">(Def – defending), odpowiednik w </w:t>
        </w:r>
      </w:ins>
      <w:ins w:id="729" w:author="Kuba Fa" w:date="2023-03-11T19:44:00Z">
        <w:r w:rsidR="008C2CBC" w:rsidRPr="00FC38DF">
          <w:rPr>
            <w:rStyle w:val="czeinternetowe"/>
            <w:color w:val="000000"/>
            <w:u w:val="none"/>
          </w:rPr>
          <w:t>F</w:t>
        </w:r>
        <w:r w:rsidR="008C2CBC">
          <w:rPr>
            <w:rStyle w:val="czeinternetowe"/>
            <w:color w:val="000000"/>
            <w:u w:val="none"/>
          </w:rPr>
          <w:t>IFIE</w:t>
        </w:r>
      </w:ins>
      <w:ins w:id="730" w:author="Kuba Fa" w:date="2023-02-02T17:38:00Z">
        <w:r w:rsidRPr="00FC38DF">
          <w:rPr>
            <w:rStyle w:val="czeinternetowe"/>
            <w:color w:val="000000"/>
            <w:u w:val="none"/>
          </w:rPr>
          <w:t>,</w:t>
        </w:r>
      </w:ins>
    </w:p>
    <w:p w14:paraId="66876627" w14:textId="2F821DA1" w:rsidR="00FC38DF" w:rsidRPr="00FC38DF" w:rsidRDefault="00FC38DF">
      <w:pPr>
        <w:pStyle w:val="Akapitzlist"/>
        <w:numPr>
          <w:ilvl w:val="0"/>
          <w:numId w:val="23"/>
        </w:numPr>
        <w:jc w:val="both"/>
        <w:rPr>
          <w:ins w:id="731" w:author="Kuba Fa" w:date="2023-02-02T17:38:00Z"/>
          <w:rStyle w:val="czeinternetowe"/>
          <w:color w:val="000000"/>
          <w:u w:val="none"/>
        </w:rPr>
        <w:pPrChange w:id="732" w:author="Kuba Fa" w:date="2023-02-02T17:43:00Z">
          <w:pPr>
            <w:pStyle w:val="Akapitzlist"/>
            <w:numPr>
              <w:numId w:val="23"/>
            </w:numPr>
            <w:ind w:left="720" w:hanging="360"/>
          </w:pPr>
        </w:pPrChange>
      </w:pPr>
      <w:ins w:id="733" w:author="Kuba Fa" w:date="2023-02-02T17:38:00Z">
        <w:r w:rsidRPr="00FC38DF">
          <w:rPr>
            <w:rStyle w:val="czeinternetowe"/>
            <w:b/>
            <w:bCs/>
            <w:color w:val="000000"/>
            <w:u w:val="none"/>
          </w:rPr>
          <w:t>technice</w:t>
        </w:r>
        <w:r w:rsidRPr="00FC38DF">
          <w:rPr>
            <w:rStyle w:val="czeinternetowe"/>
            <w:color w:val="000000"/>
            <w:u w:val="none"/>
          </w:rPr>
          <w:t xml:space="preserve">(Tec – technical), składowa dryblingu i podań w </w:t>
        </w:r>
      </w:ins>
      <w:ins w:id="734" w:author="Kuba Fa" w:date="2023-03-11T19:44:00Z">
        <w:r w:rsidR="008C2CBC" w:rsidRPr="00FC38DF">
          <w:rPr>
            <w:rStyle w:val="czeinternetowe"/>
            <w:color w:val="000000"/>
            <w:u w:val="none"/>
          </w:rPr>
          <w:t>F</w:t>
        </w:r>
        <w:r w:rsidR="008C2CBC">
          <w:rPr>
            <w:rStyle w:val="czeinternetowe"/>
            <w:color w:val="000000"/>
            <w:u w:val="none"/>
          </w:rPr>
          <w:t>IFIE</w:t>
        </w:r>
      </w:ins>
      <w:ins w:id="735" w:author="Kuba Fa" w:date="2023-02-02T17:38:00Z">
        <w:r w:rsidRPr="00FC38DF">
          <w:rPr>
            <w:rStyle w:val="czeinternetowe"/>
            <w:color w:val="000000"/>
            <w:u w:val="none"/>
          </w:rPr>
          <w:t>,</w:t>
        </w:r>
      </w:ins>
    </w:p>
    <w:p w14:paraId="7366C8FF" w14:textId="01AE400F" w:rsidR="00FC38DF" w:rsidRPr="00FC38DF" w:rsidRDefault="00FC38DF">
      <w:pPr>
        <w:pStyle w:val="Akapitzlist"/>
        <w:numPr>
          <w:ilvl w:val="0"/>
          <w:numId w:val="23"/>
        </w:numPr>
        <w:jc w:val="both"/>
        <w:rPr>
          <w:ins w:id="736" w:author="Kuba Fa" w:date="2023-02-02T17:38:00Z"/>
          <w:rStyle w:val="czeinternetowe"/>
          <w:color w:val="000000"/>
          <w:u w:val="none"/>
        </w:rPr>
        <w:pPrChange w:id="737" w:author="Kuba Fa" w:date="2023-02-02T17:43:00Z">
          <w:pPr>
            <w:pStyle w:val="Akapitzlist"/>
            <w:numPr>
              <w:numId w:val="23"/>
            </w:numPr>
            <w:ind w:left="720" w:hanging="360"/>
          </w:pPr>
        </w:pPrChange>
      </w:pPr>
      <w:ins w:id="738" w:author="Kuba Fa" w:date="2023-02-02T17:38:00Z">
        <w:r w:rsidRPr="00FC38DF">
          <w:rPr>
            <w:rStyle w:val="czeinternetowe"/>
            <w:b/>
            <w:bCs/>
            <w:color w:val="000000"/>
            <w:u w:val="none"/>
          </w:rPr>
          <w:t>mentalności</w:t>
        </w:r>
        <w:r w:rsidRPr="00FC38DF">
          <w:rPr>
            <w:rStyle w:val="czeinternetowe"/>
            <w:color w:val="000000"/>
            <w:u w:val="none"/>
          </w:rPr>
          <w:t xml:space="preserve">(Men – mental), nie ma tego typu statystyki w </w:t>
        </w:r>
      </w:ins>
      <w:ins w:id="739" w:author="Kuba Fa" w:date="2023-03-11T19:44:00Z">
        <w:r w:rsidR="008C2CBC" w:rsidRPr="00FC38DF">
          <w:rPr>
            <w:rStyle w:val="czeinternetowe"/>
            <w:color w:val="000000"/>
            <w:u w:val="none"/>
          </w:rPr>
          <w:t>F</w:t>
        </w:r>
        <w:r w:rsidR="008C2CBC">
          <w:rPr>
            <w:rStyle w:val="czeinternetowe"/>
            <w:color w:val="000000"/>
            <w:u w:val="none"/>
          </w:rPr>
          <w:t>IFIE</w:t>
        </w:r>
      </w:ins>
      <w:ins w:id="740" w:author="Kuba Fa" w:date="2023-02-02T17:38:00Z">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ins>
      <w:ins w:id="741" w:author="Kuba Fa" w:date="2023-03-11T19:44:00Z">
        <w:r w:rsidR="008C2CBC" w:rsidRPr="00FC38DF">
          <w:rPr>
            <w:rStyle w:val="czeinternetowe"/>
            <w:color w:val="000000"/>
            <w:u w:val="none"/>
          </w:rPr>
          <w:t>F</w:t>
        </w:r>
        <w:r w:rsidR="008C2CBC">
          <w:rPr>
            <w:rStyle w:val="czeinternetowe"/>
            <w:color w:val="000000"/>
            <w:u w:val="none"/>
          </w:rPr>
          <w:t>IFIE</w:t>
        </w:r>
      </w:ins>
      <w:ins w:id="742" w:author="Kuba Fa" w:date="2023-02-02T17:38:00Z">
        <w:r w:rsidRPr="00FC38DF">
          <w:rPr>
            <w:rStyle w:val="czeinternetowe"/>
            <w:color w:val="000000"/>
            <w:u w:val="none"/>
          </w:rPr>
          <w:t xml:space="preserve"> to gracz podejmuje decyzje, ponieważ on bezpośrednio decyduje o zachowaniach boiskowych za pomocą kontrolera, a nie tylko i wyłącznie taktyka przez niego przydzielona,</w:t>
        </w:r>
      </w:ins>
    </w:p>
    <w:p w14:paraId="58C28CB8" w14:textId="36E7B6A9" w:rsidR="00FC38DF" w:rsidRPr="00FC38DF" w:rsidRDefault="00FC38DF">
      <w:pPr>
        <w:pStyle w:val="Akapitzlist"/>
        <w:numPr>
          <w:ilvl w:val="0"/>
          <w:numId w:val="23"/>
        </w:numPr>
        <w:jc w:val="both"/>
        <w:rPr>
          <w:ins w:id="743" w:author="Kuba Fa" w:date="2023-02-02T17:39:00Z"/>
          <w:rStyle w:val="czeinternetowe"/>
          <w:color w:val="000000"/>
          <w:u w:val="none"/>
        </w:rPr>
        <w:pPrChange w:id="744" w:author="Kuba Fa" w:date="2023-02-02T17:43:00Z">
          <w:pPr>
            <w:pStyle w:val="Akapitzlist"/>
            <w:numPr>
              <w:numId w:val="23"/>
            </w:numPr>
            <w:ind w:left="720" w:hanging="360"/>
          </w:pPr>
        </w:pPrChange>
      </w:pPr>
      <w:ins w:id="745" w:author="Kuba Fa" w:date="2023-02-02T17:39:00Z">
        <w:r w:rsidRPr="00FC38DF">
          <w:rPr>
            <w:rStyle w:val="czeinternetowe"/>
            <w:b/>
            <w:bCs/>
            <w:color w:val="000000"/>
            <w:u w:val="none"/>
          </w:rPr>
          <w:t>fizyczności</w:t>
        </w:r>
        <w:r w:rsidRPr="00FC38DF">
          <w:rPr>
            <w:rStyle w:val="czeinternetowe"/>
            <w:color w:val="000000"/>
            <w:u w:val="none"/>
          </w:rPr>
          <w:t xml:space="preserve">(Phy – physical), odpowiednik w </w:t>
        </w:r>
      </w:ins>
      <w:ins w:id="746" w:author="Kuba Fa" w:date="2023-03-11T19:44:00Z">
        <w:r w:rsidR="008C2CBC" w:rsidRPr="00FC38DF">
          <w:rPr>
            <w:rStyle w:val="czeinternetowe"/>
            <w:color w:val="000000"/>
            <w:u w:val="none"/>
          </w:rPr>
          <w:t>F</w:t>
        </w:r>
        <w:r w:rsidR="008C2CBC">
          <w:rPr>
            <w:rStyle w:val="czeinternetowe"/>
            <w:color w:val="000000"/>
            <w:u w:val="none"/>
          </w:rPr>
          <w:t>IFIE</w:t>
        </w:r>
      </w:ins>
      <w:ins w:id="747" w:author="Kuba Fa" w:date="2023-02-02T17:39:00Z">
        <w:r w:rsidRPr="00FC38DF">
          <w:rPr>
            <w:rStyle w:val="czeinternetowe"/>
            <w:color w:val="000000"/>
            <w:u w:val="none"/>
          </w:rPr>
          <w:t>,</w:t>
        </w:r>
      </w:ins>
    </w:p>
    <w:p w14:paraId="3A9D4430" w14:textId="4E4AA010" w:rsidR="00FC38DF" w:rsidRPr="00FC38DF" w:rsidRDefault="00FC38DF">
      <w:pPr>
        <w:pStyle w:val="Akapitzlist"/>
        <w:numPr>
          <w:ilvl w:val="0"/>
          <w:numId w:val="23"/>
        </w:numPr>
        <w:jc w:val="both"/>
        <w:rPr>
          <w:ins w:id="748" w:author="Kuba Fa" w:date="2023-02-02T17:39:00Z"/>
          <w:rStyle w:val="czeinternetowe"/>
          <w:color w:val="000000"/>
          <w:u w:val="none"/>
        </w:rPr>
        <w:pPrChange w:id="749" w:author="Kuba Fa" w:date="2023-02-02T17:43:00Z">
          <w:pPr>
            <w:pStyle w:val="Akapitzlist"/>
            <w:numPr>
              <w:numId w:val="23"/>
            </w:numPr>
            <w:ind w:left="720" w:hanging="360"/>
          </w:pPr>
        </w:pPrChange>
      </w:pPr>
      <w:ins w:id="750" w:author="Kuba Fa" w:date="2023-02-02T17:39:00Z">
        <w:r w:rsidRPr="00FC38DF">
          <w:rPr>
            <w:rStyle w:val="czeinternetowe"/>
            <w:b/>
            <w:bCs/>
            <w:color w:val="000000"/>
            <w:u w:val="none"/>
          </w:rPr>
          <w:t>szybkości</w:t>
        </w:r>
        <w:r w:rsidRPr="00FC38DF">
          <w:rPr>
            <w:rStyle w:val="czeinternetowe"/>
            <w:color w:val="000000"/>
            <w:u w:val="none"/>
          </w:rPr>
          <w:t xml:space="preserve">(Spe – speed), odpowiednik w </w:t>
        </w:r>
      </w:ins>
      <w:ins w:id="751" w:author="Kuba Fa" w:date="2023-03-11T19:44:00Z">
        <w:r w:rsidR="008C2CBC" w:rsidRPr="00FC38DF">
          <w:rPr>
            <w:rStyle w:val="czeinternetowe"/>
            <w:color w:val="000000"/>
            <w:u w:val="none"/>
          </w:rPr>
          <w:t>F</w:t>
        </w:r>
        <w:r w:rsidR="008C2CBC">
          <w:rPr>
            <w:rStyle w:val="czeinternetowe"/>
            <w:color w:val="000000"/>
            <w:u w:val="none"/>
          </w:rPr>
          <w:t>IFIE</w:t>
        </w:r>
      </w:ins>
      <w:ins w:id="752" w:author="Kuba Fa" w:date="2023-03-09T17:00:00Z">
        <w:r w:rsidR="00E41B9B">
          <w:rPr>
            <w:rStyle w:val="czeinternetowe"/>
            <w:color w:val="000000"/>
            <w:u w:val="none"/>
          </w:rPr>
          <w:t>.</w:t>
        </w:r>
      </w:ins>
    </w:p>
    <w:p w14:paraId="44315690" w14:textId="77777777" w:rsidR="00FC38DF" w:rsidRPr="00FC38DF" w:rsidRDefault="00FC38DF">
      <w:pPr>
        <w:pStyle w:val="Akapitzlist"/>
        <w:ind w:left="720" w:firstLine="0"/>
        <w:rPr>
          <w:rStyle w:val="czeinternetowe"/>
          <w:color w:val="000000"/>
          <w:u w:val="none"/>
        </w:rPr>
        <w:pPrChange w:id="753" w:author="Kuba Fa" w:date="2023-02-02T17:39:00Z">
          <w:pPr/>
        </w:pPrChange>
      </w:pPr>
    </w:p>
    <w:p w14:paraId="7AF30AD7" w14:textId="40EEB4D7" w:rsidR="006B74F2" w:rsidDel="00FC38DF" w:rsidRDefault="006B74F2" w:rsidP="006B74F2">
      <w:pPr>
        <w:rPr>
          <w:del w:id="754" w:author="Kuba Fa" w:date="2023-02-02T17:38:00Z"/>
          <w:rStyle w:val="czeinternetowe"/>
          <w:color w:val="000000"/>
          <w:sz w:val="24"/>
          <w:szCs w:val="24"/>
          <w:u w:val="none"/>
        </w:rPr>
      </w:pPr>
      <w:del w:id="755" w:author="Kuba Fa" w:date="2023-02-02T17:38:00Z">
        <w:r w:rsidDel="00FC38DF">
          <w:rPr>
            <w:rStyle w:val="czeinternetowe"/>
            <w:color w:val="000000"/>
            <w:sz w:val="24"/>
            <w:szCs w:val="24"/>
            <w:u w:val="none"/>
          </w:rPr>
          <w:lastRenderedPageBreak/>
          <w:delText xml:space="preserve">- </w:delText>
        </w:r>
        <w:commentRangeStart w:id="756"/>
        <w:r w:rsidRPr="00F2797C" w:rsidDel="00FC38DF">
          <w:rPr>
            <w:rStyle w:val="czeinternetowe"/>
            <w:b/>
            <w:bCs/>
            <w:color w:val="000000"/>
            <w:sz w:val="24"/>
            <w:szCs w:val="24"/>
            <w:u w:val="none"/>
          </w:rPr>
          <w:delText>klubie</w:delText>
        </w:r>
        <w:r w:rsidDel="00FC38DF">
          <w:rPr>
            <w:rStyle w:val="czeinternetowe"/>
            <w:color w:val="000000"/>
            <w:sz w:val="24"/>
            <w:szCs w:val="24"/>
            <w:u w:val="none"/>
          </w:rPr>
          <w:delText xml:space="preserve"> (Club),</w:delText>
        </w:r>
      </w:del>
    </w:p>
    <w:p w14:paraId="58F3DAD5" w14:textId="63E1BF8B" w:rsidR="006B74F2" w:rsidDel="00FC38DF" w:rsidRDefault="006B74F2" w:rsidP="00FC38DF">
      <w:pPr>
        <w:rPr>
          <w:del w:id="757" w:author="Kuba Fa" w:date="2023-02-02T17:39:00Z"/>
          <w:rStyle w:val="czeinternetowe"/>
          <w:color w:val="000000"/>
          <w:sz w:val="24"/>
          <w:szCs w:val="24"/>
          <w:u w:val="none"/>
        </w:rPr>
      </w:pPr>
      <w:r>
        <w:rPr>
          <w:rStyle w:val="czeinternetowe"/>
          <w:color w:val="000000"/>
          <w:sz w:val="24"/>
          <w:szCs w:val="24"/>
          <w:u w:val="none"/>
        </w:rPr>
        <w:t xml:space="preserve">- </w:t>
      </w:r>
      <w:del w:id="758" w:author="Kuba Fa" w:date="2023-02-02T17:39:00Z">
        <w:r w:rsidRPr="00F2797C" w:rsidDel="00FC38DF">
          <w:rPr>
            <w:rStyle w:val="czeinternetowe"/>
            <w:b/>
            <w:bCs/>
            <w:color w:val="000000"/>
            <w:sz w:val="24"/>
            <w:szCs w:val="24"/>
            <w:u w:val="none"/>
          </w:rPr>
          <w:delText>ocenie ogólnej</w:delText>
        </w:r>
        <w:r w:rsidDel="00FC38DF">
          <w:rPr>
            <w:rStyle w:val="czeinternetowe"/>
            <w:color w:val="000000"/>
            <w:sz w:val="24"/>
            <w:szCs w:val="24"/>
            <w:u w:val="none"/>
          </w:rPr>
          <w:delText>(Ove – overall), statystyka taka sama jak w Fifie,</w:delText>
        </w:r>
      </w:del>
    </w:p>
    <w:p w14:paraId="1E1EF99E" w14:textId="7C711F75" w:rsidR="006B74F2" w:rsidDel="00FC38DF" w:rsidRDefault="006B74F2" w:rsidP="00FC38DF">
      <w:pPr>
        <w:rPr>
          <w:del w:id="759" w:author="Kuba Fa" w:date="2023-02-02T17:39:00Z"/>
          <w:rStyle w:val="czeinternetowe"/>
          <w:color w:val="000000"/>
          <w:sz w:val="24"/>
          <w:szCs w:val="24"/>
          <w:u w:val="none"/>
        </w:rPr>
      </w:pPr>
      <w:del w:id="760" w:author="Kuba Fa" w:date="2023-02-02T17:39:00Z">
        <w:r w:rsidDel="00FC38DF">
          <w:rPr>
            <w:rStyle w:val="czeinternetowe"/>
            <w:color w:val="000000"/>
            <w:sz w:val="24"/>
            <w:szCs w:val="24"/>
            <w:u w:val="none"/>
          </w:rPr>
          <w:delText xml:space="preserve">- </w:delText>
        </w:r>
        <w:r w:rsidRPr="00F2797C" w:rsidDel="00FC38DF">
          <w:rPr>
            <w:rStyle w:val="czeinternetowe"/>
            <w:b/>
            <w:bCs/>
            <w:color w:val="000000"/>
            <w:sz w:val="24"/>
            <w:szCs w:val="24"/>
            <w:u w:val="none"/>
          </w:rPr>
          <w:delText>ataku</w:delText>
        </w:r>
        <w:r w:rsidDel="00FC38DF">
          <w:rPr>
            <w:rStyle w:val="czeinternetowe"/>
            <w:color w:val="000000"/>
            <w:sz w:val="24"/>
            <w:szCs w:val="24"/>
            <w:u w:val="none"/>
          </w:rPr>
          <w:delText>(Att – attacking), odpowiednik strzałów w Fifie,</w:delText>
        </w:r>
      </w:del>
    </w:p>
    <w:p w14:paraId="255AECE1" w14:textId="1B2EC58F" w:rsidR="006B74F2" w:rsidDel="00FC38DF" w:rsidRDefault="006B74F2" w:rsidP="00FC38DF">
      <w:pPr>
        <w:rPr>
          <w:del w:id="761" w:author="Kuba Fa" w:date="2023-02-02T17:39:00Z"/>
          <w:rStyle w:val="czeinternetowe"/>
          <w:color w:val="000000"/>
          <w:sz w:val="24"/>
          <w:szCs w:val="24"/>
          <w:u w:val="none"/>
        </w:rPr>
      </w:pPr>
      <w:del w:id="762" w:author="Kuba Fa" w:date="2023-02-02T17:39:00Z">
        <w:r w:rsidDel="00FC38DF">
          <w:rPr>
            <w:rStyle w:val="czeinternetowe"/>
            <w:color w:val="000000"/>
            <w:sz w:val="24"/>
            <w:szCs w:val="24"/>
            <w:u w:val="none"/>
          </w:rPr>
          <w:delText xml:space="preserve">- </w:delText>
        </w:r>
        <w:r w:rsidRPr="00F2797C" w:rsidDel="00FC38DF">
          <w:rPr>
            <w:rStyle w:val="czeinternetowe"/>
            <w:b/>
            <w:bCs/>
            <w:color w:val="000000"/>
            <w:sz w:val="24"/>
            <w:szCs w:val="24"/>
            <w:u w:val="none"/>
          </w:rPr>
          <w:delText>defensywie</w:delText>
        </w:r>
        <w:r w:rsidDel="00FC38DF">
          <w:rPr>
            <w:rStyle w:val="czeinternetowe"/>
            <w:color w:val="000000"/>
            <w:sz w:val="24"/>
            <w:szCs w:val="24"/>
            <w:u w:val="none"/>
          </w:rPr>
          <w:delText>(Def – defending), odpowiednik w Fifie,</w:delText>
        </w:r>
      </w:del>
    </w:p>
    <w:p w14:paraId="2C3E3C58" w14:textId="761C8959" w:rsidR="006B74F2" w:rsidDel="00FC38DF" w:rsidRDefault="006B74F2" w:rsidP="00FC38DF">
      <w:pPr>
        <w:rPr>
          <w:del w:id="763" w:author="Kuba Fa" w:date="2023-02-02T17:39:00Z"/>
          <w:rStyle w:val="czeinternetowe"/>
          <w:color w:val="000000"/>
          <w:sz w:val="24"/>
          <w:szCs w:val="24"/>
          <w:u w:val="none"/>
        </w:rPr>
      </w:pPr>
      <w:del w:id="764" w:author="Kuba Fa" w:date="2023-02-02T17:39:00Z">
        <w:r w:rsidDel="00FC38DF">
          <w:rPr>
            <w:rStyle w:val="czeinternetowe"/>
            <w:color w:val="000000"/>
            <w:sz w:val="24"/>
            <w:szCs w:val="24"/>
            <w:u w:val="none"/>
          </w:rPr>
          <w:delText xml:space="preserve">- </w:delText>
        </w:r>
        <w:r w:rsidRPr="00F2797C" w:rsidDel="00FC38DF">
          <w:rPr>
            <w:rStyle w:val="czeinternetowe"/>
            <w:b/>
            <w:bCs/>
            <w:color w:val="000000"/>
            <w:sz w:val="24"/>
            <w:szCs w:val="24"/>
            <w:u w:val="none"/>
          </w:rPr>
          <w:delText>technice</w:delText>
        </w:r>
        <w:r w:rsidDel="00FC38DF">
          <w:rPr>
            <w:rStyle w:val="czeinternetowe"/>
            <w:color w:val="000000"/>
            <w:sz w:val="24"/>
            <w:szCs w:val="24"/>
            <w:u w:val="none"/>
          </w:rPr>
          <w:delText>(Tec – technical), składowa dryblingu i podań w Fifie,</w:delText>
        </w:r>
      </w:del>
    </w:p>
    <w:p w14:paraId="6A9DD62E" w14:textId="177775CA" w:rsidR="006B74F2" w:rsidRDefault="006B74F2" w:rsidP="00FC38DF">
      <w:pPr>
        <w:rPr>
          <w:rStyle w:val="czeinternetowe"/>
          <w:color w:val="000000"/>
          <w:sz w:val="24"/>
          <w:szCs w:val="24"/>
          <w:u w:val="none"/>
        </w:rPr>
      </w:pPr>
      <w:del w:id="765" w:author="Kuba Fa" w:date="2023-02-02T17:39:00Z">
        <w:r w:rsidDel="00FC38DF">
          <w:rPr>
            <w:rStyle w:val="czeinternetowe"/>
            <w:color w:val="000000"/>
            <w:sz w:val="24"/>
            <w:szCs w:val="24"/>
            <w:u w:val="none"/>
          </w:rPr>
          <w:delText xml:space="preserve">- </w:delText>
        </w:r>
        <w:r w:rsidRPr="00F2797C" w:rsidDel="00FC38DF">
          <w:rPr>
            <w:rStyle w:val="czeinternetowe"/>
            <w:b/>
            <w:bCs/>
            <w:color w:val="000000"/>
            <w:sz w:val="24"/>
            <w:szCs w:val="24"/>
            <w:u w:val="none"/>
          </w:rPr>
          <w:delText>mentalności</w:delText>
        </w:r>
        <w:r w:rsidDel="00FC38DF">
          <w:rPr>
            <w:rStyle w:val="czeinternetowe"/>
            <w:color w:val="000000"/>
            <w:sz w:val="24"/>
            <w:szCs w:val="24"/>
            <w:u w:val="none"/>
          </w:rPr>
          <w:delText xml:space="preserve">(Men – mental), nie ma tego typu statystyki w Fifie. Wynika to </w:delText>
        </w:r>
        <w:commentRangeEnd w:id="756"/>
        <w:r w:rsidR="00501865" w:rsidDel="00FC38DF">
          <w:rPr>
            <w:rStyle w:val="Odwoaniedokomentarza"/>
          </w:rPr>
          <w:commentReference w:id="756"/>
        </w:r>
        <w:r w:rsidDel="00FC38DF">
          <w:rPr>
            <w:rStyle w:val="czeinternetowe"/>
            <w:color w:val="000000"/>
            <w:sz w:val="24"/>
            <w:szCs w:val="24"/>
            <w:u w:val="none"/>
          </w:rPr>
          <w:delText>z tego faktu, że w Football Managerze gracz zostaje trenerem piłkarskim i zarządza swoimi zawodnikami, którzy mogą podejmować różne decyzje ze względu na swój charakter czy inteligencje boiskową. W Fifie to gracz podejmuje decyzje, ponieważ on bezpośrednio decyduje o zachowaniach boiskowych za pomocą kontrolera, a nie tylko i wyłącznie taktyka przez niego przydzielona,</w:delText>
        </w:r>
      </w:del>
    </w:p>
    <w:p w14:paraId="442E9739" w14:textId="5CD1E34B" w:rsidR="006B74F2" w:rsidDel="00FC38DF" w:rsidRDefault="006B74F2" w:rsidP="006B74F2">
      <w:pPr>
        <w:rPr>
          <w:del w:id="766" w:author="Kuba Fa" w:date="2023-02-02T17:39:00Z"/>
          <w:rStyle w:val="czeinternetowe"/>
          <w:color w:val="000000"/>
          <w:sz w:val="24"/>
          <w:szCs w:val="24"/>
          <w:u w:val="none"/>
        </w:rPr>
      </w:pPr>
      <w:del w:id="767" w:author="Kuba Fa" w:date="2023-02-02T17:39:00Z">
        <w:r w:rsidDel="00FC38DF">
          <w:rPr>
            <w:rStyle w:val="czeinternetowe"/>
            <w:color w:val="000000"/>
            <w:sz w:val="24"/>
            <w:szCs w:val="24"/>
            <w:u w:val="none"/>
          </w:rPr>
          <w:delText xml:space="preserve">- </w:delText>
        </w:r>
        <w:r w:rsidRPr="00F2797C" w:rsidDel="00FC38DF">
          <w:rPr>
            <w:rStyle w:val="czeinternetowe"/>
            <w:b/>
            <w:bCs/>
            <w:color w:val="000000"/>
            <w:sz w:val="24"/>
            <w:szCs w:val="24"/>
            <w:u w:val="none"/>
          </w:rPr>
          <w:delText>fizyczności</w:delText>
        </w:r>
        <w:r w:rsidDel="00FC38DF">
          <w:rPr>
            <w:rStyle w:val="czeinternetowe"/>
            <w:color w:val="000000"/>
            <w:sz w:val="24"/>
            <w:szCs w:val="24"/>
            <w:u w:val="none"/>
          </w:rPr>
          <w:delText>(Phy – physical), odpowiednik w Fifie,</w:delText>
        </w:r>
      </w:del>
    </w:p>
    <w:p w14:paraId="4A6C50DB" w14:textId="6560C141" w:rsidR="006B74F2" w:rsidDel="00FC38DF" w:rsidRDefault="006B74F2" w:rsidP="006B74F2">
      <w:pPr>
        <w:rPr>
          <w:del w:id="768" w:author="Kuba Fa" w:date="2023-02-02T17:39:00Z"/>
          <w:rStyle w:val="czeinternetowe"/>
          <w:color w:val="000000"/>
          <w:sz w:val="24"/>
          <w:szCs w:val="24"/>
          <w:u w:val="none"/>
        </w:rPr>
      </w:pPr>
      <w:del w:id="769" w:author="Kuba Fa" w:date="2023-02-02T17:39:00Z">
        <w:r w:rsidDel="00FC38DF">
          <w:rPr>
            <w:rStyle w:val="czeinternetowe"/>
            <w:color w:val="000000"/>
            <w:sz w:val="24"/>
            <w:szCs w:val="24"/>
            <w:u w:val="none"/>
          </w:rPr>
          <w:delText xml:space="preserve">- </w:delText>
        </w:r>
        <w:r w:rsidRPr="00F2797C" w:rsidDel="00FC38DF">
          <w:rPr>
            <w:rStyle w:val="czeinternetowe"/>
            <w:b/>
            <w:bCs/>
            <w:color w:val="000000"/>
            <w:sz w:val="24"/>
            <w:szCs w:val="24"/>
            <w:u w:val="none"/>
          </w:rPr>
          <w:delText>szybkości</w:delText>
        </w:r>
        <w:r w:rsidDel="00FC38DF">
          <w:rPr>
            <w:rStyle w:val="czeinternetowe"/>
            <w:color w:val="000000"/>
            <w:sz w:val="24"/>
            <w:szCs w:val="24"/>
            <w:u w:val="none"/>
          </w:rPr>
          <w:delText>(Spe – speed), odpowiednik w Fifie</w:delText>
        </w:r>
      </w:del>
    </w:p>
    <w:p w14:paraId="3866B1A8" w14:textId="403EDF3E" w:rsidR="006B74F2" w:rsidRPr="00F15AE5" w:rsidRDefault="006B74F2">
      <w:pPr>
        <w:jc w:val="both"/>
        <w:rPr>
          <w:color w:val="000000" w:themeColor="text1"/>
          <w:sz w:val="24"/>
          <w:szCs w:val="24"/>
        </w:rPr>
        <w:pPrChange w:id="770" w:author="Kuba Fa" w:date="2023-02-02T17:42:00Z">
          <w:pPr/>
        </w:pPrChange>
      </w:pPr>
      <w:r>
        <w:rPr>
          <w:rStyle w:val="czeinternetowe"/>
          <w:color w:val="000000"/>
          <w:sz w:val="24"/>
          <w:szCs w:val="24"/>
          <w:u w:val="none"/>
        </w:rPr>
        <w:t>Zakres atrybutów w Football Managerze jest inny niż w F</w:t>
      </w:r>
      <w:ins w:id="771" w:author="Kuba Fa" w:date="2023-03-09T17:01:00Z">
        <w:r w:rsidR="00E41B9B">
          <w:rPr>
            <w:rStyle w:val="czeinternetowe"/>
            <w:color w:val="000000"/>
            <w:sz w:val="24"/>
            <w:szCs w:val="24"/>
            <w:u w:val="none"/>
          </w:rPr>
          <w:t>IFIE</w:t>
        </w:r>
      </w:ins>
      <w:del w:id="772" w:author="Kuba Fa" w:date="2023-03-09T17:01:00Z">
        <w:r w:rsidDel="00E41B9B">
          <w:rPr>
            <w:rStyle w:val="czeinternetowe"/>
            <w:color w:val="000000"/>
            <w:sz w:val="24"/>
            <w:szCs w:val="24"/>
            <w:u w:val="none"/>
          </w:rPr>
          <w:delText>ifie</w:delText>
        </w:r>
      </w:del>
      <w:r>
        <w:rPr>
          <w:rStyle w:val="czeinternetowe"/>
          <w:color w:val="000000"/>
          <w:sz w:val="24"/>
          <w:szCs w:val="24"/>
          <w:u w:val="none"/>
        </w:rPr>
        <w:t xml:space="preserve">. W </w:t>
      </w:r>
      <w:del w:id="773" w:author="Kuba Fa" w:date="2023-03-09T17:00:00Z">
        <w:r w:rsidDel="00E41B9B">
          <w:rPr>
            <w:rStyle w:val="czeinternetowe"/>
            <w:color w:val="000000"/>
            <w:sz w:val="24"/>
            <w:szCs w:val="24"/>
            <w:u w:val="none"/>
          </w:rPr>
          <w:delText>symulatorze trenera</w:delText>
        </w:r>
      </w:del>
      <w:ins w:id="774" w:author="Kuba Fa" w:date="2023-03-09T17:01:00Z">
        <w:r w:rsidR="00E41B9B">
          <w:rPr>
            <w:rStyle w:val="czeinternetowe"/>
            <w:color w:val="000000"/>
            <w:sz w:val="24"/>
            <w:szCs w:val="24"/>
            <w:u w:val="none"/>
          </w:rPr>
          <w:t>menedżerze piłkarskim</w:t>
        </w:r>
      </w:ins>
      <w:r>
        <w:rPr>
          <w:rStyle w:val="czeinternetowe"/>
          <w:color w:val="000000"/>
          <w:sz w:val="24"/>
          <w:szCs w:val="24"/>
          <w:u w:val="none"/>
        </w:rPr>
        <w:t xml:space="preserve"> wynosi on 1-20 </w:t>
      </w:r>
      <w:ins w:id="775" w:author="Kuba Fa" w:date="2023-03-09T17:01:00Z">
        <w:r w:rsidR="00E41B9B">
          <w:rPr>
            <w:rStyle w:val="czeinternetowe"/>
            <w:color w:val="000000"/>
            <w:sz w:val="24"/>
            <w:szCs w:val="24"/>
            <w:u w:val="none"/>
          </w:rPr>
          <w:t xml:space="preserve">,w przeciwieństwie do FIFY gdzie wartości znajdują się pomiędzy </w:t>
        </w:r>
      </w:ins>
      <w:del w:id="776" w:author="Kuba Fa" w:date="2023-03-09T17:01:00Z">
        <w:r w:rsidDel="00E41B9B">
          <w:rPr>
            <w:rStyle w:val="czeinternetowe"/>
            <w:color w:val="000000"/>
            <w:sz w:val="24"/>
            <w:szCs w:val="24"/>
            <w:u w:val="none"/>
          </w:rPr>
          <w:delText>a nie</w:delText>
        </w:r>
      </w:del>
      <w:r>
        <w:rPr>
          <w:rStyle w:val="czeinternetowe"/>
          <w:color w:val="000000"/>
          <w:sz w:val="24"/>
          <w:szCs w:val="24"/>
          <w:u w:val="none"/>
        </w:rPr>
        <w:t xml:space="preserve"> 1</w:t>
      </w:r>
      <w:ins w:id="777" w:author="Kuba Fa" w:date="2023-03-09T17:02:00Z">
        <w:r w:rsidR="00E41B9B">
          <w:rPr>
            <w:rStyle w:val="czeinternetowe"/>
            <w:color w:val="000000"/>
            <w:sz w:val="24"/>
            <w:szCs w:val="24"/>
            <w:u w:val="none"/>
          </w:rPr>
          <w:t xml:space="preserve"> a </w:t>
        </w:r>
      </w:ins>
      <w:del w:id="778" w:author="Kuba Fa" w:date="2023-03-09T17:02:00Z">
        <w:r w:rsidDel="00E41B9B">
          <w:rPr>
            <w:rStyle w:val="czeinternetowe"/>
            <w:color w:val="000000"/>
            <w:sz w:val="24"/>
            <w:szCs w:val="24"/>
            <w:u w:val="none"/>
          </w:rPr>
          <w:delText>-</w:delText>
        </w:r>
      </w:del>
      <w:r>
        <w:rPr>
          <w:rStyle w:val="czeinternetowe"/>
          <w:color w:val="000000"/>
          <w:sz w:val="24"/>
          <w:szCs w:val="24"/>
          <w:u w:val="none"/>
        </w:rPr>
        <w:t>100. Nie jest to jednak problemem, ponieważ podczas porównywania, w której grze zawodnik jest lepszy</w:t>
      </w:r>
      <w:ins w:id="779" w:author="Kuba Fa" w:date="2023-03-09T17:02:00Z">
        <w:r w:rsidR="00E41B9B">
          <w:rPr>
            <w:rStyle w:val="czeinternetowe"/>
            <w:color w:val="000000"/>
            <w:sz w:val="24"/>
            <w:szCs w:val="24"/>
            <w:u w:val="none"/>
          </w:rPr>
          <w:t>,</w:t>
        </w:r>
      </w:ins>
      <w:r>
        <w:rPr>
          <w:rStyle w:val="czeinternetowe"/>
          <w:color w:val="000000"/>
          <w:sz w:val="24"/>
          <w:szCs w:val="24"/>
          <w:u w:val="none"/>
        </w:rPr>
        <w:t xml:space="preserve"> zwraca</w:t>
      </w:r>
      <w:ins w:id="780" w:author="Kuba Fa" w:date="2023-03-09T17:02:00Z">
        <w:r w:rsidR="00E41B9B">
          <w:rPr>
            <w:rStyle w:val="czeinternetowe"/>
            <w:color w:val="000000"/>
            <w:sz w:val="24"/>
            <w:szCs w:val="24"/>
            <w:u w:val="none"/>
          </w:rPr>
          <w:t xml:space="preserve">na jest </w:t>
        </w:r>
      </w:ins>
      <w:del w:id="781" w:author="Kuba Fa" w:date="2023-03-09T17:02:00Z">
        <w:r w:rsidDel="00E41B9B">
          <w:rPr>
            <w:rStyle w:val="czeinternetowe"/>
            <w:color w:val="000000"/>
            <w:sz w:val="24"/>
            <w:szCs w:val="24"/>
            <w:u w:val="none"/>
          </w:rPr>
          <w:delText>m</w:delText>
        </w:r>
      </w:del>
      <w:r>
        <w:rPr>
          <w:rStyle w:val="czeinternetowe"/>
          <w:color w:val="000000"/>
          <w:sz w:val="24"/>
          <w:szCs w:val="24"/>
          <w:u w:val="none"/>
        </w:rPr>
        <w:t xml:space="preserve"> uwag</w:t>
      </w:r>
      <w:ins w:id="782" w:author="Kuba Fa" w:date="2023-03-09T17:02:00Z">
        <w:r w:rsidR="00E41B9B">
          <w:rPr>
            <w:rStyle w:val="czeinternetowe"/>
            <w:color w:val="000000"/>
            <w:sz w:val="24"/>
            <w:szCs w:val="24"/>
            <w:u w:val="none"/>
          </w:rPr>
          <w:t>a</w:t>
        </w:r>
      </w:ins>
      <w:del w:id="783" w:author="Kuba Fa" w:date="2023-03-09T17:02:00Z">
        <w:r w:rsidDel="00E41B9B">
          <w:rPr>
            <w:rStyle w:val="czeinternetowe"/>
            <w:color w:val="000000"/>
            <w:sz w:val="24"/>
            <w:szCs w:val="24"/>
            <w:u w:val="none"/>
          </w:rPr>
          <w:delText>ę</w:delText>
        </w:r>
      </w:del>
      <w:ins w:id="784" w:author="Kuba Fa" w:date="2023-03-09T17:02:00Z">
        <w:r w:rsidR="00E41B9B">
          <w:rPr>
            <w:rStyle w:val="czeinternetowe"/>
            <w:color w:val="000000"/>
            <w:sz w:val="24"/>
            <w:szCs w:val="24"/>
            <w:u w:val="none"/>
          </w:rPr>
          <w:t>,</w:t>
        </w:r>
      </w:ins>
      <w:r>
        <w:rPr>
          <w:rStyle w:val="czeinternetowe"/>
          <w:color w:val="000000"/>
          <w:sz w:val="24"/>
          <w:szCs w:val="24"/>
          <w:u w:val="none"/>
        </w:rPr>
        <w:t xml:space="preserve"> na </w:t>
      </w:r>
      <w:ins w:id="785" w:author="Kuba Fa" w:date="2023-03-09T17:02:00Z">
        <w:r w:rsidR="00E41B9B">
          <w:rPr>
            <w:rStyle w:val="czeinternetowe"/>
            <w:color w:val="000000"/>
            <w:sz w:val="24"/>
            <w:szCs w:val="24"/>
            <w:u w:val="none"/>
          </w:rPr>
          <w:t xml:space="preserve"> miejsce w </w:t>
        </w:r>
      </w:ins>
      <w:del w:id="786" w:author="Kuba Fa" w:date="2023-03-09T17:02:00Z">
        <w:r w:rsidDel="00E41B9B">
          <w:rPr>
            <w:rStyle w:val="czeinternetowe"/>
            <w:color w:val="000000"/>
            <w:sz w:val="24"/>
            <w:szCs w:val="24"/>
            <w:u w:val="none"/>
          </w:rPr>
          <w:delText xml:space="preserve">to który jest w </w:delText>
        </w:r>
      </w:del>
      <w:r>
        <w:rPr>
          <w:rStyle w:val="czeinternetowe"/>
          <w:color w:val="000000"/>
          <w:sz w:val="24"/>
          <w:szCs w:val="24"/>
          <w:u w:val="none"/>
        </w:rPr>
        <w:t>rankingu w stosunku do innych zawodników. Przykładowo</w:t>
      </w:r>
      <w:r>
        <w:rPr>
          <w:color w:val="000000" w:themeColor="text1"/>
        </w:rPr>
        <w:t xml:space="preserve"> </w:t>
      </w:r>
      <w:r w:rsidRPr="00F15AE5">
        <w:rPr>
          <w:color w:val="000000" w:themeColor="text1"/>
          <w:sz w:val="24"/>
          <w:szCs w:val="24"/>
        </w:rPr>
        <w:t xml:space="preserve">Raheem Sterling zajmuje 1 miejsce pod względem szybkości w Football Managerze, a </w:t>
      </w:r>
      <w:ins w:id="787" w:author="Kuba Fa" w:date="2023-03-09T17:03:00Z">
        <w:r w:rsidR="00E41B9B">
          <w:rPr>
            <w:color w:val="000000" w:themeColor="text1"/>
            <w:sz w:val="24"/>
            <w:szCs w:val="24"/>
          </w:rPr>
          <w:t>w FIFIE jest 4</w:t>
        </w:r>
      </w:ins>
      <w:del w:id="788" w:author="Kuba Fa" w:date="2023-03-09T17:03:00Z">
        <w:r w:rsidRPr="00F15AE5" w:rsidDel="00E41B9B">
          <w:rPr>
            <w:color w:val="000000" w:themeColor="text1"/>
            <w:sz w:val="24"/>
            <w:szCs w:val="24"/>
          </w:rPr>
          <w:delText>4 w Fifie</w:delText>
        </w:r>
      </w:del>
      <w:r>
        <w:rPr>
          <w:color w:val="000000" w:themeColor="text1"/>
          <w:sz w:val="24"/>
          <w:szCs w:val="24"/>
        </w:rPr>
        <w:t xml:space="preserve">. </w:t>
      </w:r>
      <w:del w:id="789" w:author="Kuba Fa" w:date="2023-03-09T17:03:00Z">
        <w:r w:rsidDel="00E41B9B">
          <w:rPr>
            <w:color w:val="000000" w:themeColor="text1"/>
            <w:sz w:val="24"/>
            <w:szCs w:val="24"/>
          </w:rPr>
          <w:delText>Można w ten sposób</w:delText>
        </w:r>
      </w:del>
      <w:ins w:id="790" w:author="Kuba Fa" w:date="2023-03-09T17:03:00Z">
        <w:r w:rsidR="00E41B9B">
          <w:rPr>
            <w:color w:val="000000" w:themeColor="text1"/>
            <w:sz w:val="24"/>
            <w:szCs w:val="24"/>
          </w:rPr>
          <w:t>Za pomocą takiej metody można</w:t>
        </w:r>
      </w:ins>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ins w:id="791" w:author="Kuba Fa" w:date="2023-03-09T17:04:00Z">
        <w:r w:rsidR="00E41B9B">
          <w:rPr>
            <w:color w:val="000000" w:themeColor="text1"/>
            <w:sz w:val="24"/>
            <w:szCs w:val="24"/>
          </w:rPr>
          <w:t>Można założyć</w:t>
        </w:r>
      </w:ins>
      <w:del w:id="792" w:author="Kuba Fa" w:date="2023-03-09T17:04:00Z">
        <w:r w:rsidDel="00E41B9B">
          <w:rPr>
            <w:color w:val="000000" w:themeColor="text1"/>
            <w:sz w:val="24"/>
            <w:szCs w:val="24"/>
          </w:rPr>
          <w:delText>Zakładam</w:delText>
        </w:r>
      </w:del>
      <w:r>
        <w:rPr>
          <w:color w:val="000000" w:themeColor="text1"/>
          <w:sz w:val="24"/>
          <w:szCs w:val="24"/>
        </w:rPr>
        <w:t xml:space="preserve"> również</w:t>
      </w:r>
      <w:r w:rsidRPr="00F15AE5">
        <w:rPr>
          <w:color w:val="000000" w:themeColor="text1"/>
          <w:sz w:val="24"/>
          <w:szCs w:val="24"/>
        </w:rPr>
        <w:t xml:space="preserve">, że </w:t>
      </w:r>
      <w:ins w:id="793" w:author="Kuba Fa" w:date="2023-03-10T13:06:00Z">
        <w:r w:rsidR="0010792B">
          <w:rPr>
            <w:color w:val="000000" w:themeColor="text1"/>
            <w:sz w:val="24"/>
            <w:szCs w:val="24"/>
          </w:rPr>
          <w:t xml:space="preserve">wartość </w:t>
        </w:r>
      </w:ins>
      <w:r w:rsidRPr="00F15AE5">
        <w:rPr>
          <w:color w:val="000000" w:themeColor="text1"/>
          <w:sz w:val="24"/>
          <w:szCs w:val="24"/>
        </w:rPr>
        <w:t>18 w F</w:t>
      </w:r>
      <w:ins w:id="794" w:author="Kuba Fa" w:date="2023-03-09T17:04:00Z">
        <w:r w:rsidR="00E41B9B">
          <w:rPr>
            <w:color w:val="000000" w:themeColor="text1"/>
            <w:sz w:val="24"/>
            <w:szCs w:val="24"/>
          </w:rPr>
          <w:t xml:space="preserve">ootball Managerze </w:t>
        </w:r>
      </w:ins>
      <w:del w:id="795" w:author="Kuba Fa" w:date="2023-03-09T17:04:00Z">
        <w:r w:rsidRPr="00F15AE5" w:rsidDel="00E41B9B">
          <w:rPr>
            <w:color w:val="000000" w:themeColor="text1"/>
            <w:sz w:val="24"/>
            <w:szCs w:val="24"/>
          </w:rPr>
          <w:delText>Mie</w:delText>
        </w:r>
      </w:del>
      <w:r w:rsidRPr="00F15AE5">
        <w:rPr>
          <w:color w:val="000000" w:themeColor="text1"/>
          <w:sz w:val="24"/>
          <w:szCs w:val="24"/>
        </w:rPr>
        <w:t xml:space="preserve"> </w:t>
      </w:r>
      <w:ins w:id="796" w:author="Kuba Fa" w:date="2023-03-10T13:06:00Z">
        <w:r w:rsidR="0010792B">
          <w:rPr>
            <w:color w:val="000000" w:themeColor="text1"/>
            <w:sz w:val="24"/>
            <w:szCs w:val="24"/>
          </w:rPr>
          <w:t>jest równa</w:t>
        </w:r>
      </w:ins>
      <w:del w:id="797" w:author="Kuba Fa" w:date="2023-03-10T13:06:00Z">
        <w:r w:rsidRPr="00F15AE5" w:rsidDel="0010792B">
          <w:rPr>
            <w:color w:val="000000" w:themeColor="text1"/>
            <w:sz w:val="24"/>
            <w:szCs w:val="24"/>
          </w:rPr>
          <w:delText>to</w:delText>
        </w:r>
      </w:del>
      <w:r w:rsidRPr="00F15AE5">
        <w:rPr>
          <w:color w:val="000000" w:themeColor="text1"/>
          <w:sz w:val="24"/>
          <w:szCs w:val="24"/>
        </w:rPr>
        <w:t xml:space="preserve"> 90</w:t>
      </w:r>
      <w:del w:id="798" w:author="Kuba Fa" w:date="2023-03-10T13:06:00Z">
        <w:r w:rsidRPr="00F15AE5" w:rsidDel="0010792B">
          <w:rPr>
            <w:color w:val="000000" w:themeColor="text1"/>
            <w:sz w:val="24"/>
            <w:szCs w:val="24"/>
          </w:rPr>
          <w:delText>/100</w:delText>
        </w:r>
      </w:del>
      <w:r w:rsidRPr="00F15AE5">
        <w:rPr>
          <w:color w:val="000000" w:themeColor="text1"/>
          <w:sz w:val="24"/>
          <w:szCs w:val="24"/>
        </w:rPr>
        <w:t xml:space="preserve"> w F</w:t>
      </w:r>
      <w:ins w:id="799" w:author="Kuba Fa" w:date="2023-03-09T17:04:00Z">
        <w:r w:rsidR="00E41B9B">
          <w:rPr>
            <w:color w:val="000000" w:themeColor="text1"/>
            <w:sz w:val="24"/>
            <w:szCs w:val="24"/>
          </w:rPr>
          <w:t>IFIE</w:t>
        </w:r>
      </w:ins>
      <w:del w:id="800" w:author="Kuba Fa" w:date="2023-03-09T17:04:00Z">
        <w:r w:rsidRPr="00F15AE5" w:rsidDel="00E41B9B">
          <w:rPr>
            <w:color w:val="000000" w:themeColor="text1"/>
            <w:sz w:val="24"/>
            <w:szCs w:val="24"/>
          </w:rPr>
          <w:delText>ifie</w:delText>
        </w:r>
      </w:del>
      <w:r w:rsidRPr="00F15AE5">
        <w:rPr>
          <w:color w:val="000000" w:themeColor="text1"/>
          <w:sz w:val="24"/>
          <w:szCs w:val="24"/>
        </w:rPr>
        <w:t xml:space="preserve">, ze względu na to </w:t>
      </w:r>
      <w:ins w:id="801" w:author="Kuba Fa" w:date="2023-03-09T17:05:00Z">
        <w:r w:rsidR="00E41B9B">
          <w:rPr>
            <w:color w:val="000000" w:themeColor="text1"/>
            <w:sz w:val="24"/>
            <w:szCs w:val="24"/>
          </w:rPr>
          <w:t>,</w:t>
        </w:r>
      </w:ins>
      <w:r w:rsidRPr="00F15AE5">
        <w:rPr>
          <w:color w:val="000000" w:themeColor="text1"/>
          <w:sz w:val="24"/>
          <w:szCs w:val="24"/>
        </w:rPr>
        <w:t xml:space="preserve">że </w:t>
      </w:r>
      <w:del w:id="802" w:author="Kuba Fa" w:date="2023-03-09T17:04:00Z">
        <w:r w:rsidRPr="00F15AE5" w:rsidDel="00E41B9B">
          <w:rPr>
            <w:color w:val="000000" w:themeColor="text1"/>
            <w:sz w:val="24"/>
            <w:szCs w:val="24"/>
          </w:rPr>
          <w:delText>to po prostu</w:delText>
        </w:r>
      </w:del>
      <w:ins w:id="803" w:author="Kuba Fa" w:date="2023-03-09T17:05:00Z">
        <w:r w:rsidR="00E41B9B">
          <w:rPr>
            <w:color w:val="000000" w:themeColor="text1"/>
            <w:sz w:val="24"/>
            <w:szCs w:val="24"/>
          </w:rPr>
          <w:t xml:space="preserve"> </w:t>
        </w:r>
      </w:ins>
      <w:ins w:id="804" w:author="Kuba Fa" w:date="2023-03-10T13:07:00Z">
        <w:r w:rsidR="0010792B">
          <w:rPr>
            <w:color w:val="000000" w:themeColor="text1"/>
            <w:sz w:val="24"/>
            <w:szCs w:val="24"/>
          </w:rPr>
          <w:t>odpowiada ona</w:t>
        </w:r>
      </w:ins>
      <w:r w:rsidRPr="00F15AE5">
        <w:rPr>
          <w:color w:val="000000" w:themeColor="text1"/>
          <w:sz w:val="24"/>
          <w:szCs w:val="24"/>
        </w:rPr>
        <w:t xml:space="preserve"> 90% względem maksymalnego atrybutu. </w:t>
      </w:r>
    </w:p>
    <w:p w14:paraId="56BA5A8A" w14:textId="77777777" w:rsidR="006B74F2" w:rsidRDefault="006B74F2">
      <w:pPr>
        <w:keepNext/>
        <w:jc w:val="center"/>
        <w:pPrChange w:id="805" w:author="Kuba Fa" w:date="2023-03-09T17:05:00Z">
          <w:pPr>
            <w:keepNext/>
          </w:pPr>
        </w:pPrChange>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525905"/>
                    </a:xfrm>
                    <a:prstGeom prst="rect">
                      <a:avLst/>
                    </a:prstGeom>
                  </pic:spPr>
                </pic:pic>
              </a:graphicData>
            </a:graphic>
          </wp:inline>
        </w:drawing>
      </w:r>
    </w:p>
    <w:p w14:paraId="4630382C" w14:textId="0EE11CD1" w:rsidR="006B74F2" w:rsidRPr="00267892" w:rsidRDefault="006B74F2">
      <w:pPr>
        <w:pStyle w:val="Legenda"/>
        <w:jc w:val="center"/>
        <w:rPr>
          <w:sz w:val="22"/>
          <w:szCs w:val="22"/>
          <w:rPrChange w:id="806" w:author="Kuba Fa" w:date="2023-03-11T18:49:00Z">
            <w:rPr/>
          </w:rPrChange>
        </w:rPr>
        <w:pPrChange w:id="807" w:author="Kuba Fa" w:date="2023-03-09T17:05:00Z">
          <w:pPr>
            <w:pStyle w:val="Legenda"/>
          </w:pPr>
        </w:pPrChange>
      </w:pPr>
      <w:r w:rsidRPr="00267892">
        <w:rPr>
          <w:sz w:val="22"/>
          <w:szCs w:val="22"/>
          <w:rPrChange w:id="808" w:author="Kuba Fa" w:date="2023-03-11T18:49:00Z">
            <w:rPr/>
          </w:rPrChange>
        </w:rPr>
        <w:t xml:space="preserve">Rysunek </w:t>
      </w:r>
      <w:ins w:id="809" w:author="Kuba Fa" w:date="2023-03-10T17:22:00Z">
        <w:r w:rsidR="00764647" w:rsidRPr="00267892">
          <w:rPr>
            <w:sz w:val="22"/>
            <w:szCs w:val="22"/>
            <w:rPrChange w:id="810" w:author="Kuba Fa" w:date="2023-03-11T18:49:00Z">
              <w:rPr/>
            </w:rPrChange>
          </w:rPr>
          <w:t>8</w:t>
        </w:r>
      </w:ins>
      <w:del w:id="811" w:author="Kuba Fa" w:date="2023-03-10T17:22:00Z">
        <w:r w:rsidRPr="00267892" w:rsidDel="00764647">
          <w:rPr>
            <w:sz w:val="22"/>
            <w:szCs w:val="22"/>
            <w:rPrChange w:id="812" w:author="Kuba Fa" w:date="2023-03-11T18:49:00Z">
              <w:rPr/>
            </w:rPrChange>
          </w:rPr>
          <w:delText>13</w:delText>
        </w:r>
      </w:del>
      <w:r w:rsidRPr="00267892">
        <w:rPr>
          <w:sz w:val="22"/>
          <w:szCs w:val="22"/>
          <w:rPrChange w:id="813" w:author="Kuba Fa" w:date="2023-03-11T18:49:00Z">
            <w:rPr/>
          </w:rPrChange>
        </w:rPr>
        <w:t xml:space="preserve"> - Porównanie średniej wartości statystyki wszystkich piłkarzy Premier League w obu grach</w:t>
      </w:r>
    </w:p>
    <w:p w14:paraId="42E7DA3C" w14:textId="77777777" w:rsidR="006B74F2" w:rsidRPr="00F15AE5" w:rsidRDefault="006B74F2">
      <w:pPr>
        <w:jc w:val="both"/>
        <w:rPr>
          <w:rStyle w:val="czeinternetowe"/>
          <w:i/>
          <w:iCs/>
          <w:color w:val="000000"/>
          <w:sz w:val="24"/>
          <w:szCs w:val="24"/>
          <w:u w:val="none"/>
        </w:rPr>
        <w:pPrChange w:id="814" w:author="Kuba Fa" w:date="2023-02-02T17:42:00Z">
          <w:pPr/>
        </w:pPrChange>
      </w:pPr>
    </w:p>
    <w:p w14:paraId="53ABF900" w14:textId="627E58A9" w:rsidR="006B74F2" w:rsidRDefault="006B74F2">
      <w:pPr>
        <w:jc w:val="both"/>
        <w:rPr>
          <w:rStyle w:val="czeinternetowe"/>
          <w:color w:val="000000"/>
          <w:sz w:val="24"/>
          <w:szCs w:val="24"/>
          <w:u w:val="none"/>
        </w:rPr>
        <w:pPrChange w:id="815" w:author="Kuba Fa" w:date="2023-02-02T17:42:00Z">
          <w:pPr/>
        </w:pPrChange>
      </w:pPr>
      <w:r w:rsidRPr="00F15AE5">
        <w:rPr>
          <w:rStyle w:val="czeinternetowe"/>
          <w:color w:val="000000"/>
          <w:sz w:val="24"/>
          <w:szCs w:val="24"/>
          <w:u w:val="none"/>
        </w:rPr>
        <w:t>Jedynym problemem w tym założeniu mogłoby być to, że</w:t>
      </w:r>
      <w:ins w:id="816" w:author="Kuba Fa" w:date="2023-03-09T17:05:00Z">
        <w:r w:rsidR="00E41B9B">
          <w:rPr>
            <w:rStyle w:val="czeinternetowe"/>
            <w:color w:val="000000"/>
            <w:sz w:val="24"/>
            <w:szCs w:val="24"/>
            <w:u w:val="none"/>
          </w:rPr>
          <w:t xml:space="preserve"> średnie wartości różnią się w sposób znaczący</w:t>
        </w:r>
      </w:ins>
      <w:ins w:id="817" w:author="Kuba Fa" w:date="2023-03-09T17:06:00Z">
        <w:r w:rsidR="00E41B9B">
          <w:rPr>
            <w:rStyle w:val="czeinternetowe"/>
            <w:color w:val="000000"/>
            <w:sz w:val="24"/>
            <w:szCs w:val="24"/>
            <w:u w:val="none"/>
          </w:rPr>
          <w:t>.</w:t>
        </w:r>
      </w:ins>
      <w:r w:rsidRPr="00F15AE5">
        <w:rPr>
          <w:rStyle w:val="czeinternetowe"/>
          <w:color w:val="000000"/>
          <w:sz w:val="24"/>
          <w:szCs w:val="24"/>
          <w:u w:val="none"/>
        </w:rPr>
        <w:t xml:space="preserve"> </w:t>
      </w:r>
      <w:del w:id="818" w:author="Kuba Fa" w:date="2023-03-09T17:06:00Z">
        <w:r w:rsidRPr="00F15AE5" w:rsidDel="00E41B9B">
          <w:rPr>
            <w:rStyle w:val="czeinternetowe"/>
            <w:color w:val="000000"/>
            <w:sz w:val="24"/>
            <w:szCs w:val="24"/>
            <w:u w:val="none"/>
          </w:rPr>
          <w:delText>patrząc tym sposobem średnia ocena ogólna w Fifie</w:delText>
        </w:r>
      </w:del>
      <w:ins w:id="819" w:author="Kuba Fa" w:date="2023-03-09T17:06:00Z">
        <w:r w:rsidR="00E41B9B">
          <w:rPr>
            <w:rStyle w:val="czeinternetowe"/>
            <w:color w:val="000000"/>
            <w:sz w:val="24"/>
            <w:szCs w:val="24"/>
            <w:u w:val="none"/>
          </w:rPr>
          <w:t>W FIFIE ta wartość wynosi</w:t>
        </w:r>
      </w:ins>
      <w:r w:rsidRPr="00F15AE5">
        <w:rPr>
          <w:rStyle w:val="czeinternetowe"/>
          <w:color w:val="000000"/>
          <w:sz w:val="24"/>
          <w:szCs w:val="24"/>
          <w:u w:val="none"/>
        </w:rPr>
        <w:t xml:space="preserve"> </w:t>
      </w:r>
      <w:del w:id="820" w:author="Kuba Fa" w:date="2023-03-09T17:06:00Z">
        <w:r w:rsidRPr="00F15AE5" w:rsidDel="00E41B9B">
          <w:rPr>
            <w:rStyle w:val="czeinternetowe"/>
            <w:color w:val="000000"/>
            <w:sz w:val="24"/>
            <w:szCs w:val="24"/>
            <w:u w:val="none"/>
          </w:rPr>
          <w:delText>to</w:delText>
        </w:r>
      </w:del>
      <w:r w:rsidRPr="00F15AE5">
        <w:rPr>
          <w:rStyle w:val="czeinternetowe"/>
          <w:color w:val="000000"/>
          <w:sz w:val="24"/>
          <w:szCs w:val="24"/>
          <w:u w:val="none"/>
        </w:rPr>
        <w:t xml:space="preserve"> 74.55, a w Football Managerze 61,52</w:t>
      </w:r>
      <w:ins w:id="821" w:author="Kuba Fa" w:date="2023-03-10T13:08:00Z">
        <w:r w:rsidR="0010792B">
          <w:rPr>
            <w:rStyle w:val="czeinternetowe"/>
            <w:color w:val="000000"/>
            <w:sz w:val="24"/>
            <w:szCs w:val="24"/>
            <w:u w:val="none"/>
          </w:rPr>
          <w:t xml:space="preserve"> (Rysunek </w:t>
        </w:r>
      </w:ins>
      <w:ins w:id="822" w:author="Kuba Fa" w:date="2023-03-10T17:22:00Z">
        <w:r w:rsidR="00764647">
          <w:rPr>
            <w:rStyle w:val="czeinternetowe"/>
            <w:color w:val="000000"/>
            <w:sz w:val="24"/>
            <w:szCs w:val="24"/>
            <w:u w:val="none"/>
          </w:rPr>
          <w:t>8</w:t>
        </w:r>
      </w:ins>
      <w:ins w:id="823" w:author="Kuba Fa" w:date="2023-03-10T13:08:00Z">
        <w:r w:rsidR="0010792B">
          <w:rPr>
            <w:rStyle w:val="czeinternetowe"/>
            <w:color w:val="000000"/>
            <w:sz w:val="24"/>
            <w:szCs w:val="24"/>
            <w:u w:val="none"/>
          </w:rPr>
          <w:t>)</w:t>
        </w:r>
      </w:ins>
      <w:r w:rsidRPr="00F15AE5">
        <w:rPr>
          <w:rStyle w:val="czeinternetowe"/>
          <w:color w:val="000000"/>
          <w:sz w:val="24"/>
          <w:szCs w:val="24"/>
          <w:u w:val="none"/>
        </w:rPr>
        <w:t xml:space="preserve">. </w:t>
      </w:r>
      <w:ins w:id="824" w:author="Kuba Fa" w:date="2023-03-09T17:06:00Z">
        <w:r w:rsidR="00E41B9B">
          <w:rPr>
            <w:rStyle w:val="czeinternetowe"/>
            <w:color w:val="000000"/>
            <w:sz w:val="24"/>
            <w:szCs w:val="24"/>
            <w:u w:val="none"/>
          </w:rPr>
          <w:t>Wynika z tego, że</w:t>
        </w:r>
      </w:ins>
      <w:del w:id="825" w:author="Kuba Fa" w:date="2023-03-09T17:06:00Z">
        <w:r w:rsidRPr="00F15AE5" w:rsidDel="00E41B9B">
          <w:rPr>
            <w:rStyle w:val="czeinternetowe"/>
            <w:color w:val="000000"/>
            <w:sz w:val="24"/>
            <w:szCs w:val="24"/>
            <w:u w:val="none"/>
          </w:rPr>
          <w:delText>Przez to</w:delText>
        </w:r>
      </w:del>
      <w:r w:rsidRPr="00F15AE5">
        <w:rPr>
          <w:rStyle w:val="czeinternetowe"/>
          <w:color w:val="000000"/>
          <w:sz w:val="24"/>
          <w:szCs w:val="24"/>
          <w:u w:val="none"/>
        </w:rPr>
        <w:t xml:space="preserve"> wartości w F</w:t>
      </w:r>
      <w:ins w:id="826" w:author="Kuba Fa" w:date="2023-03-09T17:06:00Z">
        <w:r w:rsidR="00E41B9B">
          <w:rPr>
            <w:rStyle w:val="czeinternetowe"/>
            <w:color w:val="000000"/>
            <w:sz w:val="24"/>
            <w:szCs w:val="24"/>
            <w:u w:val="none"/>
          </w:rPr>
          <w:t>IFIE</w:t>
        </w:r>
      </w:ins>
      <w:del w:id="827" w:author="Kuba Fa" w:date="2023-03-09T17:06:00Z">
        <w:r w:rsidRPr="00F15AE5" w:rsidDel="00E41B9B">
          <w:rPr>
            <w:rStyle w:val="czeinternetowe"/>
            <w:color w:val="000000"/>
            <w:sz w:val="24"/>
            <w:szCs w:val="24"/>
            <w:u w:val="none"/>
          </w:rPr>
          <w:delText>ifie</w:delText>
        </w:r>
      </w:del>
      <w:r w:rsidRPr="00F15AE5">
        <w:rPr>
          <w:rStyle w:val="czeinternetowe"/>
          <w:color w:val="000000"/>
          <w:sz w:val="24"/>
          <w:szCs w:val="24"/>
          <w:u w:val="none"/>
        </w:rPr>
        <w:t xml:space="preserve"> są zazwyczaj wyższe niż w F</w:t>
      </w:r>
      <w:ins w:id="828" w:author="Kuba Fa" w:date="2023-03-10T13:09:00Z">
        <w:r w:rsidR="0010792B">
          <w:rPr>
            <w:rStyle w:val="czeinternetowe"/>
            <w:color w:val="000000"/>
            <w:sz w:val="24"/>
            <w:szCs w:val="24"/>
            <w:u w:val="none"/>
          </w:rPr>
          <w:t>ootball Managerze</w:t>
        </w:r>
      </w:ins>
      <w:del w:id="829" w:author="Kuba Fa" w:date="2023-03-10T13:09:00Z">
        <w:r w:rsidRPr="00F15AE5" w:rsidDel="0010792B">
          <w:rPr>
            <w:rStyle w:val="czeinternetowe"/>
            <w:color w:val="000000"/>
            <w:sz w:val="24"/>
            <w:szCs w:val="24"/>
            <w:u w:val="none"/>
          </w:rPr>
          <w:delText>Mie</w:delText>
        </w:r>
      </w:del>
      <w:r w:rsidRPr="00F15AE5">
        <w:rPr>
          <w:rStyle w:val="czeinternetowe"/>
          <w:color w:val="000000"/>
          <w:sz w:val="24"/>
          <w:szCs w:val="24"/>
          <w:u w:val="none"/>
        </w:rPr>
        <w:t xml:space="preserve">. Jednak jest to </w:t>
      </w:r>
      <w:del w:id="830" w:author="Kuba Fa" w:date="2023-03-09T17:07:00Z">
        <w:r w:rsidRPr="00F15AE5" w:rsidDel="00E41B9B">
          <w:rPr>
            <w:rStyle w:val="czeinternetowe"/>
            <w:color w:val="000000"/>
            <w:sz w:val="24"/>
            <w:szCs w:val="24"/>
            <w:u w:val="none"/>
          </w:rPr>
          <w:delText xml:space="preserve">kwestia indywidualnej </w:delText>
        </w:r>
        <w:r w:rsidRPr="00F15AE5" w:rsidDel="00E41B9B">
          <w:rPr>
            <w:rStyle w:val="czeinternetowe"/>
            <w:color w:val="000000"/>
            <w:sz w:val="24"/>
            <w:szCs w:val="24"/>
            <w:u w:val="none"/>
          </w:rPr>
          <w:lastRenderedPageBreak/>
          <w:delText>opinii</w:delText>
        </w:r>
      </w:del>
      <w:ins w:id="831" w:author="Kuba Fa" w:date="2023-03-09T17:07:00Z">
        <w:r w:rsidR="00E41B9B">
          <w:rPr>
            <w:rStyle w:val="czeinternetowe"/>
            <w:color w:val="000000"/>
            <w:sz w:val="24"/>
            <w:szCs w:val="24"/>
            <w:u w:val="none"/>
          </w:rPr>
          <w:t>sprawa sporna</w:t>
        </w:r>
      </w:ins>
      <w:r w:rsidRPr="00F15AE5">
        <w:rPr>
          <w:rStyle w:val="czeinternetowe"/>
          <w:color w:val="000000"/>
          <w:sz w:val="24"/>
          <w:szCs w:val="24"/>
          <w:u w:val="none"/>
        </w:rPr>
        <w:t>, czy ważniejsz</w:t>
      </w:r>
      <w:ins w:id="832" w:author="Kuba Fa" w:date="2023-03-09T17:07:00Z">
        <w:r w:rsidR="00E41B9B">
          <w:rPr>
            <w:rStyle w:val="czeinternetowe"/>
            <w:color w:val="000000"/>
            <w:sz w:val="24"/>
            <w:szCs w:val="24"/>
            <w:u w:val="none"/>
          </w:rPr>
          <w:t>ym asp</w:t>
        </w:r>
      </w:ins>
      <w:del w:id="833" w:author="Kuba Fa" w:date="2023-03-09T17:07:00Z">
        <w:r w:rsidRPr="00F15AE5" w:rsidDel="00E41B9B">
          <w:rPr>
            <w:rStyle w:val="czeinternetowe"/>
            <w:color w:val="000000"/>
            <w:sz w:val="24"/>
            <w:szCs w:val="24"/>
            <w:u w:val="none"/>
          </w:rPr>
          <w:delText>e</w:delText>
        </w:r>
      </w:del>
      <w:ins w:id="834" w:author="Kuba Fa" w:date="2023-03-09T17:07:00Z">
        <w:r w:rsidR="00E41B9B">
          <w:rPr>
            <w:rStyle w:val="czeinternetowe"/>
            <w:color w:val="000000"/>
            <w:sz w:val="24"/>
            <w:szCs w:val="24"/>
            <w:u w:val="none"/>
          </w:rPr>
          <w:t>ktem</w:t>
        </w:r>
      </w:ins>
      <w:r w:rsidRPr="00F15AE5">
        <w:rPr>
          <w:rStyle w:val="czeinternetowe"/>
          <w:color w:val="000000"/>
          <w:sz w:val="24"/>
          <w:szCs w:val="24"/>
          <w:u w:val="none"/>
        </w:rPr>
        <w:t xml:space="preserve"> jest to by zawodnik był jak najlepszy względem maksymalnej wartości czy lepszym względem innych piłkarzy. </w:t>
      </w:r>
      <w:r>
        <w:rPr>
          <w:rStyle w:val="czeinternetowe"/>
          <w:color w:val="000000"/>
          <w:sz w:val="24"/>
          <w:szCs w:val="24"/>
          <w:u w:val="none"/>
        </w:rPr>
        <w:t xml:space="preserve">Dodatkowo </w:t>
      </w:r>
      <w:del w:id="835" w:author="Kuba Fa" w:date="2023-03-10T13:09:00Z">
        <w:r w:rsidDel="0010792B">
          <w:rPr>
            <w:rStyle w:val="czeinternetowe"/>
            <w:color w:val="000000"/>
            <w:sz w:val="24"/>
            <w:szCs w:val="24"/>
            <w:u w:val="none"/>
          </w:rPr>
          <w:delText xml:space="preserve">jednym </w:delText>
        </w:r>
      </w:del>
      <w:ins w:id="836" w:author="Kuba Fa" w:date="2023-03-10T13:09:00Z">
        <w:r w:rsidR="0010792B">
          <w:rPr>
            <w:rStyle w:val="czeinternetowe"/>
            <w:color w:val="000000"/>
            <w:sz w:val="24"/>
            <w:szCs w:val="24"/>
            <w:u w:val="none"/>
          </w:rPr>
          <w:t xml:space="preserve">kolejnym </w:t>
        </w:r>
      </w:ins>
      <w:r>
        <w:rPr>
          <w:rStyle w:val="czeinternetowe"/>
          <w:color w:val="000000"/>
          <w:sz w:val="24"/>
          <w:szCs w:val="24"/>
          <w:u w:val="none"/>
        </w:rPr>
        <w:t xml:space="preserve">z kryteriów przy porównywaniu jest procent w stosunku do najlepszej oceny tego konkretnego atrybutu. </w:t>
      </w:r>
    </w:p>
    <w:p w14:paraId="20334BA6" w14:textId="6AE9D9AC" w:rsidR="00CA4A4A" w:rsidRDefault="00CA4A4A" w:rsidP="006B74F2">
      <w:pPr>
        <w:rPr>
          <w:rStyle w:val="czeinternetowe"/>
          <w:color w:val="000000"/>
          <w:sz w:val="24"/>
          <w:szCs w:val="24"/>
          <w:u w:val="none"/>
        </w:rPr>
      </w:pPr>
    </w:p>
    <w:p w14:paraId="25E7A3F6" w14:textId="77777777" w:rsidR="00CA4A4A" w:rsidRDefault="00CA4A4A" w:rsidP="006B74F2">
      <w:pPr>
        <w:rPr>
          <w:rStyle w:val="czeinternetowe"/>
          <w:color w:val="000000"/>
          <w:sz w:val="24"/>
          <w:szCs w:val="24"/>
          <w:u w:val="none"/>
        </w:rPr>
      </w:pP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2.1.3 Sofascore – rzeczywiste statystyki</w:t>
      </w:r>
    </w:p>
    <w:p w14:paraId="4992A120" w14:textId="091A4D74" w:rsidR="006B74F2" w:rsidRDefault="006B74F2">
      <w:pPr>
        <w:jc w:val="both"/>
        <w:rPr>
          <w:rStyle w:val="czeinternetowe"/>
          <w:rFonts w:ascii="Times New Roman" w:hAnsi="Times New Roman" w:cs="Times New Roman"/>
          <w:color w:val="000000"/>
          <w:sz w:val="24"/>
          <w:szCs w:val="24"/>
          <w:u w:val="none"/>
        </w:rPr>
        <w:pPrChange w:id="837" w:author="Kuba Fa" w:date="2023-02-02T17:42:00Z">
          <w:pPr/>
        </w:pPrChange>
      </w:pPr>
      <w:del w:id="838" w:author="Kuba Fa" w:date="2023-03-10T13:10:00Z">
        <w:r w:rsidDel="0010792B">
          <w:rPr>
            <w:rStyle w:val="czeinternetowe"/>
            <w:color w:val="000000"/>
            <w:sz w:val="24"/>
            <w:szCs w:val="24"/>
            <w:u w:val="none"/>
          </w:rPr>
          <w:delText>Gdy już mamy</w:delText>
        </w:r>
      </w:del>
      <w:del w:id="839" w:author="Kuba Fa" w:date="2023-03-10T13:18:00Z">
        <w:r w:rsidDel="00953164">
          <w:rPr>
            <w:rStyle w:val="czeinternetowe"/>
            <w:color w:val="000000"/>
            <w:sz w:val="24"/>
            <w:szCs w:val="24"/>
            <w:u w:val="none"/>
          </w:rPr>
          <w:delText xml:space="preserve"> dane zebrane z jednego i drugiego źródła</w:delText>
        </w:r>
      </w:del>
      <w:del w:id="840" w:author="Kuba Fa" w:date="2023-03-10T13:10:00Z">
        <w:r w:rsidDel="0010792B">
          <w:rPr>
            <w:rStyle w:val="czeinternetowe"/>
            <w:color w:val="000000"/>
            <w:sz w:val="24"/>
            <w:szCs w:val="24"/>
            <w:u w:val="none"/>
          </w:rPr>
          <w:delText xml:space="preserve"> to</w:delText>
        </w:r>
      </w:del>
      <w:del w:id="841" w:author="Kuba Fa" w:date="2023-03-10T13:18:00Z">
        <w:r w:rsidDel="00953164">
          <w:rPr>
            <w:rStyle w:val="czeinternetowe"/>
            <w:color w:val="000000"/>
            <w:sz w:val="24"/>
            <w:szCs w:val="24"/>
            <w:u w:val="none"/>
          </w:rPr>
          <w:delText xml:space="preserve"> można je porównywa</w:delText>
        </w:r>
      </w:del>
      <w:del w:id="842" w:author="Kuba Fa" w:date="2023-03-10T13:10:00Z">
        <w:r w:rsidDel="0010792B">
          <w:rPr>
            <w:rStyle w:val="czeinternetowe"/>
            <w:color w:val="000000"/>
            <w:sz w:val="24"/>
            <w:szCs w:val="24"/>
            <w:u w:val="none"/>
          </w:rPr>
          <w:delText>ć</w:delText>
        </w:r>
      </w:del>
      <w:del w:id="843" w:author="Kuba Fa" w:date="2023-03-10T13:18:00Z">
        <w:r w:rsidDel="00953164">
          <w:rPr>
            <w:rStyle w:val="czeinternetowe"/>
            <w:color w:val="000000"/>
            <w:sz w:val="24"/>
            <w:szCs w:val="24"/>
            <w:u w:val="none"/>
          </w:rPr>
          <w:delText xml:space="preserve">. </w:delText>
        </w:r>
      </w:del>
      <w:del w:id="844" w:author="Kuba Fa" w:date="2023-03-10T13:11:00Z">
        <w:r w:rsidDel="0010792B">
          <w:rPr>
            <w:rStyle w:val="czeinternetowe"/>
            <w:color w:val="000000"/>
            <w:sz w:val="24"/>
            <w:szCs w:val="24"/>
            <w:u w:val="none"/>
          </w:rPr>
          <w:delText>L</w:delText>
        </w:r>
      </w:del>
      <w:del w:id="845" w:author="Kuba Fa" w:date="2023-03-10T13:18:00Z">
        <w:r w:rsidDel="00953164">
          <w:rPr>
            <w:rStyle w:val="czeinternetowe"/>
            <w:color w:val="000000"/>
            <w:sz w:val="24"/>
            <w:szCs w:val="24"/>
            <w:u w:val="none"/>
          </w:rPr>
          <w:delText xml:space="preserve">iczba </w:delText>
        </w:r>
      </w:del>
      <w:del w:id="846" w:author="Kuba Fa" w:date="2023-03-10T13:11:00Z">
        <w:r w:rsidDel="0010792B">
          <w:rPr>
            <w:rStyle w:val="czeinternetowe"/>
            <w:color w:val="000000"/>
            <w:sz w:val="24"/>
            <w:szCs w:val="24"/>
            <w:u w:val="none"/>
          </w:rPr>
          <w:delText>ich</w:delText>
        </w:r>
      </w:del>
      <w:del w:id="847" w:author="Kuba Fa" w:date="2023-03-10T13:18:00Z">
        <w:r w:rsidDel="00953164">
          <w:rPr>
            <w:rStyle w:val="czeinternetowe"/>
            <w:color w:val="000000"/>
            <w:sz w:val="24"/>
            <w:szCs w:val="24"/>
            <w:u w:val="none"/>
          </w:rPr>
          <w:delText xml:space="preserve"> różni się, z różnych względów. Przede wszystkim zespoły mają szeroką kadrę, która składa się nie tylko z zawodników grających na co dzień w pierwszym zespole.  Kluby posiadają również drugą drużynę i juniorów, którzy w razie kontuzji, zawieszenia, bądź po prostu woli trenera uzupełniają skład. Przede wszystkim Football Manager zwraca dużą uwagę również na tych młodszych zawodników. Dla wielu graczy obserwowanie rozwoju nastoletniego zawodnika w dłuższym okresie czasu potrafi być satysfakcjonujące</w:delText>
        </w:r>
      </w:del>
      <w:del w:id="848" w:author="Kuba Fa" w:date="2023-03-10T13:16:00Z">
        <w:r w:rsidDel="00953164">
          <w:rPr>
            <w:rStyle w:val="czeinternetowe"/>
            <w:color w:val="000000"/>
            <w:sz w:val="24"/>
            <w:szCs w:val="24"/>
            <w:u w:val="none"/>
          </w:rPr>
          <w:delText>. Zwiększanie się umiejętności po zdobytym doświadczeniu działa bardzo dobrze w tej grze</w:delText>
        </w:r>
      </w:del>
      <w:del w:id="849" w:author="Kuba Fa" w:date="2023-03-10T13:18:00Z">
        <w:r w:rsidDel="00953164">
          <w:rPr>
            <w:rStyle w:val="czeinternetowe"/>
            <w:color w:val="000000"/>
            <w:sz w:val="24"/>
            <w:szCs w:val="24"/>
            <w:u w:val="none"/>
          </w:rPr>
          <w:delText>. Aplikacja została stworzona w taki sposób, że dany zawodnik jest wyświetlany w niej, tylko w momencie</w:delText>
        </w:r>
      </w:del>
      <w:ins w:id="850" w:author="Marcin Ochab" w:date="2023-02-01T14:21:00Z">
        <w:del w:id="851" w:author="Kuba Fa" w:date="2023-03-10T13:18:00Z">
          <w:r w:rsidR="00501865" w:rsidDel="00953164">
            <w:rPr>
              <w:rStyle w:val="czeinternetowe"/>
              <w:color w:val="000000"/>
              <w:sz w:val="24"/>
              <w:szCs w:val="24"/>
              <w:u w:val="none"/>
            </w:rPr>
            <w:delText>momencie,</w:delText>
          </w:r>
        </w:del>
      </w:ins>
      <w:del w:id="852" w:author="Kuba Fa" w:date="2023-03-10T13:18:00Z">
        <w:r w:rsidDel="00953164">
          <w:rPr>
            <w:rStyle w:val="czeinternetowe"/>
            <w:color w:val="000000"/>
            <w:sz w:val="24"/>
            <w:szCs w:val="24"/>
            <w:u w:val="none"/>
          </w:rPr>
          <w:delText xml:space="preserve"> gdy pojawi się w obydwu </w:delText>
        </w:r>
        <w:commentRangeStart w:id="853"/>
        <w:r w:rsidDel="00953164">
          <w:rPr>
            <w:rStyle w:val="czeinternetowe"/>
            <w:color w:val="000000"/>
            <w:sz w:val="24"/>
            <w:szCs w:val="24"/>
            <w:u w:val="none"/>
          </w:rPr>
          <w:delText xml:space="preserve">grach. </w:delText>
        </w:r>
      </w:del>
      <w:del w:id="854" w:author="Kuba Fa" w:date="2023-03-10T13:17:00Z">
        <w:r w:rsidDel="00953164">
          <w:rPr>
            <w:rStyle w:val="czeinternetowe"/>
            <w:color w:val="000000"/>
            <w:sz w:val="24"/>
            <w:szCs w:val="24"/>
            <w:u w:val="none"/>
          </w:rPr>
          <w:delText xml:space="preserve">Potencjalni odbiorcy witryny zainteresowani będą najsławniejszymi zawodnikami, lub chociaż graczami z pierwszej drużyny swojego klubu. Jeśli nie ma kogoś w obydwu tytułach to oznacza prawdopodobnie, że jest nieznaczący w kontekście analizowanych rozgrywek. </w:delText>
        </w:r>
      </w:del>
      <w:moveFromRangeStart w:id="855" w:author="Kuba Fa" w:date="2023-03-10T13:20:00Z" w:name="move129346821"/>
      <w:moveFrom w:id="856" w:author="Kuba Fa" w:date="2023-03-10T13:20:00Z">
        <w:r w:rsidDel="00953164">
          <w:rPr>
            <w:rStyle w:val="czeinternetowe"/>
            <w:color w:val="000000"/>
            <w:sz w:val="24"/>
            <w:szCs w:val="24"/>
            <w:u w:val="none"/>
          </w:rPr>
          <w:t xml:space="preserve">Dodatkowo do analizy dołączają się dane statystyczne z rozgrywek pozyskane z Sofascore. </w:t>
        </w:r>
      </w:moveFrom>
      <w:moveFromRangeEnd w:id="855"/>
      <w:del w:id="857" w:author="Kuba Fa" w:date="2023-03-10T13:20:00Z">
        <w:r w:rsidDel="00953164">
          <w:rPr>
            <w:rStyle w:val="czeinternetowe"/>
            <w:color w:val="000000"/>
            <w:sz w:val="24"/>
            <w:szCs w:val="24"/>
            <w:u w:val="none"/>
          </w:rPr>
          <w:delText xml:space="preserve">Te dane </w:delText>
        </w:r>
      </w:del>
      <w:ins w:id="858" w:author="Kuba Fa" w:date="2023-03-10T13:20:00Z">
        <w:r w:rsidR="00953164">
          <w:rPr>
            <w:rStyle w:val="czeinternetowe"/>
            <w:color w:val="000000"/>
            <w:sz w:val="24"/>
            <w:szCs w:val="24"/>
            <w:u w:val="none"/>
          </w:rPr>
          <w:t xml:space="preserve">Dane z Sofascore </w:t>
        </w:r>
      </w:ins>
      <w:del w:id="859" w:author="Kuba Fa" w:date="2023-03-10T13:20:00Z">
        <w:r w:rsidDel="00953164">
          <w:rPr>
            <w:rStyle w:val="czeinternetowe"/>
            <w:color w:val="000000"/>
            <w:sz w:val="24"/>
            <w:szCs w:val="24"/>
            <w:u w:val="none"/>
          </w:rPr>
          <w:delText>pokazane są w sposób bardziej poglądowy i stworzone do własnej analizy</w:delText>
        </w:r>
      </w:del>
      <w:ins w:id="860" w:author="Kuba Fa" w:date="2023-03-10T13:20:00Z">
        <w:r w:rsidR="00953164">
          <w:rPr>
            <w:rStyle w:val="czeinternetowe"/>
            <w:color w:val="000000"/>
            <w:sz w:val="24"/>
            <w:szCs w:val="24"/>
            <w:u w:val="none"/>
          </w:rPr>
          <w:t>sł</w:t>
        </w:r>
      </w:ins>
      <w:ins w:id="861" w:author="Kuba Fa" w:date="2023-03-10T13:21:00Z">
        <w:r w:rsidR="00953164">
          <w:rPr>
            <w:rStyle w:val="czeinternetowe"/>
            <w:color w:val="000000"/>
            <w:sz w:val="24"/>
            <w:szCs w:val="24"/>
            <w:u w:val="none"/>
          </w:rPr>
          <w:t>użą głównie do własnej analizy i porównań względem gier</w:t>
        </w:r>
      </w:ins>
      <w:r>
        <w:rPr>
          <w:rStyle w:val="czeinternetowe"/>
          <w:color w:val="000000"/>
          <w:sz w:val="24"/>
          <w:szCs w:val="24"/>
          <w:u w:val="none"/>
        </w:rPr>
        <w:t xml:space="preserve">. Niektóre statystyki takie jak średnia ocena </w:t>
      </w:r>
      <w:del w:id="862" w:author="Kuba Fa" w:date="2023-03-10T13:25:00Z">
        <w:r w:rsidDel="00CF6B0D">
          <w:rPr>
            <w:rStyle w:val="czeinternetowe"/>
            <w:color w:val="000000"/>
            <w:sz w:val="24"/>
            <w:szCs w:val="24"/>
            <w:u w:val="none"/>
          </w:rPr>
          <w:delText>powinny być zawsze miarodajne i</w:delText>
        </w:r>
      </w:del>
      <w:ins w:id="863" w:author="Kuba Fa" w:date="2023-03-10T13:25:00Z">
        <w:r w:rsidR="00CF6B0D">
          <w:rPr>
            <w:rStyle w:val="czeinternetowe"/>
            <w:color w:val="000000"/>
            <w:sz w:val="24"/>
            <w:szCs w:val="24"/>
            <w:u w:val="none"/>
          </w:rPr>
          <w:t xml:space="preserve"> są bezpośrednią informacją i</w:t>
        </w:r>
      </w:ins>
      <w:r>
        <w:rPr>
          <w:rStyle w:val="czeinternetowe"/>
          <w:color w:val="000000"/>
          <w:sz w:val="24"/>
          <w:szCs w:val="24"/>
          <w:u w:val="none"/>
        </w:rPr>
        <w:t xml:space="preserve"> dobrze odzwierciedla</w:t>
      </w:r>
      <w:ins w:id="864" w:author="Kuba Fa" w:date="2023-03-10T13:26:00Z">
        <w:r w:rsidR="00CF6B0D">
          <w:rPr>
            <w:rStyle w:val="czeinternetowe"/>
            <w:color w:val="000000"/>
            <w:sz w:val="24"/>
            <w:szCs w:val="24"/>
            <w:u w:val="none"/>
          </w:rPr>
          <w:t>ją</w:t>
        </w:r>
      </w:ins>
      <w:del w:id="865" w:author="Kuba Fa" w:date="2023-03-10T13:26:00Z">
        <w:r w:rsidDel="00CF6B0D">
          <w:rPr>
            <w:rStyle w:val="czeinternetowe"/>
            <w:color w:val="000000"/>
            <w:sz w:val="24"/>
            <w:szCs w:val="24"/>
            <w:u w:val="none"/>
          </w:rPr>
          <w:delText>ć</w:delText>
        </w:r>
      </w:del>
      <w:r>
        <w:rPr>
          <w:rStyle w:val="czeinternetowe"/>
          <w:color w:val="000000"/>
          <w:sz w:val="24"/>
          <w:szCs w:val="24"/>
          <w:u w:val="none"/>
        </w:rPr>
        <w:t xml:space="preserve"> formę piłkarza względem oceny ogólnej z gier. Jednak niektóre atrybuty takie jak „ilość faul</w:t>
      </w:r>
      <w:ins w:id="866" w:author="Kuba Fa" w:date="2023-03-10T13:27:00Z">
        <w:r w:rsidR="00CF6B0D">
          <w:rPr>
            <w:rStyle w:val="czeinternetowe"/>
            <w:color w:val="000000"/>
            <w:sz w:val="24"/>
            <w:szCs w:val="24"/>
            <w:u w:val="none"/>
          </w:rPr>
          <w:t>i</w:t>
        </w:r>
      </w:ins>
      <w:del w:id="867" w:author="Kuba Fa" w:date="2023-03-10T13:27:00Z">
        <w:r w:rsidDel="00CF6B0D">
          <w:rPr>
            <w:rStyle w:val="czeinternetowe"/>
            <w:color w:val="000000"/>
            <w:sz w:val="24"/>
            <w:szCs w:val="24"/>
            <w:u w:val="none"/>
          </w:rPr>
          <w:delText>ów</w:delText>
        </w:r>
      </w:del>
      <w:r>
        <w:rPr>
          <w:rStyle w:val="czeinternetowe"/>
          <w:color w:val="000000"/>
          <w:sz w:val="24"/>
          <w:szCs w:val="24"/>
          <w:u w:val="none"/>
        </w:rPr>
        <w:t xml:space="preserve"> na danym zawodniku”</w:t>
      </w:r>
      <w:del w:id="868" w:author="Kuba Fa" w:date="2023-03-10T13:27:00Z">
        <w:r w:rsidDel="00CF6B0D">
          <w:rPr>
            <w:rStyle w:val="czeinternetowe"/>
            <w:color w:val="000000"/>
            <w:sz w:val="24"/>
            <w:szCs w:val="24"/>
            <w:u w:val="none"/>
          </w:rPr>
          <w:delText xml:space="preserve">, które zostały </w:delText>
        </w:r>
      </w:del>
      <w:ins w:id="869" w:author="Kuba Fa" w:date="2023-03-10T13:27:00Z">
        <w:r w:rsidR="00CF6B0D">
          <w:rPr>
            <w:rStyle w:val="czeinternetowe"/>
            <w:color w:val="000000"/>
            <w:sz w:val="24"/>
            <w:szCs w:val="24"/>
            <w:u w:val="none"/>
          </w:rPr>
          <w:t>(</w:t>
        </w:r>
      </w:ins>
      <w:r>
        <w:rPr>
          <w:rStyle w:val="czeinternetowe"/>
          <w:color w:val="000000"/>
          <w:sz w:val="24"/>
          <w:szCs w:val="24"/>
          <w:u w:val="none"/>
        </w:rPr>
        <w:t xml:space="preserve">sklasyfikowane </w:t>
      </w:r>
      <w:del w:id="870" w:author="Kuba Fa" w:date="2023-03-10T13:27:00Z">
        <w:r w:rsidDel="00CF6B0D">
          <w:rPr>
            <w:rStyle w:val="czeinternetowe"/>
            <w:color w:val="000000"/>
            <w:sz w:val="24"/>
            <w:szCs w:val="24"/>
            <w:u w:val="none"/>
          </w:rPr>
          <w:delText>przeze mnie</w:delText>
        </w:r>
      </w:del>
      <w:r>
        <w:rPr>
          <w:rStyle w:val="czeinternetowe"/>
          <w:color w:val="000000"/>
          <w:sz w:val="24"/>
          <w:szCs w:val="24"/>
          <w:u w:val="none"/>
        </w:rPr>
        <w:t xml:space="preserve"> w kolumnie szybkość</w:t>
      </w:r>
      <w:ins w:id="871" w:author="Kuba Fa" w:date="2023-03-10T13:27:00Z">
        <w:r w:rsidR="00CF6B0D">
          <w:rPr>
            <w:rStyle w:val="czeinternetowe"/>
            <w:color w:val="000000"/>
            <w:sz w:val="24"/>
            <w:szCs w:val="24"/>
            <w:u w:val="none"/>
          </w:rPr>
          <w:t>)</w:t>
        </w:r>
      </w:ins>
      <w:r>
        <w:rPr>
          <w:rStyle w:val="czeinternetowe"/>
          <w:color w:val="000000"/>
          <w:sz w:val="24"/>
          <w:szCs w:val="24"/>
          <w:u w:val="none"/>
        </w:rPr>
        <w:t xml:space="preserve"> </w:t>
      </w:r>
      <w:ins w:id="872" w:author="Kuba Fa" w:date="2023-03-10T13:28:00Z">
        <w:r w:rsidR="00CF6B0D">
          <w:rPr>
            <w:rStyle w:val="czeinternetowe"/>
            <w:color w:val="000000"/>
            <w:sz w:val="24"/>
            <w:szCs w:val="24"/>
            <w:u w:val="none"/>
          </w:rPr>
          <w:t xml:space="preserve">nie świadczą tylko i wyłącznie o </w:t>
        </w:r>
      </w:ins>
      <w:ins w:id="873" w:author="Kuba Fa" w:date="2023-03-10T13:29:00Z">
        <w:r w:rsidR="00CF6B0D">
          <w:rPr>
            <w:rStyle w:val="czeinternetowe"/>
            <w:color w:val="000000"/>
            <w:sz w:val="24"/>
            <w:szCs w:val="24"/>
            <w:u w:val="none"/>
          </w:rPr>
          <w:t>atrybucie, przy którym zostali przypisani</w:t>
        </w:r>
      </w:ins>
      <w:ins w:id="874" w:author="Kuba Fa" w:date="2023-03-10T13:28:00Z">
        <w:r w:rsidR="00CF6B0D">
          <w:rPr>
            <w:rStyle w:val="czeinternetowe"/>
            <w:color w:val="000000"/>
            <w:sz w:val="24"/>
            <w:szCs w:val="24"/>
            <w:u w:val="none"/>
          </w:rPr>
          <w:t>.</w:t>
        </w:r>
      </w:ins>
      <w:ins w:id="875" w:author="Kuba Fa" w:date="2023-03-10T13:30:00Z">
        <w:r w:rsidR="00CF6B0D">
          <w:rPr>
            <w:rStyle w:val="czeinternetowe"/>
            <w:color w:val="000000"/>
            <w:sz w:val="24"/>
            <w:szCs w:val="24"/>
            <w:u w:val="none"/>
          </w:rPr>
          <w:t xml:space="preserve"> Jest to zależne od wielu czynników, takich jak pozycja na boisku, czy styl gry drużyny. W przypadku tej statystyki</w:t>
        </w:r>
      </w:ins>
      <w:ins w:id="876" w:author="Kuba Fa" w:date="2023-03-10T13:31:00Z">
        <w:r w:rsidR="00CF6B0D">
          <w:rPr>
            <w:rStyle w:val="czeinternetowe"/>
            <w:color w:val="000000"/>
            <w:sz w:val="24"/>
            <w:szCs w:val="24"/>
            <w:u w:val="none"/>
          </w:rPr>
          <w:t>,</w:t>
        </w:r>
      </w:ins>
      <w:ins w:id="877" w:author="Kuba Fa" w:date="2023-03-10T13:30:00Z">
        <w:r w:rsidR="00CF6B0D">
          <w:rPr>
            <w:rStyle w:val="czeinternetowe"/>
            <w:color w:val="000000"/>
            <w:sz w:val="24"/>
            <w:szCs w:val="24"/>
            <w:u w:val="none"/>
          </w:rPr>
          <w:t xml:space="preserve"> o wiele częściej </w:t>
        </w:r>
      </w:ins>
      <w:ins w:id="878" w:author="Kuba Fa" w:date="2023-03-10T13:31:00Z">
        <w:r w:rsidR="00CF6B0D">
          <w:rPr>
            <w:rStyle w:val="czeinternetowe"/>
            <w:color w:val="000000"/>
            <w:sz w:val="24"/>
            <w:szCs w:val="24"/>
            <w:u w:val="none"/>
          </w:rPr>
          <w:t xml:space="preserve">zatrzymywani nieprzepisowo są zawodnicy grający w ataku i na skrzydłach. </w:t>
        </w:r>
      </w:ins>
      <w:ins w:id="879" w:author="Kuba Fa" w:date="2023-03-10T13:32:00Z">
        <w:r w:rsidR="00CF6B0D">
          <w:rPr>
            <w:rStyle w:val="czeinternetowe"/>
            <w:color w:val="000000"/>
            <w:sz w:val="24"/>
            <w:szCs w:val="24"/>
            <w:u w:val="none"/>
          </w:rPr>
          <w:t>Jednak szybkość jest wartością kluczową</w:t>
        </w:r>
      </w:ins>
      <w:ins w:id="880" w:author="Kuba Fa" w:date="2023-03-10T13:34:00Z">
        <w:r w:rsidR="00CF6B0D">
          <w:rPr>
            <w:rStyle w:val="czeinternetowe"/>
            <w:color w:val="000000"/>
            <w:sz w:val="24"/>
            <w:szCs w:val="24"/>
            <w:u w:val="none"/>
          </w:rPr>
          <w:t>, gdyż przewaga w tej dziedzinie</w:t>
        </w:r>
      </w:ins>
      <w:ins w:id="881" w:author="Kuba Fa" w:date="2023-03-10T13:35:00Z">
        <w:r w:rsidR="00CF6B0D">
          <w:rPr>
            <w:rStyle w:val="czeinternetowe"/>
            <w:color w:val="000000"/>
            <w:sz w:val="24"/>
            <w:szCs w:val="24"/>
            <w:u w:val="none"/>
          </w:rPr>
          <w:t xml:space="preserve"> zmusza do błędów i konieczności uciekania się do nieprzepisowych zagrań. </w:t>
        </w:r>
      </w:ins>
      <w:del w:id="882" w:author="Kuba Fa" w:date="2023-03-10T13:35:00Z">
        <w:r w:rsidDel="00CF6B0D">
          <w:rPr>
            <w:rStyle w:val="czeinternetowe"/>
            <w:color w:val="000000"/>
            <w:sz w:val="24"/>
            <w:szCs w:val="24"/>
            <w:u w:val="none"/>
          </w:rPr>
          <w:delText xml:space="preserve">są sporo większe w przypadku zawodników atakujących. </w:delText>
        </w:r>
      </w:del>
      <w:ins w:id="883" w:author="Kuba Fa" w:date="2023-03-10T13:36:00Z">
        <w:r w:rsidR="00267365">
          <w:rPr>
            <w:rStyle w:val="czeinternetowe"/>
            <w:color w:val="000000"/>
            <w:sz w:val="24"/>
            <w:szCs w:val="24"/>
            <w:u w:val="none"/>
          </w:rPr>
          <w:t xml:space="preserve"> Mimo braku </w:t>
        </w:r>
      </w:ins>
      <w:ins w:id="884" w:author="Kuba Fa" w:date="2023-03-10T13:37:00Z">
        <w:r w:rsidR="00267365">
          <w:rPr>
            <w:rStyle w:val="czeinternetowe"/>
            <w:color w:val="000000"/>
            <w:sz w:val="24"/>
            <w:szCs w:val="24"/>
            <w:u w:val="none"/>
          </w:rPr>
          <w:t>możliwości stworzenia sensownego i jednolitego rankingu</w:t>
        </w:r>
      </w:ins>
      <w:ins w:id="885" w:author="Kuba Fa" w:date="2023-03-10T13:38:00Z">
        <w:r w:rsidR="00267365">
          <w:rPr>
            <w:rStyle w:val="czeinternetowe"/>
            <w:color w:val="000000"/>
            <w:sz w:val="24"/>
            <w:szCs w:val="24"/>
            <w:u w:val="none"/>
          </w:rPr>
          <w:t xml:space="preserve">, dane pozyskiwane </w:t>
        </w:r>
      </w:ins>
      <w:ins w:id="886" w:author="Kuba Fa" w:date="2023-03-10T13:43:00Z">
        <w:r w:rsidR="00267365">
          <w:rPr>
            <w:rStyle w:val="czeinternetowe"/>
            <w:color w:val="000000"/>
            <w:sz w:val="24"/>
            <w:szCs w:val="24"/>
            <w:u w:val="none"/>
          </w:rPr>
          <w:t>mogą dać wiel</w:t>
        </w:r>
      </w:ins>
      <w:ins w:id="887" w:author="Kuba Fa" w:date="2023-03-10T13:44:00Z">
        <w:r w:rsidR="00267365">
          <w:rPr>
            <w:rStyle w:val="czeinternetowe"/>
            <w:color w:val="000000"/>
            <w:sz w:val="24"/>
            <w:szCs w:val="24"/>
            <w:u w:val="none"/>
          </w:rPr>
          <w:t xml:space="preserve">e cennych wskazówek przydatnych do analityki. </w:t>
        </w:r>
      </w:ins>
      <w:del w:id="888" w:author="Kuba Fa" w:date="2023-03-10T13:44:00Z">
        <w:r w:rsidDel="00267365">
          <w:rPr>
            <w:rStyle w:val="czeinternetowe"/>
            <w:color w:val="000000"/>
            <w:sz w:val="24"/>
            <w:szCs w:val="24"/>
            <w:u w:val="none"/>
          </w:rPr>
          <w:delText xml:space="preserve">Sofascore co prawda posiada bardzo dużo cennych informacji, które mogą służyć do analityki, aczkolwiek posiada wady, przez które ciężkie byłoby stworzenie jednoznacznego rankingu pod względem całościowych umiejętności w obronie czy ataku.  </w:delText>
        </w:r>
      </w:del>
      <w:r>
        <w:rPr>
          <w:rStyle w:val="czeinternetowe"/>
          <w:color w:val="000000"/>
          <w:sz w:val="24"/>
          <w:szCs w:val="24"/>
          <w:u w:val="none"/>
        </w:rPr>
        <w:t>Wartości poszczególnych danych można porównać procentowo w stosunku do najlepszej oceny</w:t>
      </w:r>
      <w:ins w:id="889" w:author="Kuba Fa" w:date="2023-03-10T13:46:00Z">
        <w:r w:rsidR="00E66A51">
          <w:rPr>
            <w:rStyle w:val="czeinternetowe"/>
            <w:color w:val="000000"/>
            <w:sz w:val="24"/>
            <w:szCs w:val="24"/>
            <w:u w:val="none"/>
          </w:rPr>
          <w:t xml:space="preserve">. Jednakowe porównanie </w:t>
        </w:r>
      </w:ins>
      <w:del w:id="890" w:author="Kuba Fa" w:date="2023-03-10T13:46:00Z">
        <w:r w:rsidDel="00E66A51">
          <w:rPr>
            <w:rStyle w:val="czeinternetowe"/>
            <w:color w:val="000000"/>
            <w:sz w:val="24"/>
            <w:szCs w:val="24"/>
            <w:u w:val="none"/>
          </w:rPr>
          <w:delText>, co posiadają również wartości z Fify i Football Managera.</w:delText>
        </w:r>
        <w:commentRangeEnd w:id="853"/>
        <w:r w:rsidR="00501865" w:rsidDel="00E66A51">
          <w:rPr>
            <w:rStyle w:val="Odwoaniedokomentarza"/>
          </w:rPr>
          <w:commentReference w:id="853"/>
        </w:r>
      </w:del>
      <w:ins w:id="891" w:author="Kuba Fa" w:date="2023-03-10T13:46:00Z">
        <w:r w:rsidR="00E66A51">
          <w:rPr>
            <w:rStyle w:val="czeinternetowe"/>
            <w:color w:val="000000"/>
            <w:sz w:val="24"/>
            <w:szCs w:val="24"/>
            <w:u w:val="none"/>
          </w:rPr>
          <w:t xml:space="preserve"> istnieje także przy pozostałych ocenach.</w:t>
        </w:r>
      </w:ins>
    </w:p>
    <w:p w14:paraId="193C36C6" w14:textId="77777777" w:rsidR="006B74F2" w:rsidRDefault="006B74F2" w:rsidP="006B74F2">
      <w:pPr>
        <w:rPr>
          <w:rStyle w:val="czeinternetowe"/>
          <w:color w:val="000000"/>
          <w:sz w:val="24"/>
          <w:szCs w:val="24"/>
          <w:u w:val="none"/>
        </w:rPr>
      </w:pPr>
    </w:p>
    <w:p w14:paraId="360DFDDB" w14:textId="015AE9AD" w:rsidR="006B74F2" w:rsidRPr="003F65CC" w:rsidRDefault="006B74F2">
      <w:pPr>
        <w:pStyle w:val="Akapitzlist"/>
        <w:numPr>
          <w:ilvl w:val="0"/>
          <w:numId w:val="47"/>
        </w:numPr>
        <w:rPr>
          <w:rStyle w:val="czeinternetowe"/>
          <w:b/>
          <w:bCs/>
          <w:color w:val="000000"/>
          <w:u w:val="none"/>
        </w:rPr>
        <w:pPrChange w:id="892" w:author="Kuba Fa" w:date="2023-03-10T13:49:00Z">
          <w:pPr/>
        </w:pPrChange>
      </w:pPr>
      <w:del w:id="893" w:author="Kuba Fa" w:date="2023-03-10T13:48:00Z">
        <w:r w:rsidRPr="003F65CC" w:rsidDel="00E66A51">
          <w:rPr>
            <w:rStyle w:val="czeinternetowe"/>
            <w:b/>
            <w:bCs/>
            <w:color w:val="000000"/>
            <w:u w:val="none"/>
          </w:rPr>
          <w:delText>OCENA OGÓLNA</w:delText>
        </w:r>
      </w:del>
      <w:ins w:id="894" w:author="Kuba Fa" w:date="2023-03-10T13:48:00Z">
        <w:r w:rsidR="00E66A51" w:rsidRPr="003F65CC">
          <w:rPr>
            <w:rStyle w:val="czeinternetowe"/>
            <w:b/>
            <w:bCs/>
            <w:color w:val="000000"/>
            <w:u w:val="none"/>
          </w:rPr>
          <w:t>Ocena ogólna</w:t>
        </w:r>
      </w:ins>
      <w:r w:rsidRPr="003F65CC">
        <w:rPr>
          <w:rStyle w:val="czeinternetowe"/>
          <w:b/>
          <w:bCs/>
          <w:color w:val="000000"/>
          <w:u w:val="none"/>
        </w:rPr>
        <w:t>:</w:t>
      </w:r>
      <w:r w:rsidR="007B0A94" w:rsidRPr="003F65CC">
        <w:rPr>
          <w:rStyle w:val="czeinternetowe"/>
          <w:b/>
          <w:bCs/>
          <w:color w:val="000000"/>
          <w:u w:val="none"/>
        </w:rPr>
        <w:t xml:space="preserve"> </w:t>
      </w:r>
      <w:del w:id="895" w:author="Kuba Fa" w:date="2023-03-10T13:48:00Z">
        <w:r w:rsidR="007B0A94" w:rsidRPr="003F65CC" w:rsidDel="00E66A51">
          <w:rPr>
            <w:rStyle w:val="czeinternetowe"/>
            <w:b/>
            <w:bCs/>
            <w:color w:val="FF0000"/>
            <w:u w:val="none"/>
          </w:rPr>
          <w:delText>[kropke tez dodac bez caps]</w:delText>
        </w:r>
      </w:del>
    </w:p>
    <w:p w14:paraId="51D08FAD" w14:textId="644B10F7" w:rsidR="006B74F2" w:rsidRPr="00E573AD" w:rsidRDefault="006B74F2">
      <w:pPr>
        <w:pStyle w:val="Akapitzlist"/>
        <w:numPr>
          <w:ilvl w:val="0"/>
          <w:numId w:val="48"/>
        </w:numPr>
        <w:jc w:val="both"/>
        <w:rPr>
          <w:rStyle w:val="czeinternetowe"/>
          <w:color w:val="000000"/>
          <w:u w:val="none"/>
        </w:rPr>
        <w:pPrChange w:id="896" w:author="Kuba Fa" w:date="2023-03-10T13:49:00Z">
          <w:pPr/>
        </w:pPrChange>
      </w:pPr>
      <w:del w:id="897" w:author="Kuba Fa" w:date="2023-02-02T18:00:00Z">
        <w:r w:rsidRPr="00E573AD" w:rsidDel="00E573AD">
          <w:rPr>
            <w:rStyle w:val="czeinternetowe"/>
            <w:color w:val="000000"/>
            <w:u w:val="none"/>
          </w:rPr>
          <w:lastRenderedPageBreak/>
          <w:delText xml:space="preserve">- </w:delText>
        </w:r>
      </w:del>
      <w:r w:rsidRPr="003F65CC">
        <w:rPr>
          <w:rStyle w:val="czeinternetowe"/>
          <w:b/>
          <w:bCs/>
          <w:color w:val="000000"/>
          <w:u w:val="none"/>
          <w:rPrChange w:id="898" w:author="Kuba Fa" w:date="2023-03-10T13:49:00Z">
            <w:rPr>
              <w:rStyle w:val="czeinternetowe"/>
              <w:color w:val="000000"/>
              <w:u w:val="none"/>
            </w:rPr>
          </w:rPrChange>
        </w:rPr>
        <w:t>średnia ocena</w:t>
      </w:r>
      <w:del w:id="899" w:author="Kuba Fa" w:date="2023-03-10T13:49:00Z">
        <w:r w:rsidR="007B0A94" w:rsidDel="003F65CC">
          <w:rPr>
            <w:rStyle w:val="czeinternetowe"/>
            <w:color w:val="000000"/>
            <w:u w:val="none"/>
          </w:rPr>
          <w:delText xml:space="preserve"> </w:delText>
        </w:r>
        <w:r w:rsidR="007B0A94" w:rsidRPr="007B0A94" w:rsidDel="003F65CC">
          <w:rPr>
            <w:rStyle w:val="czeinternetowe"/>
            <w:color w:val="FF0000"/>
            <w:u w:val="none"/>
          </w:rPr>
          <w:delText>[pogrubić]</w:delText>
        </w:r>
        <w:r w:rsidRPr="007B0A94" w:rsidDel="003F65CC">
          <w:rPr>
            <w:rStyle w:val="czeinternetowe"/>
            <w:color w:val="FF0000"/>
            <w:u w:val="none"/>
          </w:rPr>
          <w:delText xml:space="preserve"> </w:delText>
        </w:r>
      </w:del>
      <w:r w:rsidRPr="00E573AD">
        <w:rPr>
          <w:rStyle w:val="czeinternetowe"/>
          <w:color w:val="000000"/>
          <w:u w:val="none"/>
        </w:rPr>
        <w:t xml:space="preserve">– domyślna ocena zawodnika przed meczem wynosi 6.6. W </w:t>
      </w:r>
      <w:commentRangeStart w:id="900"/>
      <w:r w:rsidRPr="00E573AD">
        <w:rPr>
          <w:rStyle w:val="czeinternetowe"/>
          <w:color w:val="000000"/>
          <w:u w:val="none"/>
        </w:rPr>
        <w:t>momencie</w:t>
      </w:r>
      <w:commentRangeEnd w:id="900"/>
      <w:r w:rsidR="00501865">
        <w:rPr>
          <w:rStyle w:val="Odwoaniedokomentarza"/>
        </w:rPr>
        <w:commentReference w:id="900"/>
      </w:r>
      <w:del w:id="901" w:author="Kuba Fa" w:date="2023-02-02T18:25:00Z">
        <w:r w:rsidRPr="00E573AD" w:rsidDel="00FE1A87">
          <w:rPr>
            <w:rStyle w:val="czeinternetowe"/>
            <w:color w:val="000000"/>
            <w:u w:val="none"/>
          </w:rPr>
          <w:delText xml:space="preserve"> </w:delText>
        </w:r>
      </w:del>
      <w:r w:rsidRPr="00E573AD">
        <w:rPr>
          <w:rStyle w:val="czeinternetowe"/>
          <w:color w:val="000000"/>
          <w:u w:val="none"/>
        </w:rPr>
        <w:t>,</w:t>
      </w:r>
      <w:ins w:id="902" w:author="Kuba Fa" w:date="2023-02-02T18:25:00Z">
        <w:r w:rsidR="00FE1A87">
          <w:rPr>
            <w:rStyle w:val="czeinternetowe"/>
            <w:color w:val="000000"/>
            <w:u w:val="none"/>
          </w:rPr>
          <w:t xml:space="preserve"> </w:t>
        </w:r>
      </w:ins>
      <w:r w:rsidRPr="00E573AD">
        <w:rPr>
          <w:rStyle w:val="czeinternetowe"/>
          <w:color w:val="000000"/>
          <w:u w:val="none"/>
        </w:rPr>
        <w:t>gdy zawodnik strzeli bramkę, wykona dokładne podanie</w:t>
      </w:r>
      <w:ins w:id="903" w:author="Kuba Fa" w:date="2023-03-10T13:50:00Z">
        <w:r w:rsidR="003F65CC">
          <w:rPr>
            <w:rStyle w:val="czeinternetowe"/>
            <w:color w:val="000000"/>
            <w:u w:val="none"/>
          </w:rPr>
          <w:t>, bądź wykona in</w:t>
        </w:r>
      </w:ins>
      <w:ins w:id="904" w:author="Kuba Fa" w:date="2023-03-10T13:51:00Z">
        <w:r w:rsidR="003F65CC">
          <w:rPr>
            <w:rStyle w:val="czeinternetowe"/>
            <w:color w:val="000000"/>
            <w:u w:val="none"/>
          </w:rPr>
          <w:t xml:space="preserve">ne </w:t>
        </w:r>
      </w:ins>
      <w:ins w:id="905" w:author="Kuba Fa" w:date="2023-03-10T14:09:00Z">
        <w:r w:rsidR="00F57322">
          <w:rPr>
            <w:rStyle w:val="czeinternetowe"/>
            <w:color w:val="000000"/>
            <w:u w:val="none"/>
          </w:rPr>
          <w:t>pozytywne</w:t>
        </w:r>
      </w:ins>
      <w:ins w:id="906" w:author="Kuba Fa" w:date="2023-03-10T13:51:00Z">
        <w:r w:rsidR="003F65CC">
          <w:rPr>
            <w:rStyle w:val="czeinternetowe"/>
            <w:color w:val="000000"/>
            <w:u w:val="none"/>
          </w:rPr>
          <w:t xml:space="preserve"> zagranie,</w:t>
        </w:r>
      </w:ins>
      <w:del w:id="907" w:author="Kuba Fa" w:date="2023-03-10T13:50:00Z">
        <w:r w:rsidRPr="00E573AD" w:rsidDel="003F65CC">
          <w:rPr>
            <w:rStyle w:val="czeinternetowe"/>
            <w:color w:val="000000"/>
            <w:u w:val="none"/>
          </w:rPr>
          <w:delText xml:space="preserve"> itd</w:delText>
        </w:r>
      </w:del>
      <w:r w:rsidRPr="00E573AD">
        <w:rPr>
          <w:rStyle w:val="czeinternetowe"/>
          <w:color w:val="000000"/>
          <w:u w:val="none"/>
        </w:rPr>
        <w:t>. otrzymuje dodatnie punkty do początkowej średniej. To samo</w:t>
      </w:r>
      <w:del w:id="908" w:author="Kuba Fa" w:date="2023-03-10T13:51:00Z">
        <w:r w:rsidRPr="00E573AD" w:rsidDel="003F65CC">
          <w:rPr>
            <w:rStyle w:val="czeinternetowe"/>
            <w:color w:val="000000"/>
            <w:u w:val="none"/>
          </w:rPr>
          <w:delText xml:space="preserve"> się</w:delText>
        </w:r>
      </w:del>
      <w:r w:rsidRPr="00E573AD">
        <w:rPr>
          <w:rStyle w:val="czeinternetowe"/>
          <w:color w:val="000000"/>
          <w:u w:val="none"/>
        </w:rPr>
        <w:t xml:space="preserve"> tyczy</w:t>
      </w:r>
      <w:ins w:id="909" w:author="Kuba Fa" w:date="2023-03-10T13:51:00Z">
        <w:r w:rsidR="003F65CC">
          <w:rPr>
            <w:rStyle w:val="czeinternetowe"/>
            <w:color w:val="000000"/>
            <w:u w:val="none"/>
          </w:rPr>
          <w:t xml:space="preserve"> się</w:t>
        </w:r>
      </w:ins>
      <w:r w:rsidRPr="00E573AD">
        <w:rPr>
          <w:rStyle w:val="czeinternetowe"/>
          <w:color w:val="000000"/>
          <w:u w:val="none"/>
        </w:rPr>
        <w:t xml:space="preserve"> ujemnych punktów w przypadku złych </w:t>
      </w:r>
      <w:del w:id="910" w:author="Kuba Fa" w:date="2023-03-10T13:52:00Z">
        <w:r w:rsidRPr="00E573AD" w:rsidDel="003F65CC">
          <w:rPr>
            <w:rStyle w:val="czeinternetowe"/>
            <w:color w:val="000000"/>
            <w:u w:val="none"/>
          </w:rPr>
          <w:delText>zagrań</w:delText>
        </w:r>
      </w:del>
      <w:ins w:id="911" w:author="Kuba Fa" w:date="2023-03-10T13:52:00Z">
        <w:r w:rsidR="003F65CC">
          <w:rPr>
            <w:rStyle w:val="czeinternetowe"/>
            <w:color w:val="000000"/>
            <w:u w:val="none"/>
          </w:rPr>
          <w:t>rozwiązań</w:t>
        </w:r>
      </w:ins>
      <w:r w:rsidRPr="00E573AD">
        <w:rPr>
          <w:rStyle w:val="czeinternetowe"/>
          <w:color w:val="000000"/>
          <w:u w:val="none"/>
        </w:rPr>
        <w:t>.</w:t>
      </w:r>
      <w:ins w:id="912" w:author="Kuba Fa" w:date="2023-03-10T13:52:00Z">
        <w:r w:rsidR="003F65CC">
          <w:rPr>
            <w:rStyle w:val="czeinternetowe"/>
            <w:color w:val="000000"/>
            <w:u w:val="none"/>
          </w:rPr>
          <w:t xml:space="preserve"> Waga każdej statystyki jest inna.</w:t>
        </w:r>
      </w:ins>
      <w:r w:rsidRPr="00E573AD">
        <w:rPr>
          <w:rStyle w:val="czeinternetowe"/>
          <w:color w:val="000000"/>
          <w:u w:val="none"/>
        </w:rPr>
        <w:t xml:space="preserve"> </w:t>
      </w:r>
      <w:ins w:id="913" w:author="Kuba Fa" w:date="2023-03-10T13:52:00Z">
        <w:r w:rsidR="003F65CC">
          <w:rPr>
            <w:rStyle w:val="czeinternetowe"/>
            <w:color w:val="000000"/>
            <w:u w:val="none"/>
          </w:rPr>
          <w:t>P</w:t>
        </w:r>
      </w:ins>
      <w:del w:id="914" w:author="Kuba Fa" w:date="2023-03-10T13:52:00Z">
        <w:r w:rsidRPr="00E573AD" w:rsidDel="003F65CC">
          <w:rPr>
            <w:rStyle w:val="czeinternetowe"/>
            <w:color w:val="000000"/>
            <w:u w:val="none"/>
          </w:rPr>
          <w:delText>Oczywiście p</w:delText>
        </w:r>
      </w:del>
      <w:r w:rsidRPr="00E573AD">
        <w:rPr>
          <w:rStyle w:val="czeinternetowe"/>
          <w:color w:val="000000"/>
          <w:u w:val="none"/>
        </w:rPr>
        <w:t xml:space="preserve">o strzelonej bramce zawodnik otrzymuje większy bonus punktowy niż po dokładnym </w:t>
      </w:r>
      <w:del w:id="915" w:author="Kuba Fa" w:date="2023-03-10T13:53:00Z">
        <w:r w:rsidRPr="00E573AD" w:rsidDel="003F65CC">
          <w:rPr>
            <w:rStyle w:val="czeinternetowe"/>
            <w:color w:val="000000"/>
            <w:u w:val="none"/>
          </w:rPr>
          <w:delText>zagraniu</w:delText>
        </w:r>
      </w:del>
      <w:ins w:id="916" w:author="Kuba Fa" w:date="2023-03-10T13:53:00Z">
        <w:r w:rsidR="003F65CC">
          <w:rPr>
            <w:rStyle w:val="czeinternetowe"/>
            <w:color w:val="000000"/>
            <w:u w:val="none"/>
          </w:rPr>
          <w:t>podaniu</w:t>
        </w:r>
      </w:ins>
      <w:r w:rsidRPr="00E573AD">
        <w:rPr>
          <w:rStyle w:val="czeinternetowe"/>
          <w:color w:val="000000"/>
          <w:u w:val="none"/>
        </w:rPr>
        <w:t>.</w:t>
      </w:r>
      <w:del w:id="917" w:author="Kuba Fa" w:date="2023-03-10T13:53:00Z">
        <w:r w:rsidRPr="00E573AD" w:rsidDel="003F65CC">
          <w:rPr>
            <w:rStyle w:val="czeinternetowe"/>
            <w:color w:val="000000"/>
            <w:u w:val="none"/>
          </w:rPr>
          <w:delText xml:space="preserve"> Te dane odnośnie mnożnika nie są szeroko dostępne i są oceniane subiektywne przez człowieka odpowiedzialnego od tego w serwisie </w:delText>
        </w:r>
      </w:del>
      <w:del w:id="918" w:author="Kuba Fa" w:date="2023-03-10T13:50:00Z">
        <w:r w:rsidRPr="00E573AD" w:rsidDel="003F65CC">
          <w:rPr>
            <w:rStyle w:val="czeinternetowe"/>
            <w:color w:val="000000"/>
            <w:u w:val="none"/>
          </w:rPr>
          <w:delText>SofaScore</w:delText>
        </w:r>
      </w:del>
      <w:r w:rsidRPr="00E573AD">
        <w:rPr>
          <w:rStyle w:val="czeinternetowe"/>
          <w:color w:val="000000"/>
          <w:u w:val="none"/>
        </w:rPr>
        <w:t xml:space="preserve">. </w:t>
      </w:r>
      <w:del w:id="919" w:author="Kuba Fa" w:date="2023-03-10T13:54:00Z">
        <w:r w:rsidRPr="00E573AD" w:rsidDel="003F65CC">
          <w:rPr>
            <w:rStyle w:val="czeinternetowe"/>
            <w:color w:val="000000"/>
            <w:u w:val="none"/>
          </w:rPr>
          <w:delText xml:space="preserve">Portal </w:delText>
        </w:r>
      </w:del>
      <w:ins w:id="920" w:author="Kuba Fa" w:date="2023-03-10T13:54:00Z">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ins>
      <w:del w:id="921" w:author="Kuba Fa" w:date="2023-03-10T13:54:00Z">
        <w:r w:rsidRPr="00E573AD" w:rsidDel="003F65CC">
          <w:rPr>
            <w:rStyle w:val="czeinternetowe"/>
            <w:color w:val="000000"/>
            <w:u w:val="none"/>
          </w:rPr>
          <w:delText xml:space="preserve">ten jest jednym z popularniejszych </w:delText>
        </w:r>
      </w:del>
      <w:r w:rsidRPr="00E573AD">
        <w:rPr>
          <w:rStyle w:val="czeinternetowe"/>
          <w:color w:val="000000"/>
          <w:u w:val="none"/>
        </w:rPr>
        <w:t>źród</w:t>
      </w:r>
      <w:ins w:id="922" w:author="Kuba Fa" w:date="2023-03-10T13:54:00Z">
        <w:r w:rsidR="003F65CC">
          <w:rPr>
            <w:rStyle w:val="czeinternetowe"/>
            <w:color w:val="000000"/>
            <w:u w:val="none"/>
          </w:rPr>
          <w:t>łem</w:t>
        </w:r>
      </w:ins>
      <w:del w:id="923" w:author="Kuba Fa" w:date="2023-03-10T13:54:00Z">
        <w:r w:rsidRPr="00E573AD" w:rsidDel="003F65CC">
          <w:rPr>
            <w:rStyle w:val="czeinternetowe"/>
            <w:color w:val="000000"/>
            <w:u w:val="none"/>
          </w:rPr>
          <w:delText>eł</w:delText>
        </w:r>
      </w:del>
      <w:r w:rsidRPr="00E573AD">
        <w:rPr>
          <w:rStyle w:val="czeinternetowe"/>
          <w:color w:val="000000"/>
          <w:u w:val="none"/>
        </w:rPr>
        <w:t xml:space="preserve"> piłkarski</w:t>
      </w:r>
      <w:ins w:id="924" w:author="Kuba Fa" w:date="2023-03-10T13:54:00Z">
        <w:r w:rsidR="003F65CC">
          <w:rPr>
            <w:rStyle w:val="czeinternetowe"/>
            <w:color w:val="000000"/>
            <w:u w:val="none"/>
          </w:rPr>
          <w:t>m</w:t>
        </w:r>
      </w:ins>
      <w:del w:id="925" w:author="Kuba Fa" w:date="2023-03-10T13:54:00Z">
        <w:r w:rsidRPr="00E573AD" w:rsidDel="003F65CC">
          <w:rPr>
            <w:rStyle w:val="czeinternetowe"/>
            <w:color w:val="000000"/>
            <w:u w:val="none"/>
          </w:rPr>
          <w:delText>ch</w:delText>
        </w:r>
      </w:del>
      <w:r w:rsidRPr="00E573AD">
        <w:rPr>
          <w:rStyle w:val="czeinternetowe"/>
          <w:color w:val="000000"/>
          <w:u w:val="none"/>
        </w:rPr>
        <w:t xml:space="preserve">, </w:t>
      </w:r>
      <w:del w:id="926" w:author="Kuba Fa" w:date="2023-03-10T13:56:00Z">
        <w:r w:rsidRPr="00E573AD" w:rsidDel="003F65CC">
          <w:rPr>
            <w:rStyle w:val="czeinternetowe"/>
            <w:color w:val="000000"/>
            <w:u w:val="none"/>
          </w:rPr>
          <w:delText>a najleps</w:delText>
        </w:r>
      </w:del>
      <w:del w:id="927" w:author="Kuba Fa" w:date="2023-03-10T13:55:00Z">
        <w:r w:rsidRPr="00E573AD" w:rsidDel="003F65CC">
          <w:rPr>
            <w:rStyle w:val="czeinternetowe"/>
            <w:color w:val="000000"/>
            <w:u w:val="none"/>
          </w:rPr>
          <w:delText>za 11</w:delText>
        </w:r>
      </w:del>
      <w:del w:id="928" w:author="Kuba Fa" w:date="2023-03-10T13:56:00Z">
        <w:r w:rsidRPr="00E573AD" w:rsidDel="003F65CC">
          <w:rPr>
            <w:rStyle w:val="czeinternetowe"/>
            <w:color w:val="000000"/>
            <w:u w:val="none"/>
          </w:rPr>
          <w:delText xml:space="preserve"> kolejki ligowej, która jest wystawiana na podstawie średniej oceny,</w:delText>
        </w:r>
      </w:del>
      <w:ins w:id="929" w:author="Kuba Fa" w:date="2023-03-10T13:56:00Z">
        <w:r w:rsidR="003F65CC">
          <w:rPr>
            <w:rStyle w:val="czeinternetowe"/>
            <w:color w:val="000000"/>
            <w:u w:val="none"/>
          </w:rPr>
          <w:t xml:space="preserve">a lista z najlepszymi występami w danym tygodniu </w:t>
        </w:r>
      </w:ins>
      <w:r w:rsidRPr="00E573AD">
        <w:rPr>
          <w:rStyle w:val="czeinternetowe"/>
          <w:color w:val="000000"/>
          <w:u w:val="none"/>
        </w:rPr>
        <w:t xml:space="preserve"> 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5D8AA9C6" w:rsidR="006B74F2" w:rsidRPr="003F65CC" w:rsidRDefault="006B74F2">
      <w:pPr>
        <w:pStyle w:val="Akapitzlist"/>
        <w:numPr>
          <w:ilvl w:val="0"/>
          <w:numId w:val="47"/>
        </w:numPr>
        <w:rPr>
          <w:rStyle w:val="czeinternetowe"/>
          <w:b/>
          <w:bCs/>
          <w:color w:val="000000"/>
          <w:u w:val="none"/>
        </w:rPr>
        <w:pPrChange w:id="930" w:author="Kuba Fa" w:date="2023-03-10T13:58:00Z">
          <w:pPr/>
        </w:pPrChange>
      </w:pPr>
      <w:r w:rsidRPr="003F65CC">
        <w:rPr>
          <w:rStyle w:val="czeinternetowe"/>
          <w:b/>
          <w:bCs/>
          <w:color w:val="000000"/>
          <w:u w:val="none"/>
        </w:rPr>
        <w:t>S</w:t>
      </w:r>
      <w:ins w:id="931" w:author="Kuba Fa" w:date="2023-03-10T13:56:00Z">
        <w:r w:rsidR="003F65CC" w:rsidRPr="003F65CC">
          <w:rPr>
            <w:rStyle w:val="czeinternetowe"/>
            <w:b/>
            <w:bCs/>
            <w:color w:val="000000"/>
            <w:u w:val="none"/>
          </w:rPr>
          <w:t>zybkość</w:t>
        </w:r>
      </w:ins>
      <w:del w:id="932" w:author="Kuba Fa" w:date="2023-03-10T13:56:00Z">
        <w:r w:rsidRPr="003F65CC" w:rsidDel="003F65CC">
          <w:rPr>
            <w:rStyle w:val="czeinternetowe"/>
            <w:b/>
            <w:bCs/>
            <w:color w:val="000000"/>
            <w:u w:val="none"/>
          </w:rPr>
          <w:delText>ZYBKOŚĆ</w:delText>
        </w:r>
      </w:del>
      <w:r w:rsidRPr="003F65CC">
        <w:rPr>
          <w:rStyle w:val="czeinternetowe"/>
          <w:b/>
          <w:bCs/>
          <w:color w:val="000000"/>
          <w:u w:val="none"/>
        </w:rPr>
        <w:t>:</w:t>
      </w:r>
    </w:p>
    <w:p w14:paraId="2B7A14D2" w14:textId="42154C74" w:rsidR="006B74F2" w:rsidRPr="00E573AD" w:rsidRDefault="006B74F2">
      <w:pPr>
        <w:pStyle w:val="Akapitzlist"/>
        <w:numPr>
          <w:ilvl w:val="0"/>
          <w:numId w:val="49"/>
        </w:numPr>
        <w:rPr>
          <w:rStyle w:val="czeinternetowe"/>
          <w:color w:val="000000"/>
          <w:u w:val="none"/>
        </w:rPr>
        <w:pPrChange w:id="933" w:author="Kuba Fa" w:date="2023-03-10T13:57:00Z">
          <w:pPr/>
        </w:pPrChange>
      </w:pPr>
      <w:del w:id="934" w:author="Kuba Fa" w:date="2023-02-02T18:00:00Z">
        <w:r w:rsidRPr="00E573AD" w:rsidDel="00E573AD">
          <w:rPr>
            <w:rStyle w:val="czeinternetowe"/>
            <w:color w:val="000000"/>
            <w:u w:val="none"/>
          </w:rPr>
          <w:delText xml:space="preserve">- </w:delText>
        </w:r>
      </w:del>
      <w:r w:rsidRPr="003F65CC">
        <w:rPr>
          <w:rStyle w:val="czeinternetowe"/>
          <w:b/>
          <w:bCs/>
          <w:color w:val="000000"/>
          <w:u w:val="none"/>
          <w:rPrChange w:id="935" w:author="Kuba Fa" w:date="2023-03-10T13:57:00Z">
            <w:rPr>
              <w:rStyle w:val="czeinternetowe"/>
              <w:color w:val="000000"/>
              <w:u w:val="none"/>
            </w:rPr>
          </w:rPrChang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ins w:id="936" w:author="Kuba Fa" w:date="2023-03-10T13:59:00Z">
        <w:r w:rsidR="003F65CC">
          <w:rPr>
            <w:rStyle w:val="czeinternetowe"/>
            <w:color w:val="000000"/>
            <w:u w:val="none"/>
          </w:rPr>
          <w:t xml:space="preserve">, </w:t>
        </w:r>
      </w:ins>
      <w:del w:id="937" w:author="Kuba Fa" w:date="2023-03-10T13:59:00Z">
        <w:r w:rsidRPr="00E573AD" w:rsidDel="003F65CC">
          <w:rPr>
            <w:rStyle w:val="czeinternetowe"/>
            <w:color w:val="000000"/>
            <w:u w:val="none"/>
          </w:rPr>
          <w:delText xml:space="preserve"> </w:delText>
        </w:r>
      </w:del>
      <w:r w:rsidRPr="00E573AD">
        <w:rPr>
          <w:rStyle w:val="czeinternetowe"/>
          <w:color w:val="000000"/>
          <w:u w:val="none"/>
        </w:rPr>
        <w:t>szybcy zawodnicy. Umiejętność szybkiego biegania, które przekłada się na wymijanie przeciwników jest bardzo ważn</w:t>
      </w:r>
      <w:ins w:id="938" w:author="Kuba Fa" w:date="2023-03-10T13:59:00Z">
        <w:r w:rsidR="003F65CC">
          <w:rPr>
            <w:rStyle w:val="czeinternetowe"/>
            <w:color w:val="000000"/>
            <w:u w:val="none"/>
          </w:rPr>
          <w:t>ym elementem gry</w:t>
        </w:r>
      </w:ins>
      <w:del w:id="939" w:author="Kuba Fa" w:date="2023-03-10T13:59:00Z">
        <w:r w:rsidRPr="00E573AD" w:rsidDel="003F65CC">
          <w:rPr>
            <w:rStyle w:val="czeinternetowe"/>
            <w:color w:val="000000"/>
            <w:u w:val="none"/>
          </w:rPr>
          <w:delText>ą zaletą</w:delText>
        </w:r>
      </w:del>
      <w:r w:rsidRPr="00E573AD">
        <w:rPr>
          <w:rStyle w:val="czeinternetowe"/>
          <w:color w:val="000000"/>
          <w:u w:val="none"/>
        </w:rPr>
        <w:t xml:space="preserve">, ponieważ pomaga drużynie w </w:t>
      </w:r>
      <w:ins w:id="940" w:author="Kuba Fa" w:date="2023-03-10T14:00:00Z">
        <w:r w:rsidR="003F65CC">
          <w:rPr>
            <w:rStyle w:val="czeinternetowe"/>
            <w:color w:val="000000"/>
            <w:u w:val="none"/>
          </w:rPr>
          <w:t>efektywnym</w:t>
        </w:r>
      </w:ins>
      <w:del w:id="941" w:author="Kuba Fa" w:date="2023-03-10T14:00:00Z">
        <w:r w:rsidRPr="00E573AD" w:rsidDel="003F65CC">
          <w:rPr>
            <w:rStyle w:val="czeinternetowe"/>
            <w:color w:val="000000"/>
            <w:u w:val="none"/>
          </w:rPr>
          <w:delText>szybkim</w:delText>
        </w:r>
      </w:del>
      <w:r w:rsidRPr="00E573AD">
        <w:rPr>
          <w:rStyle w:val="czeinternetowe"/>
          <w:color w:val="000000"/>
          <w:u w:val="none"/>
        </w:rPr>
        <w:t xml:space="preserve"> przedostaniu się pod bramkę przeciwnika</w:t>
      </w:r>
      <w:ins w:id="942" w:author="Kuba Fa" w:date="2023-03-10T14:01:00Z">
        <w:r w:rsidR="003F65CC">
          <w:rPr>
            <w:rStyle w:val="czeinternetowe"/>
            <w:color w:val="000000"/>
            <w:u w:val="none"/>
          </w:rPr>
          <w:t xml:space="preserve"> oraz</w:t>
        </w:r>
      </w:ins>
      <w:del w:id="943" w:author="Kuba Fa" w:date="2023-03-10T14:01:00Z">
        <w:r w:rsidRPr="00E573AD" w:rsidDel="003F65CC">
          <w:rPr>
            <w:rStyle w:val="czeinternetowe"/>
            <w:color w:val="000000"/>
            <w:u w:val="none"/>
          </w:rPr>
          <w:delText>, bądź</w:delText>
        </w:r>
      </w:del>
      <w:r w:rsidRPr="00E573AD">
        <w:rPr>
          <w:rStyle w:val="czeinternetowe"/>
          <w:color w:val="000000"/>
          <w:u w:val="none"/>
        </w:rPr>
        <w:t xml:space="preserve"> znalezieni</w:t>
      </w:r>
      <w:ins w:id="944" w:author="Kuba Fa" w:date="2023-03-10T14:00:00Z">
        <w:r w:rsidR="003F65CC">
          <w:rPr>
            <w:rStyle w:val="czeinternetowe"/>
            <w:color w:val="000000"/>
            <w:u w:val="none"/>
          </w:rPr>
          <w:t>u</w:t>
        </w:r>
      </w:ins>
      <w:del w:id="945" w:author="Kuba Fa" w:date="2023-03-10T14:00:00Z">
        <w:r w:rsidRPr="00E573AD" w:rsidDel="003F65CC">
          <w:rPr>
            <w:rStyle w:val="czeinternetowe"/>
            <w:color w:val="000000"/>
            <w:u w:val="none"/>
          </w:rPr>
          <w:delText>a</w:delText>
        </w:r>
      </w:del>
      <w:r w:rsidRPr="00E573AD">
        <w:rPr>
          <w:rStyle w:val="czeinternetowe"/>
          <w:color w:val="000000"/>
          <w:u w:val="none"/>
        </w:rPr>
        <w:t xml:space="preserve"> wolne</w:t>
      </w:r>
      <w:ins w:id="946" w:author="Kuba Fa" w:date="2023-03-10T14:01:00Z">
        <w:r w:rsidR="003F65CC">
          <w:rPr>
            <w:rStyle w:val="czeinternetowe"/>
            <w:color w:val="000000"/>
            <w:u w:val="none"/>
          </w:rPr>
          <w:t>go miejsca</w:t>
        </w:r>
      </w:ins>
      <w:del w:id="947" w:author="Kuba Fa" w:date="2023-03-10T14:01:00Z">
        <w:r w:rsidRPr="00E573AD" w:rsidDel="003F65CC">
          <w:rPr>
            <w:rStyle w:val="czeinternetowe"/>
            <w:color w:val="000000"/>
            <w:u w:val="none"/>
          </w:rPr>
          <w:delText>j przestrzeni</w:delText>
        </w:r>
      </w:del>
      <w:r w:rsidRPr="00E573AD">
        <w:rPr>
          <w:rStyle w:val="czeinternetowe"/>
          <w:color w:val="000000"/>
          <w:u w:val="none"/>
        </w:rPr>
        <w:t>, któr</w:t>
      </w:r>
      <w:ins w:id="948" w:author="Kuba Fa" w:date="2023-03-10T14:01:00Z">
        <w:r w:rsidR="003F65CC">
          <w:rPr>
            <w:rStyle w:val="czeinternetowe"/>
            <w:color w:val="000000"/>
            <w:u w:val="none"/>
          </w:rPr>
          <w:t>e</w:t>
        </w:r>
      </w:ins>
      <w:del w:id="949" w:author="Kuba Fa" w:date="2023-03-10T14:01:00Z">
        <w:r w:rsidRPr="00E573AD" w:rsidDel="003F65CC">
          <w:rPr>
            <w:rStyle w:val="czeinternetowe"/>
            <w:color w:val="000000"/>
            <w:u w:val="none"/>
          </w:rPr>
          <w:delText>a</w:delText>
        </w:r>
      </w:del>
      <w:r w:rsidRPr="00E573AD">
        <w:rPr>
          <w:rStyle w:val="czeinternetowe"/>
          <w:color w:val="000000"/>
          <w:u w:val="none"/>
        </w:rPr>
        <w:t xml:space="preserve"> </w:t>
      </w:r>
      <w:del w:id="950" w:author="Kuba Fa" w:date="2023-03-10T14:01:00Z">
        <w:r w:rsidRPr="00E573AD" w:rsidDel="003F65CC">
          <w:rPr>
            <w:rStyle w:val="czeinternetowe"/>
            <w:color w:val="000000"/>
            <w:u w:val="none"/>
          </w:rPr>
          <w:delText>pozwoli na</w:delText>
        </w:r>
      </w:del>
      <w:ins w:id="951" w:author="Kuba Fa" w:date="2023-03-10T14:01:00Z">
        <w:r w:rsidR="003F65CC">
          <w:rPr>
            <w:rStyle w:val="czeinternetowe"/>
            <w:color w:val="000000"/>
            <w:u w:val="none"/>
          </w:rPr>
          <w:t>ułatwi</w:t>
        </w:r>
      </w:ins>
      <w:ins w:id="952" w:author="Kuba Fa" w:date="2023-03-10T14:02:00Z">
        <w:r w:rsidR="003F65CC">
          <w:rPr>
            <w:rStyle w:val="czeinternetowe"/>
            <w:color w:val="000000"/>
            <w:u w:val="none"/>
          </w:rPr>
          <w:t xml:space="preserve"> </w:t>
        </w:r>
      </w:ins>
      <w:r w:rsidRPr="00E573AD">
        <w:rPr>
          <w:rStyle w:val="czeinternetowe"/>
          <w:color w:val="000000"/>
          <w:u w:val="none"/>
        </w:rPr>
        <w:t xml:space="preserve"> skuteczne dośrodkowanie piłki w pole karne przeciwnika.</w:t>
      </w:r>
    </w:p>
    <w:p w14:paraId="057D7FBA" w14:textId="2FD03D97" w:rsidR="006B74F2" w:rsidRPr="00E573AD" w:rsidRDefault="006B74F2">
      <w:pPr>
        <w:pStyle w:val="Akapitzlist"/>
        <w:numPr>
          <w:ilvl w:val="0"/>
          <w:numId w:val="50"/>
        </w:numPr>
        <w:rPr>
          <w:rStyle w:val="czeinternetowe"/>
          <w:color w:val="000000"/>
          <w:u w:val="none"/>
        </w:rPr>
        <w:pPrChange w:id="953" w:author="Kuba Fa" w:date="2023-03-10T13:58:00Z">
          <w:pPr/>
        </w:pPrChange>
      </w:pPr>
      <w:del w:id="954" w:author="Kuba Fa" w:date="2023-02-02T18:00:00Z">
        <w:r w:rsidRPr="00E573AD" w:rsidDel="00E573AD">
          <w:rPr>
            <w:rStyle w:val="czeinternetowe"/>
            <w:color w:val="000000"/>
            <w:u w:val="none"/>
          </w:rPr>
          <w:delText xml:space="preserve">- </w:delText>
        </w:r>
      </w:del>
      <w:r w:rsidRPr="003F65CC">
        <w:rPr>
          <w:rStyle w:val="czeinternetowe"/>
          <w:b/>
          <w:bCs/>
          <w:color w:val="000000"/>
          <w:u w:val="none"/>
          <w:rPrChange w:id="955" w:author="Kuba Fa" w:date="2023-03-10T13:57:00Z">
            <w:rPr>
              <w:rStyle w:val="czeinternetowe"/>
              <w:color w:val="000000"/>
              <w:u w:val="none"/>
            </w:rPr>
          </w:rPrChange>
        </w:rPr>
        <w:t>ilość faul</w:t>
      </w:r>
      <w:ins w:id="956" w:author="Kuba Fa" w:date="2023-03-10T13:57:00Z">
        <w:r w:rsidR="003F65CC" w:rsidRPr="003F65CC">
          <w:rPr>
            <w:rStyle w:val="czeinternetowe"/>
            <w:b/>
            <w:bCs/>
            <w:color w:val="000000"/>
            <w:u w:val="none"/>
            <w:rPrChange w:id="957" w:author="Kuba Fa" w:date="2023-03-10T13:57:00Z">
              <w:rPr>
                <w:rStyle w:val="czeinternetowe"/>
                <w:color w:val="000000"/>
                <w:u w:val="none"/>
              </w:rPr>
            </w:rPrChange>
          </w:rPr>
          <w:t>i</w:t>
        </w:r>
      </w:ins>
      <w:del w:id="958" w:author="Kuba Fa" w:date="2023-03-10T13:57:00Z">
        <w:r w:rsidRPr="003F65CC" w:rsidDel="003F65CC">
          <w:rPr>
            <w:rStyle w:val="czeinternetowe"/>
            <w:b/>
            <w:bCs/>
            <w:color w:val="000000"/>
            <w:u w:val="none"/>
            <w:rPrChange w:id="959" w:author="Kuba Fa" w:date="2023-03-10T13:57:00Z">
              <w:rPr>
                <w:rStyle w:val="czeinternetowe"/>
                <w:color w:val="000000"/>
                <w:u w:val="none"/>
              </w:rPr>
            </w:rPrChange>
          </w:rPr>
          <w:delText>ów</w:delText>
        </w:r>
      </w:del>
      <w:r w:rsidRPr="003F65CC">
        <w:rPr>
          <w:rStyle w:val="czeinternetowe"/>
          <w:b/>
          <w:bCs/>
          <w:color w:val="000000"/>
          <w:u w:val="none"/>
          <w:rPrChange w:id="960" w:author="Kuba Fa" w:date="2023-03-10T13:57:00Z">
            <w:rPr>
              <w:rStyle w:val="czeinternetowe"/>
              <w:color w:val="000000"/>
              <w:u w:val="none"/>
            </w:rPr>
          </w:rPrChange>
        </w:rPr>
        <w:t xml:space="preserve"> na danym zawodniku</w:t>
      </w:r>
      <w:r w:rsidRPr="00E573AD">
        <w:rPr>
          <w:rStyle w:val="czeinternetowe"/>
          <w:color w:val="000000"/>
          <w:u w:val="none"/>
        </w:rPr>
        <w:t xml:space="preserve"> – ten parametr wiąże się w dużym stopniu z powyższym, ponieważ do </w:t>
      </w:r>
      <w:del w:id="961" w:author="Kuba Fa" w:date="2023-03-10T14:12:00Z">
        <w:r w:rsidRPr="00E573AD" w:rsidDel="00F57322">
          <w:rPr>
            <w:rStyle w:val="czeinternetowe"/>
            <w:color w:val="000000"/>
            <w:u w:val="none"/>
          </w:rPr>
          <w:delText xml:space="preserve">nieczystego </w:delText>
        </w:r>
      </w:del>
      <w:ins w:id="962" w:author="Kuba Fa" w:date="2023-03-10T14:12:00Z">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ins>
      <w:r w:rsidRPr="00E573AD">
        <w:rPr>
          <w:rStyle w:val="czeinternetowe"/>
          <w:color w:val="000000"/>
          <w:u w:val="none"/>
        </w:rPr>
        <w:t>zagrania dochodzi zazwyczaj w momencie, gdy zawodnik wymknie się przeciwnikom spod kontroli</w:t>
      </w:r>
      <w:ins w:id="963" w:author="Kuba Fa" w:date="2023-03-10T14:10:00Z">
        <w:r w:rsidR="00F57322">
          <w:rPr>
            <w:rStyle w:val="czeinternetowe"/>
            <w:color w:val="000000"/>
            <w:u w:val="none"/>
          </w:rPr>
          <w:t>. Gdy</w:t>
        </w:r>
      </w:ins>
      <w:r w:rsidRPr="00E573AD">
        <w:rPr>
          <w:rStyle w:val="czeinternetowe"/>
          <w:color w:val="000000"/>
          <w:u w:val="none"/>
        </w:rPr>
        <w:t xml:space="preserve"> </w:t>
      </w:r>
      <w:ins w:id="964" w:author="Kuba Fa" w:date="2023-03-10T14:10:00Z">
        <w:r w:rsidR="00F57322">
          <w:rPr>
            <w:rStyle w:val="czeinternetowe"/>
            <w:color w:val="000000"/>
            <w:u w:val="none"/>
          </w:rPr>
          <w:t xml:space="preserve">przeciwnicy </w:t>
        </w:r>
      </w:ins>
      <w:del w:id="965" w:author="Kuba Fa" w:date="2023-03-10T14:10:00Z">
        <w:r w:rsidRPr="00E573AD" w:rsidDel="00F57322">
          <w:rPr>
            <w:rStyle w:val="czeinternetowe"/>
            <w:color w:val="000000"/>
            <w:u w:val="none"/>
          </w:rPr>
          <w:delText>i</w:delText>
        </w:r>
      </w:del>
      <w:r w:rsidRPr="00E573AD">
        <w:rPr>
          <w:rStyle w:val="czeinternetowe"/>
          <w:color w:val="000000"/>
          <w:u w:val="none"/>
        </w:rPr>
        <w:t xml:space="preserve"> nie </w:t>
      </w:r>
      <w:ins w:id="966" w:author="Kuba Fa" w:date="2023-03-10T14:13:00Z">
        <w:r w:rsidR="00187B9A">
          <w:rPr>
            <w:rStyle w:val="czeinternetowe"/>
            <w:color w:val="000000"/>
            <w:u w:val="none"/>
          </w:rPr>
          <w:t xml:space="preserve">potrafią </w:t>
        </w:r>
      </w:ins>
      <w:del w:id="967" w:author="Kuba Fa" w:date="2023-03-10T14:13:00Z">
        <w:r w:rsidRPr="00E573AD" w:rsidDel="00187B9A">
          <w:rPr>
            <w:rStyle w:val="czeinternetowe"/>
            <w:color w:val="000000"/>
            <w:u w:val="none"/>
          </w:rPr>
          <w:delText>mogą</w:delText>
        </w:r>
      </w:del>
      <w:r w:rsidRPr="00E573AD">
        <w:rPr>
          <w:rStyle w:val="czeinternetowe"/>
          <w:color w:val="000000"/>
          <w:u w:val="none"/>
        </w:rPr>
        <w:t xml:space="preserve"> </w:t>
      </w:r>
      <w:del w:id="968" w:author="Kuba Fa" w:date="2023-03-10T14:10:00Z">
        <w:r w:rsidRPr="00E573AD" w:rsidDel="00F57322">
          <w:rPr>
            <w:rStyle w:val="czeinternetowe"/>
            <w:color w:val="000000"/>
            <w:u w:val="none"/>
          </w:rPr>
          <w:delText>oni za nim nadążyć</w:delText>
        </w:r>
      </w:del>
      <w:ins w:id="969" w:author="Kuba Fa" w:date="2023-03-10T14:10:00Z">
        <w:r w:rsidR="00F57322">
          <w:rPr>
            <w:rStyle w:val="czeinternetowe"/>
            <w:color w:val="000000"/>
            <w:u w:val="none"/>
          </w:rPr>
          <w:t>nadążyć za zaw</w:t>
        </w:r>
      </w:ins>
      <w:ins w:id="970" w:author="Kuba Fa" w:date="2023-03-10T14:11:00Z">
        <w:r w:rsidR="00F57322">
          <w:rPr>
            <w:rStyle w:val="czeinternetowe"/>
            <w:color w:val="000000"/>
            <w:u w:val="none"/>
          </w:rPr>
          <w:t>odnikiem atakującym</w:t>
        </w:r>
      </w:ins>
      <w:ins w:id="971" w:author="Kuba Fa" w:date="2023-03-10T14:12:00Z">
        <w:r w:rsidR="00F57322">
          <w:rPr>
            <w:rStyle w:val="czeinternetowe"/>
            <w:color w:val="000000"/>
            <w:u w:val="none"/>
          </w:rPr>
          <w:t xml:space="preserve"> zmuszeni są do</w:t>
        </w:r>
      </w:ins>
      <w:ins w:id="972" w:author="Kuba Fa" w:date="2023-03-10T14:26:00Z">
        <w:r w:rsidR="00C94D73">
          <w:rPr>
            <w:rStyle w:val="czeinternetowe"/>
            <w:color w:val="000000"/>
            <w:u w:val="none"/>
          </w:rPr>
          <w:t xml:space="preserve"> tak zwanego faulu taktycznego</w:t>
        </w:r>
      </w:ins>
      <w:r w:rsidRPr="00E573AD">
        <w:rPr>
          <w:rStyle w:val="czeinternetowe"/>
          <w:color w:val="000000"/>
          <w:u w:val="none"/>
        </w:rPr>
        <w:t>.</w:t>
      </w:r>
      <w:ins w:id="973" w:author="Kuba Fa" w:date="2023-03-10T14:26:00Z">
        <w:r w:rsidR="00C94D73">
          <w:rPr>
            <w:rStyle w:val="czeinternetowe"/>
            <w:color w:val="000000"/>
            <w:u w:val="none"/>
          </w:rPr>
          <w:t xml:space="preserve"> Bardziej opłacalna jest sytuacja</w:t>
        </w:r>
      </w:ins>
      <w:ins w:id="974" w:author="Kuba Fa" w:date="2023-03-10T14:32:00Z">
        <w:r w:rsidR="00C94D73">
          <w:rPr>
            <w:rStyle w:val="czeinternetowe"/>
            <w:color w:val="000000"/>
            <w:u w:val="none"/>
          </w:rPr>
          <w:t xml:space="preserve"> w której</w:t>
        </w:r>
      </w:ins>
      <w:ins w:id="975" w:author="Kuba Fa" w:date="2023-03-10T14:34:00Z">
        <w:r w:rsidR="00C94D73">
          <w:rPr>
            <w:rStyle w:val="czeinternetowe"/>
            <w:color w:val="000000"/>
            <w:u w:val="none"/>
          </w:rPr>
          <w:t xml:space="preserve"> podczas rzutu wolneo</w:t>
        </w:r>
      </w:ins>
      <w:ins w:id="976" w:author="Kuba Fa" w:date="2023-03-10T14:32:00Z">
        <w:r w:rsidR="00C94D73">
          <w:rPr>
            <w:rStyle w:val="czeinternetowe"/>
            <w:color w:val="000000"/>
            <w:u w:val="none"/>
          </w:rPr>
          <w:t xml:space="preserve"> piłka zatrzymuje się w miejscu</w:t>
        </w:r>
      </w:ins>
      <w:ins w:id="977" w:author="Kuba Fa" w:date="2023-03-10T14:33:00Z">
        <w:r w:rsidR="00C94D73">
          <w:rPr>
            <w:rStyle w:val="czeinternetowe"/>
            <w:color w:val="000000"/>
            <w:u w:val="none"/>
          </w:rPr>
          <w:t xml:space="preserve"> przewinienia, niż taka gdy przeciwnik wykorzysta brak poprawnego ustawienia</w:t>
        </w:r>
      </w:ins>
      <w:ins w:id="978" w:author="Kuba Fa" w:date="2023-03-10T14:34:00Z">
        <w:r w:rsidR="00C94D73">
          <w:rPr>
            <w:rStyle w:val="czeinternetowe"/>
            <w:color w:val="000000"/>
            <w:u w:val="none"/>
          </w:rPr>
          <w:t xml:space="preserve"> i zorganizowania w obronie.</w:t>
        </w:r>
      </w:ins>
      <w:r w:rsidRPr="00E573AD">
        <w:rPr>
          <w:rStyle w:val="czeinternetowe"/>
          <w:color w:val="000000"/>
          <w:u w:val="none"/>
        </w:rPr>
        <w:t xml:space="preserve"> </w:t>
      </w:r>
      <w:del w:id="979" w:author="Kuba Fa" w:date="2023-03-10T14:26:00Z">
        <w:r w:rsidRPr="00E573AD" w:rsidDel="00C94D73">
          <w:rPr>
            <w:rStyle w:val="czeinternetowe"/>
            <w:color w:val="000000"/>
            <w:u w:val="none"/>
          </w:rPr>
          <w:delText xml:space="preserve">Większość przewinień to faule taktyczne, czyli takie </w:delText>
        </w:r>
      </w:del>
      <w:del w:id="980" w:author="Kuba Fa" w:date="2023-03-10T14:34:00Z">
        <w:r w:rsidRPr="00E573AD" w:rsidDel="00C94D73">
          <w:rPr>
            <w:rStyle w:val="czeinternetowe"/>
            <w:color w:val="000000"/>
            <w:u w:val="none"/>
          </w:rPr>
          <w:delText>w któr</w:delText>
        </w:r>
      </w:del>
      <w:del w:id="981" w:author="Kuba Fa" w:date="2023-03-10T14:26:00Z">
        <w:r w:rsidRPr="00E573AD" w:rsidDel="00C94D73">
          <w:rPr>
            <w:rStyle w:val="czeinternetowe"/>
            <w:color w:val="000000"/>
            <w:u w:val="none"/>
          </w:rPr>
          <w:delText>ych</w:delText>
        </w:r>
      </w:del>
      <w:del w:id="982" w:author="Kuba Fa" w:date="2023-03-10T14:34:00Z">
        <w:r w:rsidRPr="00E573AD" w:rsidDel="00C94D73">
          <w:rPr>
            <w:rStyle w:val="czeinternetowe"/>
            <w:color w:val="000000"/>
            <w:u w:val="none"/>
          </w:rPr>
          <w:delText xml:space="preserve"> drużyn</w:delText>
        </w:r>
      </w:del>
      <w:del w:id="983" w:author="Kuba Fa" w:date="2023-03-10T14:26:00Z">
        <w:r w:rsidRPr="00E573AD" w:rsidDel="00C94D73">
          <w:rPr>
            <w:rStyle w:val="czeinternetowe"/>
            <w:color w:val="000000"/>
            <w:u w:val="none"/>
          </w:rPr>
          <w:delText>ie</w:delText>
        </w:r>
      </w:del>
      <w:del w:id="984" w:author="Kuba Fa" w:date="2023-03-10T14:34:00Z">
        <w:r w:rsidRPr="00E573AD" w:rsidDel="00C94D73">
          <w:rPr>
            <w:rStyle w:val="czeinternetowe"/>
            <w:color w:val="000000"/>
            <w:u w:val="none"/>
          </w:rPr>
          <w:delText xml:space="preserve"> faulującej opłaca się by piłka została zatrzymana na rzucie wolnym, a zawodnicy broniącej drużyny zdążą wrócić się na swoje pozycje, bądź takie </w:delText>
        </w:r>
      </w:del>
      <w:ins w:id="985" w:author="Kuba Fa" w:date="2023-03-10T14:34:00Z">
        <w:r w:rsidR="00C94D73">
          <w:rPr>
            <w:rStyle w:val="czeinternetowe"/>
            <w:color w:val="000000"/>
            <w:u w:val="none"/>
          </w:rPr>
          <w:t>Istnieją</w:t>
        </w:r>
      </w:ins>
      <w:ins w:id="986" w:author="Kuba Fa" w:date="2023-03-10T14:35:00Z">
        <w:r w:rsidR="00C94D73">
          <w:rPr>
            <w:rStyle w:val="czeinternetowe"/>
            <w:color w:val="000000"/>
            <w:u w:val="none"/>
          </w:rPr>
          <w:t xml:space="preserve"> także</w:t>
        </w:r>
      </w:ins>
      <w:ins w:id="987" w:author="Kuba Fa" w:date="2023-03-10T14:34:00Z">
        <w:r w:rsidR="00C94D73">
          <w:rPr>
            <w:rStyle w:val="czeinternetowe"/>
            <w:color w:val="000000"/>
            <w:u w:val="none"/>
          </w:rPr>
          <w:t xml:space="preserve"> takie sytuacje</w:t>
        </w:r>
      </w:ins>
      <w:ins w:id="988" w:author="Kuba Fa" w:date="2023-03-10T14:35:00Z">
        <w:r w:rsidR="00C94D73">
          <w:rPr>
            <w:rStyle w:val="czeinternetowe"/>
            <w:color w:val="000000"/>
            <w:u w:val="none"/>
          </w:rPr>
          <w:t xml:space="preserve"> </w:t>
        </w:r>
      </w:ins>
      <w:r w:rsidRPr="00E573AD">
        <w:rPr>
          <w:rStyle w:val="czeinternetowe"/>
          <w:color w:val="000000"/>
          <w:u w:val="none"/>
        </w:rPr>
        <w:t>w których</w:t>
      </w:r>
      <w:del w:id="989" w:author="Kuba Fa" w:date="2023-03-10T14:35:00Z">
        <w:r w:rsidRPr="00E573AD" w:rsidDel="00C94D73">
          <w:rPr>
            <w:rStyle w:val="czeinternetowe"/>
            <w:color w:val="000000"/>
            <w:u w:val="none"/>
          </w:rPr>
          <w:delText xml:space="preserve"> wolniejszy </w:delText>
        </w:r>
      </w:del>
      <w:r w:rsidRPr="00E573AD">
        <w:rPr>
          <w:rStyle w:val="czeinternetowe"/>
          <w:color w:val="000000"/>
          <w:u w:val="none"/>
        </w:rPr>
        <w:t xml:space="preserve">zawodnik chce odebrać piłkę, ale ze względu na jego spóźnienie, </w:t>
      </w:r>
      <w:del w:id="990" w:author="Kuba Fa" w:date="2023-03-10T14:36:00Z">
        <w:r w:rsidRPr="00E573AD" w:rsidDel="00C94D73">
          <w:rPr>
            <w:rStyle w:val="czeinternetowe"/>
            <w:color w:val="000000"/>
            <w:u w:val="none"/>
          </w:rPr>
          <w:delText xml:space="preserve">jego noga </w:delText>
        </w:r>
      </w:del>
      <w:r w:rsidRPr="00E573AD">
        <w:rPr>
          <w:rStyle w:val="czeinternetowe"/>
          <w:color w:val="000000"/>
          <w:u w:val="none"/>
        </w:rPr>
        <w:t xml:space="preserve">trafia </w:t>
      </w:r>
      <w:ins w:id="991" w:author="Kuba Fa" w:date="2023-03-10T14:36:00Z">
        <w:r w:rsidR="00C94D73">
          <w:rPr>
            <w:rStyle w:val="czeinternetowe"/>
            <w:color w:val="000000"/>
            <w:u w:val="none"/>
          </w:rPr>
          <w:t xml:space="preserve">on </w:t>
        </w:r>
      </w:ins>
      <w:r w:rsidRPr="00E573AD">
        <w:rPr>
          <w:rStyle w:val="czeinternetowe"/>
          <w:color w:val="000000"/>
          <w:u w:val="none"/>
        </w:rPr>
        <w:t>w nogi przeciwnika.</w:t>
      </w:r>
    </w:p>
    <w:p w14:paraId="3A99C854" w14:textId="77777777" w:rsidR="006B74F2" w:rsidRDefault="006B74F2">
      <w:pPr>
        <w:jc w:val="both"/>
        <w:rPr>
          <w:rStyle w:val="czeinternetowe"/>
          <w:rFonts w:ascii="Times New Roman" w:hAnsi="Times New Roman" w:cs="Times New Roman"/>
          <w:color w:val="000000"/>
          <w:sz w:val="24"/>
          <w:szCs w:val="24"/>
          <w:u w:val="none"/>
        </w:rPr>
        <w:pPrChange w:id="992" w:author="Kuba Fa" w:date="2023-02-02T17:59:00Z">
          <w:pPr/>
        </w:pPrChange>
      </w:pPr>
    </w:p>
    <w:p w14:paraId="38A71C7A" w14:textId="417DE8A4" w:rsidR="006B74F2" w:rsidRPr="00C94D73" w:rsidRDefault="006B74F2">
      <w:pPr>
        <w:pStyle w:val="Akapitzlist"/>
        <w:numPr>
          <w:ilvl w:val="0"/>
          <w:numId w:val="51"/>
        </w:numPr>
        <w:rPr>
          <w:rStyle w:val="czeinternetowe"/>
          <w:b/>
          <w:bCs/>
          <w:color w:val="000000"/>
          <w:u w:val="none"/>
        </w:rPr>
        <w:pPrChange w:id="993" w:author="Kuba Fa" w:date="2023-03-10T14:36:00Z">
          <w:pPr/>
        </w:pPrChange>
      </w:pPr>
      <w:del w:id="994" w:author="Kuba Fa" w:date="2023-03-10T14:36:00Z">
        <w:r w:rsidRPr="00C94D73" w:rsidDel="00C94D73">
          <w:rPr>
            <w:rStyle w:val="czeinternetowe"/>
            <w:b/>
            <w:bCs/>
            <w:color w:val="000000"/>
            <w:u w:val="none"/>
          </w:rPr>
          <w:delText>FIZYCZNOŚĆ</w:delText>
        </w:r>
      </w:del>
      <w:ins w:id="995" w:author="Kuba Fa" w:date="2023-03-10T14:36:00Z">
        <w:r w:rsidR="00C94D73" w:rsidRPr="00C94D73">
          <w:rPr>
            <w:rStyle w:val="czeinternetowe"/>
            <w:b/>
            <w:bCs/>
            <w:color w:val="000000"/>
            <w:u w:val="none"/>
          </w:rPr>
          <w:t>Fizyczność</w:t>
        </w:r>
      </w:ins>
      <w:r w:rsidRPr="00C94D73">
        <w:rPr>
          <w:rStyle w:val="czeinternetowe"/>
          <w:b/>
          <w:bCs/>
          <w:color w:val="000000"/>
          <w:u w:val="none"/>
        </w:rPr>
        <w:t>:</w:t>
      </w:r>
    </w:p>
    <w:p w14:paraId="7DFC459D" w14:textId="7297F0CA" w:rsidR="006B74F2" w:rsidRPr="00E573AD" w:rsidRDefault="006B74F2">
      <w:pPr>
        <w:pStyle w:val="Akapitzlist"/>
        <w:numPr>
          <w:ilvl w:val="0"/>
          <w:numId w:val="52"/>
        </w:numPr>
        <w:rPr>
          <w:rStyle w:val="czeinternetowe"/>
          <w:color w:val="000000"/>
          <w:u w:val="none"/>
        </w:rPr>
        <w:pPrChange w:id="996" w:author="Kuba Fa" w:date="2023-03-10T14:36:00Z">
          <w:pPr/>
        </w:pPrChange>
      </w:pPr>
      <w:del w:id="997" w:author="Kuba Fa" w:date="2023-02-02T18:00:00Z">
        <w:r w:rsidRPr="00E573AD" w:rsidDel="00E573AD">
          <w:rPr>
            <w:rStyle w:val="czeinternetowe"/>
            <w:color w:val="000000"/>
            <w:u w:val="none"/>
          </w:rPr>
          <w:delText xml:space="preserve">- </w:delText>
        </w:r>
      </w:del>
      <w:r w:rsidRPr="00C94D73">
        <w:rPr>
          <w:rStyle w:val="czeinternetowe"/>
          <w:b/>
          <w:bCs/>
          <w:color w:val="000000"/>
          <w:u w:val="none"/>
          <w:rPrChange w:id="998" w:author="Kuba Fa" w:date="2023-03-10T14:36:00Z">
            <w:rPr>
              <w:rStyle w:val="czeinternetowe"/>
              <w:color w:val="000000"/>
              <w:u w:val="none"/>
            </w:rPr>
          </w:rPrChang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del w:id="999" w:author="Kuba Fa" w:date="2023-03-10T14:37:00Z">
        <w:r w:rsidRPr="00E573AD" w:rsidDel="00C94D73">
          <w:rPr>
            <w:rStyle w:val="czeinternetowe"/>
            <w:color w:val="000000"/>
            <w:u w:val="none"/>
          </w:rPr>
          <w:delText>jak i reszta wartości opisywanych statystyk, składają się na podgrupę z danej kategorii w obydwu grach.</w:delText>
        </w:r>
      </w:del>
      <w:ins w:id="1000" w:author="Kuba Fa" w:date="2023-03-10T14:37:00Z">
        <w:r w:rsidR="00C94D73">
          <w:rPr>
            <w:rStyle w:val="czeinternetowe"/>
            <w:color w:val="000000"/>
            <w:u w:val="none"/>
          </w:rPr>
          <w:t>składają się na ocene fizyczności.</w:t>
        </w:r>
      </w:ins>
    </w:p>
    <w:p w14:paraId="52079B4F" w14:textId="53AACC45" w:rsidR="006B74F2" w:rsidRPr="00E573AD" w:rsidRDefault="006B74F2">
      <w:pPr>
        <w:pStyle w:val="Akapitzlist"/>
        <w:numPr>
          <w:ilvl w:val="0"/>
          <w:numId w:val="53"/>
        </w:numPr>
        <w:rPr>
          <w:rStyle w:val="czeinternetowe"/>
          <w:color w:val="000000"/>
          <w:u w:val="none"/>
        </w:rPr>
        <w:pPrChange w:id="1001" w:author="Kuba Fa" w:date="2023-03-10T14:36:00Z">
          <w:pPr/>
        </w:pPrChange>
      </w:pPr>
      <w:del w:id="1002" w:author="Kuba Fa" w:date="2023-02-02T18:00:00Z">
        <w:r w:rsidRPr="00E573AD" w:rsidDel="00E573AD">
          <w:rPr>
            <w:rStyle w:val="czeinternetowe"/>
            <w:color w:val="000000"/>
            <w:u w:val="none"/>
          </w:rPr>
          <w:delText xml:space="preserve">- </w:delText>
        </w:r>
      </w:del>
      <w:r w:rsidRPr="00C94D73">
        <w:rPr>
          <w:rStyle w:val="czeinternetowe"/>
          <w:b/>
          <w:bCs/>
          <w:color w:val="000000"/>
          <w:u w:val="none"/>
          <w:rPrChange w:id="1003" w:author="Kuba Fa" w:date="2023-03-10T14:36:00Z">
            <w:rPr>
              <w:rStyle w:val="czeinternetowe"/>
              <w:color w:val="000000"/>
              <w:u w:val="none"/>
            </w:rPr>
          </w:rPrChange>
        </w:rPr>
        <w:t>wygrane pojedynki z piłką na trawie</w:t>
      </w:r>
      <w:r w:rsidRPr="00E573AD">
        <w:rPr>
          <w:rStyle w:val="czeinternetowe"/>
          <w:color w:val="000000"/>
          <w:u w:val="none"/>
        </w:rPr>
        <w:t xml:space="preserve"> – siła i zwinność to wartości, które mają duże znaczenie podczas pojedynków odbywających się </w:t>
      </w:r>
      <w:del w:id="1004" w:author="Kuba Fa" w:date="2023-03-10T14:38:00Z">
        <w:r w:rsidRPr="00E573AD" w:rsidDel="00D23B4F">
          <w:rPr>
            <w:rStyle w:val="czeinternetowe"/>
            <w:color w:val="000000"/>
            <w:u w:val="none"/>
          </w:rPr>
          <w:delText>na niskiej wysokości.</w:delText>
        </w:r>
      </w:del>
      <w:ins w:id="1005" w:author="Kuba Fa" w:date="2023-03-10T14:38:00Z">
        <w:r w:rsidR="00D23B4F">
          <w:rPr>
            <w:rStyle w:val="czeinternetowe"/>
            <w:color w:val="000000"/>
            <w:u w:val="none"/>
          </w:rPr>
          <w:t>na podłożu.</w:t>
        </w:r>
      </w:ins>
    </w:p>
    <w:p w14:paraId="08DE0889" w14:textId="77777777" w:rsidR="006B74F2" w:rsidRDefault="006B74F2" w:rsidP="006B74F2">
      <w:pPr>
        <w:rPr>
          <w:rStyle w:val="czeinternetowe"/>
          <w:color w:val="000000"/>
          <w:sz w:val="24"/>
          <w:szCs w:val="24"/>
          <w:u w:val="none"/>
        </w:rPr>
      </w:pPr>
    </w:p>
    <w:p w14:paraId="48FA1349" w14:textId="4FC663A8" w:rsidR="006B74F2" w:rsidRPr="00D23B4F" w:rsidRDefault="006B74F2">
      <w:pPr>
        <w:pStyle w:val="Akapitzlist"/>
        <w:numPr>
          <w:ilvl w:val="0"/>
          <w:numId w:val="51"/>
        </w:numPr>
        <w:rPr>
          <w:rStyle w:val="czeinternetowe"/>
          <w:b/>
          <w:bCs/>
          <w:color w:val="000000"/>
          <w:u w:val="none"/>
        </w:rPr>
        <w:pPrChange w:id="1006" w:author="Kuba Fa" w:date="2023-03-10T14:38:00Z">
          <w:pPr/>
        </w:pPrChange>
      </w:pPr>
      <w:r w:rsidRPr="00D23B4F">
        <w:rPr>
          <w:rStyle w:val="czeinternetowe"/>
          <w:b/>
          <w:bCs/>
          <w:color w:val="000000"/>
          <w:u w:val="none"/>
        </w:rPr>
        <w:t>A</w:t>
      </w:r>
      <w:ins w:id="1007" w:author="Kuba Fa" w:date="2023-03-10T14:38:00Z">
        <w:r w:rsidR="00D23B4F" w:rsidRPr="00D23B4F">
          <w:rPr>
            <w:rStyle w:val="czeinternetowe"/>
            <w:b/>
            <w:bCs/>
            <w:color w:val="000000"/>
            <w:u w:val="none"/>
          </w:rPr>
          <w:t>tak</w:t>
        </w:r>
      </w:ins>
      <w:del w:id="1008" w:author="Kuba Fa" w:date="2023-03-10T14:38:00Z">
        <w:r w:rsidRPr="00D23B4F" w:rsidDel="00D23B4F">
          <w:rPr>
            <w:rStyle w:val="czeinternetowe"/>
            <w:b/>
            <w:bCs/>
            <w:color w:val="000000"/>
            <w:u w:val="none"/>
          </w:rPr>
          <w:delText>TAK</w:delText>
        </w:r>
      </w:del>
      <w:r w:rsidRPr="00D23B4F">
        <w:rPr>
          <w:rStyle w:val="czeinternetowe"/>
          <w:b/>
          <w:bCs/>
          <w:color w:val="000000"/>
          <w:u w:val="none"/>
        </w:rPr>
        <w:t>:</w:t>
      </w:r>
    </w:p>
    <w:p w14:paraId="3CC2B51B" w14:textId="66554533" w:rsidR="006B74F2" w:rsidRPr="00E573AD" w:rsidRDefault="006B74F2">
      <w:pPr>
        <w:pStyle w:val="Akapitzlist"/>
        <w:numPr>
          <w:ilvl w:val="0"/>
          <w:numId w:val="54"/>
        </w:numPr>
        <w:jc w:val="both"/>
        <w:rPr>
          <w:rStyle w:val="czeinternetowe"/>
          <w:color w:val="000000"/>
          <w:u w:val="none"/>
        </w:rPr>
        <w:pPrChange w:id="1009" w:author="Kuba Fa" w:date="2023-03-10T14:39:00Z">
          <w:pPr/>
        </w:pPrChange>
      </w:pPr>
      <w:del w:id="1010" w:author="Kuba Fa" w:date="2023-02-02T18:01:00Z">
        <w:r w:rsidRPr="00E573AD" w:rsidDel="00E573AD">
          <w:rPr>
            <w:rStyle w:val="czeinternetowe"/>
            <w:color w:val="000000"/>
            <w:u w:val="none"/>
          </w:rPr>
          <w:delText xml:space="preserve">- </w:delText>
        </w:r>
      </w:del>
      <w:r w:rsidRPr="00D23B4F">
        <w:rPr>
          <w:rStyle w:val="czeinternetowe"/>
          <w:b/>
          <w:bCs/>
          <w:color w:val="000000"/>
          <w:u w:val="none"/>
          <w:rPrChange w:id="1011" w:author="Kuba Fa" w:date="2023-03-10T14:38:00Z">
            <w:rPr>
              <w:rStyle w:val="czeinternetowe"/>
              <w:color w:val="000000"/>
              <w:u w:val="none"/>
            </w:rPr>
          </w:rPrChange>
        </w:rPr>
        <w:t>liczba bramek</w:t>
      </w:r>
      <w:r w:rsidRPr="00E573AD">
        <w:rPr>
          <w:rStyle w:val="czeinternetowe"/>
          <w:color w:val="000000"/>
          <w:u w:val="none"/>
        </w:rPr>
        <w:t xml:space="preserve"> – informacje o ilości zdobytych bramek przez </w:t>
      </w:r>
      <w:ins w:id="1012" w:author="Kuba Fa" w:date="2023-03-10T14:39:00Z">
        <w:r w:rsidR="00D23B4F">
          <w:rPr>
            <w:rStyle w:val="czeinternetowe"/>
            <w:color w:val="000000"/>
            <w:u w:val="none"/>
          </w:rPr>
          <w:t>danego</w:t>
        </w:r>
      </w:ins>
      <w:del w:id="1013" w:author="Kuba Fa" w:date="2023-03-10T14:39:00Z">
        <w:r w:rsidRPr="00E573AD" w:rsidDel="00D23B4F">
          <w:rPr>
            <w:rStyle w:val="czeinternetowe"/>
            <w:color w:val="000000"/>
            <w:u w:val="none"/>
          </w:rPr>
          <w:delText>tego</w:delText>
        </w:r>
      </w:del>
      <w:r w:rsidRPr="00E573AD">
        <w:rPr>
          <w:rStyle w:val="czeinternetowe"/>
          <w:color w:val="000000"/>
          <w:u w:val="none"/>
        </w:rPr>
        <w:t xml:space="preserve"> zawodnika w przekroju całego sezonu</w:t>
      </w:r>
    </w:p>
    <w:p w14:paraId="14AAA1A1" w14:textId="77777777" w:rsidR="006B74F2" w:rsidRPr="00E573AD" w:rsidRDefault="006B74F2">
      <w:pPr>
        <w:pStyle w:val="Akapitzlist"/>
        <w:numPr>
          <w:ilvl w:val="0"/>
          <w:numId w:val="55"/>
        </w:numPr>
        <w:jc w:val="both"/>
        <w:rPr>
          <w:rStyle w:val="czeinternetowe"/>
          <w:color w:val="000000"/>
          <w:u w:val="none"/>
        </w:rPr>
        <w:pPrChange w:id="1014" w:author="Kuba Fa" w:date="2023-03-10T14:39:00Z">
          <w:pPr/>
        </w:pPrChange>
      </w:pPr>
      <w:del w:id="1015" w:author="Kuba Fa" w:date="2023-02-02T18:01:00Z">
        <w:r w:rsidRPr="00E573AD" w:rsidDel="00E573AD">
          <w:rPr>
            <w:rStyle w:val="czeinternetowe"/>
            <w:color w:val="000000"/>
            <w:u w:val="none"/>
          </w:rPr>
          <w:delText xml:space="preserve">- </w:delText>
        </w:r>
      </w:del>
      <w:r w:rsidRPr="00D23B4F">
        <w:rPr>
          <w:rStyle w:val="czeinternetowe"/>
          <w:b/>
          <w:bCs/>
          <w:color w:val="000000"/>
          <w:u w:val="none"/>
          <w:rPrChange w:id="1016" w:author="Kuba Fa" w:date="2023-03-10T14:38:00Z">
            <w:rPr>
              <w:rStyle w:val="czeinternetowe"/>
              <w:color w:val="000000"/>
              <w:u w:val="none"/>
            </w:rPr>
          </w:rPrChang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0EF0B6BC" w:rsidR="006B74F2" w:rsidRPr="00D23B4F" w:rsidRDefault="006B74F2">
      <w:pPr>
        <w:pStyle w:val="Akapitzlist"/>
        <w:numPr>
          <w:ilvl w:val="0"/>
          <w:numId w:val="56"/>
        </w:numPr>
        <w:rPr>
          <w:rStyle w:val="czeinternetowe"/>
          <w:b/>
          <w:bCs/>
          <w:color w:val="000000"/>
          <w:u w:val="none"/>
        </w:rPr>
        <w:pPrChange w:id="1017" w:author="Kuba Fa" w:date="2023-03-10T14:39:00Z">
          <w:pPr/>
        </w:pPrChange>
      </w:pPr>
      <w:r w:rsidRPr="00D23B4F">
        <w:rPr>
          <w:rStyle w:val="czeinternetowe"/>
          <w:b/>
          <w:bCs/>
          <w:color w:val="000000"/>
          <w:u w:val="none"/>
        </w:rPr>
        <w:t>D</w:t>
      </w:r>
      <w:ins w:id="1018" w:author="Kuba Fa" w:date="2023-03-10T14:39:00Z">
        <w:r w:rsidR="00D23B4F" w:rsidRPr="00D23B4F">
          <w:rPr>
            <w:rStyle w:val="czeinternetowe"/>
            <w:b/>
            <w:bCs/>
            <w:color w:val="000000"/>
            <w:u w:val="none"/>
          </w:rPr>
          <w:t>efensywa</w:t>
        </w:r>
      </w:ins>
      <w:del w:id="1019" w:author="Kuba Fa" w:date="2023-03-10T14:39:00Z">
        <w:r w:rsidRPr="00D23B4F" w:rsidDel="00D23B4F">
          <w:rPr>
            <w:rStyle w:val="czeinternetowe"/>
            <w:b/>
            <w:bCs/>
            <w:color w:val="000000"/>
            <w:u w:val="none"/>
          </w:rPr>
          <w:delText>EFENSYWA</w:delText>
        </w:r>
      </w:del>
      <w:r w:rsidRPr="00D23B4F">
        <w:rPr>
          <w:rStyle w:val="czeinternetowe"/>
          <w:b/>
          <w:bCs/>
          <w:color w:val="000000"/>
          <w:u w:val="none"/>
        </w:rPr>
        <w:t>:</w:t>
      </w:r>
    </w:p>
    <w:p w14:paraId="558D2F68" w14:textId="3620A20B" w:rsidR="006B74F2" w:rsidRDefault="006B74F2">
      <w:pPr>
        <w:pStyle w:val="Akapitzlist"/>
        <w:numPr>
          <w:ilvl w:val="0"/>
          <w:numId w:val="57"/>
        </w:numPr>
        <w:rPr>
          <w:ins w:id="1020" w:author="Kuba Fa" w:date="2023-03-10T14:43:00Z"/>
          <w:rStyle w:val="czeinternetowe"/>
          <w:rFonts w:asciiTheme="minorHAnsi" w:hAnsiTheme="minorHAnsi" w:cstheme="minorBidi"/>
          <w:color w:val="000000"/>
          <w:sz w:val="22"/>
          <w:szCs w:val="22"/>
          <w:u w:val="none"/>
        </w:rPr>
        <w:pPrChange w:id="1021" w:author="Kuba Fa" w:date="2023-03-10T14:43:00Z">
          <w:pPr>
            <w:pStyle w:val="Akapitzlist"/>
            <w:numPr>
              <w:numId w:val="28"/>
            </w:numPr>
            <w:ind w:left="720" w:hanging="360"/>
          </w:pPr>
        </w:pPrChange>
      </w:pPr>
      <w:del w:id="1022" w:author="Kuba Fa" w:date="2023-02-02T18:01:00Z">
        <w:r w:rsidRPr="00E573AD" w:rsidDel="00E573AD">
          <w:rPr>
            <w:rStyle w:val="czeinternetowe"/>
            <w:color w:val="000000"/>
            <w:u w:val="none"/>
          </w:rPr>
          <w:delText xml:space="preserve">- </w:delText>
        </w:r>
      </w:del>
      <w:r w:rsidRPr="00D23B4F">
        <w:rPr>
          <w:rStyle w:val="czeinternetowe"/>
          <w:b/>
          <w:bCs/>
          <w:color w:val="000000"/>
          <w:u w:val="none"/>
          <w:rPrChange w:id="1023" w:author="Kuba Fa" w:date="2023-03-10T14:39:00Z">
            <w:rPr>
              <w:rStyle w:val="czeinternetowe"/>
              <w:color w:val="000000"/>
              <w:u w:val="none"/>
            </w:rPr>
          </w:rPrChange>
        </w:rPr>
        <w:t>odbiory</w:t>
      </w:r>
      <w:r w:rsidRPr="00E573AD">
        <w:rPr>
          <w:rStyle w:val="czeinternetowe"/>
          <w:color w:val="000000"/>
          <w:u w:val="none"/>
        </w:rPr>
        <w:t xml:space="preserve"> – ilość sytuacji w których dany zawodnik przejmie piłkę przeciwnikowi i </w:t>
      </w:r>
      <w:del w:id="1024" w:author="Kuba Fa" w:date="2023-03-10T14:40:00Z">
        <w:r w:rsidRPr="00E573AD" w:rsidDel="00D23B4F">
          <w:rPr>
            <w:rStyle w:val="czeinternetowe"/>
            <w:color w:val="000000"/>
            <w:u w:val="none"/>
          </w:rPr>
          <w:delText>bezpośrednio po tym się z nią utrzyma</w:delText>
        </w:r>
      </w:del>
      <w:ins w:id="1025" w:author="Kuba Fa" w:date="2023-03-10T14:41:00Z">
        <w:r w:rsidR="00D23B4F">
          <w:rPr>
            <w:rStyle w:val="czeinternetowe"/>
            <w:color w:val="000000"/>
            <w:u w:val="none"/>
          </w:rPr>
          <w:t>utrzyma się z nią, przez choćby krótki moment</w:t>
        </w:r>
      </w:ins>
    </w:p>
    <w:p w14:paraId="1CF5520C" w14:textId="6E5BCADE" w:rsidR="00D23B4F" w:rsidRPr="00E573AD" w:rsidRDefault="00D23B4F">
      <w:pPr>
        <w:pStyle w:val="Akapitzlist"/>
        <w:numPr>
          <w:ilvl w:val="0"/>
          <w:numId w:val="58"/>
        </w:numPr>
        <w:rPr>
          <w:rStyle w:val="czeinternetowe"/>
          <w:color w:val="000000"/>
          <w:u w:val="none"/>
        </w:rPr>
        <w:pPrChange w:id="1026" w:author="Kuba Fa" w:date="2023-03-10T14:43:00Z">
          <w:pPr/>
        </w:pPrChange>
      </w:pPr>
      <w:ins w:id="1027" w:author="Kuba Fa" w:date="2023-03-10T14:43:00Z">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ins>
    </w:p>
    <w:p w14:paraId="2460883E" w14:textId="77777777" w:rsidR="006B74F2" w:rsidRPr="00E573AD" w:rsidRDefault="006B74F2">
      <w:pPr>
        <w:pStyle w:val="Akapitzlist"/>
        <w:numPr>
          <w:ilvl w:val="0"/>
          <w:numId w:val="58"/>
        </w:numPr>
        <w:rPr>
          <w:rStyle w:val="czeinternetowe"/>
          <w:color w:val="000000"/>
          <w:u w:val="none"/>
        </w:rPr>
        <w:pPrChange w:id="1028" w:author="Kuba Fa" w:date="2023-03-10T14:43:00Z">
          <w:pPr/>
        </w:pPrChange>
      </w:pPr>
      <w:del w:id="1029" w:author="Kuba Fa" w:date="2023-02-02T18:01:00Z">
        <w:r w:rsidRPr="00E573AD" w:rsidDel="00E573AD">
          <w:rPr>
            <w:rStyle w:val="czeinternetowe"/>
            <w:color w:val="000000"/>
            <w:u w:val="none"/>
          </w:rPr>
          <w:delText xml:space="preserve">- </w:delText>
        </w:r>
      </w:del>
      <w:r w:rsidRPr="00D23B4F">
        <w:rPr>
          <w:rStyle w:val="czeinternetowe"/>
          <w:b/>
          <w:bCs/>
          <w:color w:val="000000"/>
          <w:u w:val="none"/>
          <w:rPrChange w:id="1030" w:author="Kuba Fa" w:date="2023-03-10T14:40:00Z">
            <w:rPr>
              <w:rStyle w:val="czeinternetowe"/>
              <w:color w:val="000000"/>
              <w:u w:val="none"/>
            </w:rPr>
          </w:rPrChange>
        </w:rPr>
        <w:t>wślizgi</w:t>
      </w:r>
      <w:r w:rsidRPr="00E573AD">
        <w:rPr>
          <w:rStyle w:val="czeinternetowe"/>
          <w:color w:val="000000"/>
          <w:u w:val="none"/>
        </w:rPr>
        <w:t xml:space="preserve"> – statystyka mówiąca o tym ile razy zawodnik próbuje odebrać piłkę za pomocą ruchu ślizgowego po ziemi</w:t>
      </w:r>
    </w:p>
    <w:p w14:paraId="265775BC" w14:textId="69041396" w:rsidR="006B74F2" w:rsidRPr="00E573AD" w:rsidRDefault="006B74F2">
      <w:pPr>
        <w:pStyle w:val="Akapitzlist"/>
        <w:numPr>
          <w:ilvl w:val="0"/>
          <w:numId w:val="28"/>
        </w:numPr>
        <w:rPr>
          <w:rStyle w:val="czeinternetowe"/>
          <w:color w:val="000000"/>
          <w:u w:val="none"/>
        </w:rPr>
        <w:pPrChange w:id="1031" w:author="Kuba Fa" w:date="2023-02-02T18:01:00Z">
          <w:pPr/>
        </w:pPrChange>
      </w:pPr>
      <w:del w:id="1032" w:author="Kuba Fa" w:date="2023-02-02T18:01:00Z">
        <w:r w:rsidRPr="00E573AD" w:rsidDel="00E573AD">
          <w:rPr>
            <w:rStyle w:val="czeinternetowe"/>
            <w:color w:val="000000"/>
            <w:u w:val="none"/>
          </w:rPr>
          <w:delText xml:space="preserve">- </w:delText>
        </w:r>
      </w:del>
      <w:del w:id="1033" w:author="Kuba Fa" w:date="2023-03-10T14:43:00Z">
        <w:r w:rsidRPr="00D23B4F" w:rsidDel="00D23B4F">
          <w:rPr>
            <w:rStyle w:val="czeinternetowe"/>
            <w:b/>
            <w:bCs/>
            <w:color w:val="000000"/>
            <w:u w:val="none"/>
            <w:rPrChange w:id="1034" w:author="Kuba Fa" w:date="2023-03-10T14:40:00Z">
              <w:rPr>
                <w:rStyle w:val="czeinternetowe"/>
                <w:color w:val="000000"/>
                <w:u w:val="none"/>
              </w:rPr>
            </w:rPrChange>
          </w:rPr>
          <w:delText>wybicia</w:delText>
        </w:r>
        <w:r w:rsidRPr="00E573AD" w:rsidDel="00D23B4F">
          <w:rPr>
            <w:rStyle w:val="czeinternetowe"/>
            <w:color w:val="000000"/>
            <w:u w:val="none"/>
          </w:rPr>
          <w:delText xml:space="preserve"> - ilość sytuacji w których dany zawodnik przeszkodził przeciwnikowi w utrzymaniu się przy piłce, lecz </w:delText>
        </w:r>
      </w:del>
      <w:del w:id="1035" w:author="Kuba Fa" w:date="2023-03-10T14:42:00Z">
        <w:r w:rsidRPr="00E573AD" w:rsidDel="00D23B4F">
          <w:rPr>
            <w:rStyle w:val="czeinternetowe"/>
            <w:color w:val="000000"/>
            <w:u w:val="none"/>
          </w:rPr>
          <w:delText>po manewrze nie znajduję się przy niej</w:delText>
        </w:r>
      </w:del>
    </w:p>
    <w:p w14:paraId="044C8484" w14:textId="77777777" w:rsidR="006B74F2" w:rsidRDefault="006B74F2" w:rsidP="006B74F2">
      <w:pPr>
        <w:rPr>
          <w:rStyle w:val="czeinternetowe"/>
          <w:color w:val="000000"/>
          <w:sz w:val="24"/>
          <w:szCs w:val="24"/>
          <w:u w:val="none"/>
        </w:rPr>
      </w:pPr>
    </w:p>
    <w:p w14:paraId="06847FEB" w14:textId="6DD121BE" w:rsidR="006B74F2" w:rsidRPr="00D23B4F" w:rsidRDefault="006B74F2">
      <w:pPr>
        <w:pStyle w:val="Akapitzlist"/>
        <w:numPr>
          <w:ilvl w:val="0"/>
          <w:numId w:val="28"/>
        </w:numPr>
        <w:rPr>
          <w:rStyle w:val="czeinternetowe"/>
          <w:b/>
          <w:bCs/>
          <w:color w:val="000000"/>
          <w:u w:val="none"/>
        </w:rPr>
        <w:pPrChange w:id="1036" w:author="Kuba Fa" w:date="2023-03-10T14:44:00Z">
          <w:pPr/>
        </w:pPrChange>
      </w:pPr>
      <w:r w:rsidRPr="00D23B4F">
        <w:rPr>
          <w:rStyle w:val="czeinternetowe"/>
          <w:b/>
          <w:bCs/>
          <w:color w:val="000000"/>
          <w:u w:val="none"/>
        </w:rPr>
        <w:t>T</w:t>
      </w:r>
      <w:ins w:id="1037" w:author="Kuba Fa" w:date="2023-03-10T14:44:00Z">
        <w:r w:rsidR="00D23B4F" w:rsidRPr="00D23B4F">
          <w:rPr>
            <w:rStyle w:val="czeinternetowe"/>
            <w:b/>
            <w:bCs/>
            <w:color w:val="000000"/>
            <w:u w:val="none"/>
          </w:rPr>
          <w:t>echnika</w:t>
        </w:r>
      </w:ins>
      <w:del w:id="1038" w:author="Kuba Fa" w:date="2023-03-10T14:44:00Z">
        <w:r w:rsidRPr="00D23B4F" w:rsidDel="00D23B4F">
          <w:rPr>
            <w:rStyle w:val="czeinternetowe"/>
            <w:b/>
            <w:bCs/>
            <w:color w:val="000000"/>
            <w:u w:val="none"/>
          </w:rPr>
          <w:delText>ECHN</w:delText>
        </w:r>
      </w:del>
      <w:del w:id="1039" w:author="Kuba Fa" w:date="2023-03-10T14:43:00Z">
        <w:r w:rsidRPr="00D23B4F" w:rsidDel="00D23B4F">
          <w:rPr>
            <w:rStyle w:val="czeinternetowe"/>
            <w:b/>
            <w:bCs/>
            <w:color w:val="000000"/>
            <w:u w:val="none"/>
          </w:rPr>
          <w:delText>IKA</w:delText>
        </w:r>
      </w:del>
      <w:r w:rsidRPr="00D23B4F">
        <w:rPr>
          <w:rStyle w:val="czeinternetowe"/>
          <w:b/>
          <w:bCs/>
          <w:color w:val="000000"/>
          <w:u w:val="none"/>
        </w:rPr>
        <w:t>:</w:t>
      </w:r>
    </w:p>
    <w:p w14:paraId="242C042F" w14:textId="3EE30CE5" w:rsidR="006B74F2" w:rsidRPr="00E573AD" w:rsidRDefault="006B74F2">
      <w:pPr>
        <w:pStyle w:val="Akapitzlist"/>
        <w:numPr>
          <w:ilvl w:val="0"/>
          <w:numId w:val="59"/>
        </w:numPr>
        <w:rPr>
          <w:rStyle w:val="czeinternetowe"/>
          <w:color w:val="000000"/>
          <w:u w:val="none"/>
        </w:rPr>
        <w:pPrChange w:id="1040" w:author="Kuba Fa" w:date="2023-03-10T14:44:00Z">
          <w:pPr/>
        </w:pPrChange>
      </w:pPr>
      <w:del w:id="1041" w:author="Kuba Fa" w:date="2023-02-02T18:01:00Z">
        <w:r w:rsidRPr="00E573AD" w:rsidDel="00E573AD">
          <w:rPr>
            <w:rStyle w:val="czeinternetowe"/>
            <w:color w:val="000000"/>
            <w:u w:val="none"/>
          </w:rPr>
          <w:delText xml:space="preserve">- </w:delText>
        </w:r>
      </w:del>
      <w:r w:rsidRPr="00D23B4F">
        <w:rPr>
          <w:rStyle w:val="czeinternetowe"/>
          <w:b/>
          <w:bCs/>
          <w:color w:val="000000"/>
          <w:u w:val="none"/>
          <w:rPrChange w:id="1042" w:author="Kuba Fa" w:date="2023-03-10T14:44:00Z">
            <w:rPr>
              <w:rStyle w:val="czeinternetowe"/>
              <w:color w:val="000000"/>
              <w:u w:val="none"/>
            </w:rPr>
          </w:rPrChange>
        </w:rPr>
        <w:t>asysty</w:t>
      </w:r>
      <w:r w:rsidRPr="00E573AD">
        <w:rPr>
          <w:rStyle w:val="czeinternetowe"/>
          <w:color w:val="000000"/>
          <w:u w:val="none"/>
        </w:rPr>
        <w:t xml:space="preserve"> – liczba podań po których </w:t>
      </w:r>
      <w:del w:id="1043" w:author="Kuba Fa" w:date="2023-03-10T14:44:00Z">
        <w:r w:rsidRPr="00E573AD" w:rsidDel="00D23B4F">
          <w:rPr>
            <w:rStyle w:val="czeinternetowe"/>
            <w:color w:val="000000"/>
            <w:u w:val="none"/>
          </w:rPr>
          <w:delText xml:space="preserve">kolega </w:delText>
        </w:r>
      </w:del>
      <w:ins w:id="1044" w:author="Kuba Fa" w:date="2023-03-10T14:45:00Z">
        <w:r w:rsidR="00D23B4F">
          <w:rPr>
            <w:rStyle w:val="czeinternetowe"/>
            <w:color w:val="000000"/>
            <w:u w:val="none"/>
          </w:rPr>
          <w:t>osoba</w:t>
        </w:r>
      </w:ins>
      <w:ins w:id="1045" w:author="Kuba Fa" w:date="2023-03-10T14:44:00Z">
        <w:r w:rsidR="00D23B4F" w:rsidRPr="00E573AD">
          <w:rPr>
            <w:rStyle w:val="czeinternetowe"/>
            <w:color w:val="000000"/>
            <w:u w:val="none"/>
          </w:rPr>
          <w:t xml:space="preserve"> </w:t>
        </w:r>
      </w:ins>
      <w:r w:rsidRPr="00E573AD">
        <w:rPr>
          <w:rStyle w:val="czeinternetowe"/>
          <w:color w:val="000000"/>
          <w:u w:val="none"/>
        </w:rPr>
        <w:t>z drużyny zdobędzie bramkę</w:t>
      </w:r>
    </w:p>
    <w:p w14:paraId="47A94030" w14:textId="77777777" w:rsidR="006B74F2" w:rsidRPr="00E573AD" w:rsidRDefault="006B74F2">
      <w:pPr>
        <w:pStyle w:val="Akapitzlist"/>
        <w:numPr>
          <w:ilvl w:val="0"/>
          <w:numId w:val="59"/>
        </w:numPr>
        <w:rPr>
          <w:rStyle w:val="czeinternetowe"/>
          <w:color w:val="000000"/>
          <w:u w:val="none"/>
        </w:rPr>
        <w:pPrChange w:id="1046" w:author="Kuba Fa" w:date="2023-03-10T14:44:00Z">
          <w:pPr/>
        </w:pPrChange>
      </w:pPr>
      <w:del w:id="1047" w:author="Kuba Fa" w:date="2023-02-02T18:01:00Z">
        <w:r w:rsidRPr="00E573AD" w:rsidDel="00E573AD">
          <w:rPr>
            <w:rStyle w:val="czeinternetowe"/>
            <w:color w:val="000000"/>
            <w:u w:val="none"/>
          </w:rPr>
          <w:delText xml:space="preserve">- </w:delText>
        </w:r>
      </w:del>
      <w:r w:rsidRPr="00D23B4F">
        <w:rPr>
          <w:rStyle w:val="czeinternetowe"/>
          <w:b/>
          <w:bCs/>
          <w:color w:val="000000"/>
          <w:u w:val="none"/>
          <w:rPrChange w:id="1048" w:author="Kuba Fa" w:date="2023-03-10T14:45:00Z">
            <w:rPr>
              <w:rStyle w:val="czeinternetowe"/>
              <w:color w:val="000000"/>
              <w:u w:val="none"/>
            </w:rPr>
          </w:rPrChange>
        </w:rPr>
        <w:t>kluczowe podania</w:t>
      </w:r>
      <w:r w:rsidRPr="00E573AD">
        <w:rPr>
          <w:rStyle w:val="czeinternetowe"/>
          <w:color w:val="000000"/>
          <w:u w:val="none"/>
        </w:rPr>
        <w:t xml:space="preserve"> – ilość podań, które pośrednio prowadzi do niebezpiecznej sytuacji</w:t>
      </w:r>
    </w:p>
    <w:p w14:paraId="4310455B" w14:textId="77777777" w:rsidR="006B74F2" w:rsidRPr="00E573AD" w:rsidRDefault="006B74F2">
      <w:pPr>
        <w:pStyle w:val="Akapitzlist"/>
        <w:numPr>
          <w:ilvl w:val="0"/>
          <w:numId w:val="59"/>
        </w:numPr>
        <w:rPr>
          <w:rStyle w:val="czeinternetowe"/>
          <w:color w:val="000000"/>
          <w:u w:val="none"/>
        </w:rPr>
        <w:pPrChange w:id="1049" w:author="Kuba Fa" w:date="2023-03-10T14:44:00Z">
          <w:pPr/>
        </w:pPrChange>
      </w:pPr>
      <w:del w:id="1050" w:author="Kuba Fa" w:date="2023-02-02T18:01:00Z">
        <w:r w:rsidRPr="00E573AD" w:rsidDel="00E573AD">
          <w:rPr>
            <w:rStyle w:val="czeinternetowe"/>
            <w:color w:val="000000"/>
            <w:u w:val="none"/>
          </w:rPr>
          <w:delText xml:space="preserve">- </w:delText>
        </w:r>
      </w:del>
      <w:r w:rsidRPr="00D23B4F">
        <w:rPr>
          <w:rStyle w:val="czeinternetowe"/>
          <w:b/>
          <w:bCs/>
          <w:color w:val="000000"/>
          <w:u w:val="none"/>
          <w:rPrChange w:id="1051" w:author="Kuba Fa" w:date="2023-03-10T14:45:00Z">
            <w:rPr>
              <w:rStyle w:val="czeinternetowe"/>
              <w:color w:val="000000"/>
              <w:u w:val="none"/>
            </w:rPr>
          </w:rPrChange>
        </w:rPr>
        <w:t>stworzone niebezpieczne sytuacje</w:t>
      </w:r>
      <w:r w:rsidRPr="00E573AD">
        <w:rPr>
          <w:rStyle w:val="czeinternetowe"/>
          <w:color w:val="000000"/>
          <w:u w:val="none"/>
        </w:rPr>
        <w:t xml:space="preserve"> – ilość ostatnich podań przed niebezpieczną sytuacją</w:t>
      </w:r>
    </w:p>
    <w:p w14:paraId="62419EAE" w14:textId="228548C4" w:rsidR="006B74F2" w:rsidRDefault="006B74F2">
      <w:pPr>
        <w:pStyle w:val="Akapitzlist"/>
        <w:numPr>
          <w:ilvl w:val="0"/>
          <w:numId w:val="59"/>
        </w:numPr>
        <w:rPr>
          <w:ins w:id="1052" w:author="Kuba Fa" w:date="2023-02-02T18:02:00Z"/>
          <w:rStyle w:val="czeinternetowe"/>
          <w:color w:val="000000"/>
          <w:u w:val="none"/>
        </w:rPr>
        <w:pPrChange w:id="1053" w:author="Kuba Fa" w:date="2023-03-10T14:44:00Z">
          <w:pPr>
            <w:pStyle w:val="Akapitzlist"/>
            <w:numPr>
              <w:numId w:val="29"/>
            </w:numPr>
            <w:ind w:left="720" w:hanging="360"/>
          </w:pPr>
        </w:pPrChange>
      </w:pPr>
      <w:del w:id="1054" w:author="Kuba Fa" w:date="2023-02-02T18:01:00Z">
        <w:r w:rsidRPr="00E573AD" w:rsidDel="00E573AD">
          <w:rPr>
            <w:rStyle w:val="czeinternetowe"/>
            <w:color w:val="000000"/>
            <w:u w:val="none"/>
          </w:rPr>
          <w:delText xml:space="preserve">- </w:delText>
        </w:r>
      </w:del>
      <w:r w:rsidRPr="00D23B4F">
        <w:rPr>
          <w:rStyle w:val="czeinternetowe"/>
          <w:b/>
          <w:bCs/>
          <w:color w:val="000000"/>
          <w:u w:val="none"/>
          <w:rPrChange w:id="1055" w:author="Kuba Fa" w:date="2023-03-10T14:45:00Z">
            <w:rPr>
              <w:rStyle w:val="czeinternetowe"/>
              <w:color w:val="000000"/>
              <w:u w:val="none"/>
            </w:rPr>
          </w:rPrChang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pPr>
        <w:pStyle w:val="Akapitzlist"/>
        <w:ind w:left="720" w:firstLine="0"/>
        <w:rPr>
          <w:rStyle w:val="czeinternetowe"/>
          <w:color w:val="000000"/>
          <w:u w:val="none"/>
        </w:rPr>
        <w:pPrChange w:id="1056" w:author="Kuba Fa" w:date="2023-02-02T18:02:00Z">
          <w:pPr/>
        </w:pPrChange>
      </w:pPr>
    </w:p>
    <w:p w14:paraId="0A716543" w14:textId="0C4F4B21" w:rsidR="006B74F2" w:rsidRPr="00E573AD" w:rsidRDefault="006B74F2">
      <w:pPr>
        <w:ind w:firstLine="360"/>
        <w:rPr>
          <w:rStyle w:val="czeinternetowe"/>
          <w:color w:val="000000"/>
          <w:sz w:val="24"/>
          <w:szCs w:val="24"/>
          <w:u w:val="none"/>
        </w:rPr>
        <w:pPrChange w:id="1057" w:author="Kuba Fa" w:date="2023-03-10T14:48:00Z">
          <w:pPr/>
        </w:pPrChange>
      </w:pPr>
      <w:r w:rsidRPr="00E573AD">
        <w:rPr>
          <w:rStyle w:val="czeinternetowe"/>
          <w:color w:val="000000"/>
          <w:sz w:val="24"/>
          <w:szCs w:val="24"/>
          <w:u w:val="none"/>
        </w:rPr>
        <w:t>Dodatkowo prócz stworzonej ogólnej tabelki porównawczej pomiędzy zawodnikami, istnieją wykresy w których można uzyskać bardziej zaawansowane informacje o atrybutach. W jednym z nich można porównywać średnią statystykę danego atrybutu pomiędzy F</w:t>
      </w:r>
      <w:ins w:id="1058" w:author="Kuba Fa" w:date="2023-03-10T18:19:00Z">
        <w:r w:rsidR="005C4F08">
          <w:rPr>
            <w:rStyle w:val="czeinternetowe"/>
            <w:color w:val="000000"/>
            <w:sz w:val="24"/>
            <w:szCs w:val="24"/>
            <w:u w:val="none"/>
          </w:rPr>
          <w:t>IFĄ</w:t>
        </w:r>
      </w:ins>
      <w:del w:id="1059" w:author="Kuba Fa" w:date="2023-03-10T18:19:00Z">
        <w:r w:rsidRPr="00E573AD" w:rsidDel="005C4F08">
          <w:rPr>
            <w:rStyle w:val="czeinternetowe"/>
            <w:color w:val="000000"/>
            <w:sz w:val="24"/>
            <w:szCs w:val="24"/>
            <w:u w:val="none"/>
          </w:rPr>
          <w:delText>ifą</w:delText>
        </w:r>
      </w:del>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3B466BF8" w14:textId="77777777" w:rsidR="006B74F2" w:rsidRDefault="006B74F2" w:rsidP="006B74F2">
      <w:pPr>
        <w:rPr>
          <w:rStyle w:val="czeinternetowe"/>
          <w:color w:val="000000"/>
          <w:sz w:val="24"/>
          <w:szCs w:val="24"/>
          <w:u w:val="none"/>
        </w:rPr>
      </w:pPr>
    </w:p>
    <w:p w14:paraId="17A8DE84" w14:textId="77777777" w:rsidR="006B74F2" w:rsidRDefault="006B74F2" w:rsidP="006B74F2">
      <w:pPr>
        <w:rPr>
          <w:rStyle w:val="czeinternetowe"/>
          <w:color w:val="000000"/>
          <w:sz w:val="32"/>
          <w:szCs w:val="32"/>
          <w:u w:val="none"/>
        </w:rPr>
      </w:pPr>
    </w:p>
    <w:p w14:paraId="653D9DB3" w14:textId="77777777" w:rsidR="006B74F2" w:rsidRPr="00F627AD" w:rsidRDefault="006B74F2">
      <w:pPr>
        <w:pStyle w:val="MojNormalny2"/>
        <w:ind w:firstLine="0"/>
        <w:rPr>
          <w:b/>
          <w:bCs/>
          <w:sz w:val="32"/>
          <w:szCs w:val="32"/>
        </w:rPr>
      </w:pPr>
    </w:p>
    <w:p w14:paraId="1C25B825" w14:textId="6691D4EF" w:rsidR="00EB4DBF" w:rsidRDefault="00F627AD">
      <w:pPr>
        <w:pStyle w:val="MojNormalny2"/>
        <w:ind w:firstLine="0"/>
        <w:rPr>
          <w:b/>
          <w:bCs/>
          <w:sz w:val="32"/>
          <w:szCs w:val="32"/>
        </w:rPr>
      </w:pPr>
      <w:r w:rsidRPr="003A3545">
        <w:rPr>
          <w:b/>
          <w:bCs/>
          <w:sz w:val="32"/>
          <w:szCs w:val="32"/>
          <w:rPrChange w:id="1060" w:author="Marcin Ochab" w:date="2023-02-01T14:26:00Z">
            <w:rPr>
              <w:b/>
              <w:bCs/>
              <w:sz w:val="32"/>
              <w:szCs w:val="32"/>
              <w:highlight w:val="green"/>
            </w:rPr>
          </w:rPrChange>
        </w:rPr>
        <w:t xml:space="preserve">2.2 </w:t>
      </w:r>
      <w:r w:rsidR="006B74F2" w:rsidRPr="003A3545">
        <w:rPr>
          <w:b/>
          <w:bCs/>
          <w:sz w:val="32"/>
          <w:szCs w:val="32"/>
          <w:rPrChange w:id="1061" w:author="Marcin Ochab" w:date="2023-02-01T14:26:00Z">
            <w:rPr>
              <w:b/>
              <w:bCs/>
              <w:sz w:val="32"/>
              <w:szCs w:val="32"/>
              <w:highlight w:val="green"/>
            </w:rPr>
          </w:rPrChange>
        </w:rPr>
        <w:t>P</w:t>
      </w:r>
      <w:r w:rsidR="00CA4A4A" w:rsidRPr="003A3545">
        <w:rPr>
          <w:b/>
          <w:bCs/>
          <w:sz w:val="32"/>
          <w:szCs w:val="32"/>
          <w:rPrChange w:id="1062" w:author="Marcin Ochab" w:date="2023-02-01T14:26:00Z">
            <w:rPr>
              <w:b/>
              <w:bCs/>
              <w:sz w:val="32"/>
              <w:szCs w:val="32"/>
              <w:highlight w:val="green"/>
            </w:rPr>
          </w:rPrChange>
        </w:rPr>
        <w:t>rzykładowe</w:t>
      </w:r>
      <w:r w:rsidR="006B74F2" w:rsidRPr="003A3545">
        <w:rPr>
          <w:b/>
          <w:bCs/>
          <w:sz w:val="32"/>
          <w:szCs w:val="32"/>
          <w:rPrChange w:id="1063" w:author="Marcin Ochab" w:date="2023-02-01T14:26:00Z">
            <w:rPr>
              <w:b/>
              <w:bCs/>
              <w:sz w:val="32"/>
              <w:szCs w:val="32"/>
              <w:highlight w:val="green"/>
            </w:rPr>
          </w:rPrChange>
        </w:rPr>
        <w:t xml:space="preserve"> widoki</w:t>
      </w:r>
    </w:p>
    <w:p w14:paraId="1FC47B2E" w14:textId="77777777" w:rsidR="006B74F2" w:rsidRDefault="006B74F2">
      <w:pPr>
        <w:pStyle w:val="MojNormalny2"/>
        <w:ind w:firstLine="708"/>
        <w:jc w:val="left"/>
        <w:pPrChange w:id="1064" w:author="Kuba Fa" w:date="2023-03-10T14:46:00Z">
          <w:pPr>
            <w:pStyle w:val="MojNormalny2"/>
            <w:ind w:firstLine="0"/>
          </w:pPr>
        </w:pPrChange>
      </w:pPr>
      <w:r>
        <w:t>Dane dotyczące atrybutów w jednej i drugiej grze są porównywane w tabeli. Dodatkowo wyświetlona jest różnica pomiędzy obiema statystykami. Istnieje również możliwość sortowania piłkarzy na podstawie największej różnicy w statystykach.</w:t>
      </w:r>
    </w:p>
    <w:p w14:paraId="4FB64FBA" w14:textId="77777777" w:rsidR="006B74F2" w:rsidRDefault="006B74F2">
      <w:pPr>
        <w:pStyle w:val="MojNormalny2"/>
        <w:keepNext/>
        <w:ind w:firstLine="0"/>
        <w:jc w:val="center"/>
        <w:pPrChange w:id="1065" w:author="Kuba Fa" w:date="2023-03-10T14:46:00Z">
          <w:pPr>
            <w:pStyle w:val="MojNormalny2"/>
            <w:keepNext/>
            <w:ind w:firstLine="0"/>
          </w:pPr>
        </w:pPrChange>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6A525E37" w:rsidR="006B74F2" w:rsidRPr="00267892" w:rsidRDefault="006B74F2">
      <w:pPr>
        <w:pStyle w:val="Legenda"/>
        <w:jc w:val="center"/>
        <w:rPr>
          <w:sz w:val="22"/>
          <w:szCs w:val="22"/>
          <w:rPrChange w:id="1066" w:author="Kuba Fa" w:date="2023-03-11T18:50:00Z">
            <w:rPr/>
          </w:rPrChange>
        </w:rPr>
        <w:pPrChange w:id="1067" w:author="Kuba Fa" w:date="2023-03-10T14:46:00Z">
          <w:pPr>
            <w:pStyle w:val="Legenda"/>
            <w:jc w:val="both"/>
          </w:pPr>
        </w:pPrChange>
      </w:pPr>
      <w:r w:rsidRPr="00267892">
        <w:rPr>
          <w:sz w:val="22"/>
          <w:szCs w:val="22"/>
          <w:rPrChange w:id="1068" w:author="Kuba Fa" w:date="2023-03-11T18:50:00Z">
            <w:rPr/>
          </w:rPrChange>
        </w:rPr>
        <w:t xml:space="preserve">Rysunek </w:t>
      </w:r>
      <w:ins w:id="1069" w:author="Kuba Fa" w:date="2023-03-10T17:23:00Z">
        <w:r w:rsidR="00764647" w:rsidRPr="00267892">
          <w:rPr>
            <w:sz w:val="22"/>
            <w:szCs w:val="22"/>
            <w:rPrChange w:id="1070" w:author="Kuba Fa" w:date="2023-03-11T18:50:00Z">
              <w:rPr/>
            </w:rPrChange>
          </w:rPr>
          <w:t>9</w:t>
        </w:r>
      </w:ins>
      <w:del w:id="1071" w:author="Kuba Fa" w:date="2023-03-10T17:23:00Z">
        <w:r w:rsidRPr="00267892" w:rsidDel="00764647">
          <w:rPr>
            <w:sz w:val="22"/>
            <w:szCs w:val="22"/>
            <w:rPrChange w:id="1072" w:author="Kuba Fa" w:date="2023-03-11T18:50:00Z">
              <w:rPr/>
            </w:rPrChange>
          </w:rPr>
          <w:delText>14</w:delText>
        </w:r>
      </w:del>
      <w:r w:rsidRPr="00267892">
        <w:rPr>
          <w:sz w:val="22"/>
          <w:szCs w:val="22"/>
          <w:rPrChange w:id="1073" w:author="Kuba Fa" w:date="2023-03-11T18:50:00Z">
            <w:rPr/>
          </w:rPrChange>
        </w:rPr>
        <w:t xml:space="preserve"> - Podstrona zawodników</w:t>
      </w:r>
    </w:p>
    <w:p w14:paraId="26AC0919" w14:textId="77777777" w:rsidR="006B74F2" w:rsidRDefault="006B74F2">
      <w:pPr>
        <w:pStyle w:val="MojNormalny2"/>
        <w:jc w:val="left"/>
        <w:pPrChange w:id="1074" w:author="Kuba Fa" w:date="2023-02-02T18:02:00Z">
          <w:pPr>
            <w:pStyle w:val="MojNormalny2"/>
          </w:pPr>
        </w:pPrChange>
      </w:pPr>
    </w:p>
    <w:p w14:paraId="30E5D6A7" w14:textId="77777777" w:rsidR="006B74F2" w:rsidRDefault="006B74F2">
      <w:pPr>
        <w:pStyle w:val="MojNormalny2"/>
        <w:ind w:firstLine="708"/>
        <w:jc w:val="left"/>
        <w:pPrChange w:id="1075" w:author="Kuba Fa" w:date="2023-03-10T14:48:00Z">
          <w:pPr>
            <w:pStyle w:val="MojNormalny2"/>
            <w:ind w:firstLine="0"/>
          </w:pPr>
        </w:pPrChange>
      </w:pPr>
      <w:r>
        <w:t xml:space="preserve">Na podstronie ze szczegółami, widnieją takie kolumny jak „nie gorszy niż” oraz „procent w stosunku do najlepszej oceny”. </w:t>
      </w:r>
    </w:p>
    <w:p w14:paraId="7C68A4F3" w14:textId="77777777" w:rsidR="006B74F2" w:rsidRDefault="006B74F2">
      <w:pPr>
        <w:pStyle w:val="MojNormalny2"/>
        <w:ind w:firstLine="708"/>
        <w:pPrChange w:id="1076" w:author="Kuba Fa" w:date="2023-03-10T14:48:00Z">
          <w:pPr>
            <w:pStyle w:val="MojNormalny2"/>
            <w:ind w:firstLine="0"/>
          </w:pPr>
        </w:pPrChange>
      </w:pPr>
      <w:r>
        <w:t>W pierwszej z nich sprawdzane jest miejsce, które zajmuje dany piłkarz w rankingu wszystkich zawodników. Miejsce to jest przyrównywane do liczby wszystkich graczy. Wzór na obliczenie:</w:t>
      </w:r>
    </w:p>
    <w:p w14:paraId="558CE7C6" w14:textId="77777777" w:rsidR="006B74F2" w:rsidRDefault="006B74F2">
      <w:pPr>
        <w:pStyle w:val="MojNormalny2"/>
        <w:ind w:left="2832" w:firstLine="0"/>
        <w:jc w:val="left"/>
        <w:pPrChange w:id="1077" w:author="Marcin Ochab" w:date="2023-02-01T14:24:00Z">
          <w:pPr>
            <w:pStyle w:val="MojNormalny2"/>
            <w:ind w:firstLine="0"/>
          </w:pPr>
        </w:pPrChange>
      </w:pPr>
      <w:commentRangeStart w:id="1078"/>
      <w:r>
        <w:t>ngn = (1 - m/lp)*100, gdzie</w:t>
      </w:r>
    </w:p>
    <w:p w14:paraId="19A48D8B" w14:textId="77777777" w:rsidR="006B74F2" w:rsidRDefault="006B74F2">
      <w:pPr>
        <w:pStyle w:val="MojNormalny2"/>
        <w:ind w:left="2832" w:firstLine="0"/>
        <w:jc w:val="left"/>
        <w:pPrChange w:id="1079" w:author="Marcin Ochab" w:date="2023-02-01T14:24:00Z">
          <w:pPr>
            <w:pStyle w:val="MojNormalny2"/>
            <w:ind w:firstLine="0"/>
          </w:pPr>
        </w:pPrChange>
      </w:pPr>
      <w:r>
        <w:t>ngn – nie gorszy niż,</w:t>
      </w:r>
    </w:p>
    <w:p w14:paraId="58D6D593" w14:textId="77777777" w:rsidR="006B74F2" w:rsidRDefault="006B74F2">
      <w:pPr>
        <w:pStyle w:val="MojNormalny2"/>
        <w:ind w:left="2832" w:firstLine="0"/>
        <w:jc w:val="left"/>
        <w:pPrChange w:id="1080" w:author="Marcin Ochab" w:date="2023-02-01T14:24:00Z">
          <w:pPr>
            <w:pStyle w:val="MojNormalny2"/>
            <w:ind w:firstLine="0"/>
          </w:pPr>
        </w:pPrChange>
      </w:pPr>
      <w:r>
        <w:t>m – miejsce w rankingu,</w:t>
      </w:r>
    </w:p>
    <w:p w14:paraId="44CC5E90" w14:textId="77777777" w:rsidR="006B74F2" w:rsidRDefault="006B74F2">
      <w:pPr>
        <w:pStyle w:val="MojNormalny2"/>
        <w:ind w:left="2832" w:firstLine="0"/>
        <w:jc w:val="left"/>
        <w:pPrChange w:id="1081" w:author="Marcin Ochab" w:date="2023-02-01T14:24:00Z">
          <w:pPr>
            <w:pStyle w:val="MojNormalny2"/>
            <w:ind w:firstLine="0"/>
          </w:pPr>
        </w:pPrChange>
      </w:pPr>
      <w:r>
        <w:t>lp – liczba piłkarzy</w:t>
      </w:r>
      <w:commentRangeEnd w:id="1078"/>
      <w:r w:rsidR="003A3545">
        <w:rPr>
          <w:rStyle w:val="Odwoaniedokomentarza"/>
          <w:rFonts w:asciiTheme="minorHAnsi" w:hAnsiTheme="minorHAnsi" w:cstheme="minorBidi"/>
        </w:rPr>
        <w:commentReference w:id="1078"/>
      </w:r>
    </w:p>
    <w:p w14:paraId="1D56B03A" w14:textId="71666D45" w:rsidR="006B74F2" w:rsidRDefault="006B74F2" w:rsidP="007B0A94">
      <w:pPr>
        <w:pStyle w:val="MojNormalny2"/>
        <w:ind w:firstLine="708"/>
      </w:pPr>
      <w:r>
        <w:t>Przykładowo, zawodnik będący 30 w rankingu, w którym znajduje się 100 piłkarzy, jest nie gorszy od 70% pozostałych graczy.</w:t>
      </w:r>
    </w:p>
    <w:p w14:paraId="21B36389" w14:textId="77777777" w:rsidR="006B74F2" w:rsidRDefault="006B74F2" w:rsidP="007B0A94">
      <w:pPr>
        <w:pStyle w:val="MojNormalny2"/>
        <w:ind w:firstLine="708"/>
      </w:pPr>
      <w:r>
        <w:t>Druga statystyka przyrównuje procentowo danego zawodnika, do najlepszego piłkarza w tym atrybucie. Wzór na obliczenie:</w:t>
      </w:r>
    </w:p>
    <w:p w14:paraId="79FE36AA" w14:textId="77777777" w:rsidR="006B74F2" w:rsidRDefault="006B74F2">
      <w:pPr>
        <w:pStyle w:val="MojNormalny2"/>
        <w:ind w:left="2832" w:firstLine="0"/>
        <w:jc w:val="left"/>
        <w:pPrChange w:id="1082" w:author="Kuba Fa" w:date="2023-02-02T18:10:00Z">
          <w:pPr>
            <w:pStyle w:val="MojNormalny2"/>
            <w:ind w:firstLine="0"/>
          </w:pPr>
        </w:pPrChange>
      </w:pPr>
      <w:r>
        <w:t>sdno = (op/on)*100, gdzie</w:t>
      </w:r>
    </w:p>
    <w:p w14:paraId="288404EE" w14:textId="77777777" w:rsidR="006B74F2" w:rsidRDefault="006B74F2">
      <w:pPr>
        <w:pStyle w:val="MojNormalny2"/>
        <w:ind w:left="2832" w:firstLine="0"/>
        <w:jc w:val="left"/>
        <w:pPrChange w:id="1083" w:author="Kuba Fa" w:date="2023-02-02T18:10:00Z">
          <w:pPr>
            <w:pStyle w:val="MojNormalny2"/>
            <w:ind w:firstLine="0"/>
          </w:pPr>
        </w:pPrChange>
      </w:pPr>
      <w:r>
        <w:t>sdno – stosunek do najlepszej oceny,</w:t>
      </w:r>
    </w:p>
    <w:p w14:paraId="6BBDEAF6" w14:textId="77777777" w:rsidR="006B74F2" w:rsidRDefault="006B74F2">
      <w:pPr>
        <w:pStyle w:val="MojNormalny2"/>
        <w:ind w:left="2832" w:firstLine="0"/>
        <w:jc w:val="left"/>
        <w:pPrChange w:id="1084" w:author="Kuba Fa" w:date="2023-02-02T18:10:00Z">
          <w:pPr>
            <w:pStyle w:val="MojNormalny2"/>
            <w:ind w:firstLine="0"/>
          </w:pPr>
        </w:pPrChange>
      </w:pPr>
      <w:r>
        <w:t>op – ocena piłkarza,</w:t>
      </w:r>
    </w:p>
    <w:p w14:paraId="6FEBCAA9" w14:textId="77777777" w:rsidR="006B74F2" w:rsidRDefault="006B74F2">
      <w:pPr>
        <w:pStyle w:val="MojNormalny2"/>
        <w:ind w:left="2832" w:firstLine="0"/>
        <w:jc w:val="left"/>
        <w:pPrChange w:id="1085" w:author="Kuba Fa" w:date="2023-02-02T18:11:00Z">
          <w:pPr>
            <w:pStyle w:val="MojNormalny2"/>
            <w:ind w:firstLine="0"/>
          </w:pPr>
        </w:pPrChange>
      </w:pPr>
      <w:r>
        <w:lastRenderedPageBreak/>
        <w:t>on – ocena najlepszego</w:t>
      </w:r>
    </w:p>
    <w:p w14:paraId="43CAB9CB" w14:textId="4E472353" w:rsidR="006B74F2" w:rsidRDefault="006B74F2">
      <w:pPr>
        <w:pStyle w:val="MojNormalny2"/>
        <w:ind w:firstLine="708"/>
        <w:jc w:val="left"/>
        <w:pPrChange w:id="1086" w:author="Kuba Fa" w:date="2023-02-02T18:11:00Z">
          <w:pPr>
            <w:pStyle w:val="MojNormalny2"/>
            <w:ind w:firstLine="0"/>
          </w:pPr>
        </w:pPrChange>
      </w:pPr>
      <w:r>
        <w:t>Przykładowo, gdy najszybszy zawodnik w całej grze, będzie miał</w:t>
      </w:r>
      <w:ins w:id="1087" w:author="Kuba Fa" w:date="2023-03-10T14:52:00Z">
        <w:r w:rsidR="00DC5725">
          <w:t xml:space="preserve"> wartość równą</w:t>
        </w:r>
      </w:ins>
      <w:r>
        <w:t xml:space="preserve"> 90</w:t>
      </w:r>
      <w:del w:id="1088" w:author="Kuba Fa" w:date="2023-03-10T14:54:00Z">
        <w:r w:rsidDel="00DC5725">
          <w:delText xml:space="preserve"> w tym atrybucie</w:delText>
        </w:r>
      </w:del>
      <w:r>
        <w:t>, to zawodnik mający 60 szybkości,</w:t>
      </w:r>
      <w:del w:id="1089" w:author="Kuba Fa" w:date="2023-03-10T14:53:00Z">
        <w:r w:rsidDel="00DC5725">
          <w:delText xml:space="preserve"> wartość „procent w stosunku do najlepszej oceny” będzie miał ocenioną na 66,66%. </w:delText>
        </w:r>
      </w:del>
      <w:ins w:id="1090" w:author="Kuba Fa" w:date="2023-03-10T14:53:00Z">
        <w:r w:rsidR="00DC5725">
          <w:t xml:space="preserve"> w stosunku do najlepszej oceny będzie </w:t>
        </w:r>
      </w:ins>
      <w:ins w:id="1091" w:author="Kuba Fa" w:date="2023-03-10T14:54:00Z">
        <w:r w:rsidR="00DC5725">
          <w:t>posiadał</w:t>
        </w:r>
      </w:ins>
      <w:ins w:id="1092" w:author="Kuba Fa" w:date="2023-03-10T14:53:00Z">
        <w:r w:rsidR="00DC5725">
          <w:t xml:space="preserve"> </w:t>
        </w:r>
      </w:ins>
      <w:ins w:id="1093" w:author="Kuba Fa" w:date="2023-03-10T14:54:00Z">
        <w:r w:rsidR="00DC5725">
          <w:t xml:space="preserve">statystykę na poziomie </w:t>
        </w:r>
      </w:ins>
      <w:ins w:id="1094" w:author="Kuba Fa" w:date="2023-03-10T14:53:00Z">
        <w:r w:rsidR="00DC5725">
          <w:t>66,66</w:t>
        </w:r>
      </w:ins>
      <w:ins w:id="1095" w:author="Kuba Fa" w:date="2023-03-10T14:54:00Z">
        <w:r w:rsidR="00DC5725">
          <w:t>%.</w:t>
        </w:r>
      </w:ins>
    </w:p>
    <w:p w14:paraId="53467916" w14:textId="77777777" w:rsidR="006B74F2" w:rsidRDefault="006B74F2">
      <w:pPr>
        <w:pStyle w:val="MojNormalny2"/>
        <w:ind w:firstLine="708"/>
        <w:jc w:val="left"/>
        <w:pPrChange w:id="1096" w:author="Kuba Fa" w:date="2023-02-02T18:11:00Z">
          <w:pPr>
            <w:pStyle w:val="MojNormalny2"/>
            <w:ind w:firstLine="0"/>
          </w:pPr>
        </w:pPrChange>
      </w:pPr>
      <w:r>
        <w:t>W przypadku statystyki „technika”, która w grze Fifa jest rozdzielona na drybling i podania, brana pod uwagę jest średnia dwóch wyżej wymienionych wartości.</w:t>
      </w:r>
    </w:p>
    <w:p w14:paraId="51A020C0" w14:textId="2CA1C9C1" w:rsidR="006B74F2" w:rsidRPr="000D3FB2" w:rsidRDefault="006B74F2">
      <w:pPr>
        <w:pStyle w:val="MojNormalny2"/>
        <w:ind w:firstLine="708"/>
        <w:jc w:val="left"/>
        <w:pPrChange w:id="1097" w:author="Kuba Fa" w:date="2023-02-02T18:11:00Z">
          <w:pPr>
            <w:pStyle w:val="MojNormalny2"/>
            <w:ind w:firstLine="0"/>
          </w:pPr>
        </w:pPrChange>
      </w:pPr>
      <w:r>
        <w:t xml:space="preserve">Dodatkowo, dla ułatwienia analizy </w:t>
      </w:r>
      <w:ins w:id="1098" w:author="Kuba Fa" w:date="2023-03-10T14:58:00Z">
        <w:r w:rsidR="00DC5725">
          <w:t xml:space="preserve">w </w:t>
        </w:r>
      </w:ins>
      <w:del w:id="1099" w:author="Kuba Fa" w:date="2023-03-10T14:58:00Z">
        <w:r w:rsidDel="00DC5725">
          <w:delText xml:space="preserve">został zaprogramowany specjalny </w:delText>
        </w:r>
      </w:del>
      <w:r>
        <w:t>interfejs</w:t>
      </w:r>
      <w:ins w:id="1100" w:author="Kuba Fa" w:date="2023-03-10T14:58:00Z">
        <w:r w:rsidR="00DC5725">
          <w:t>ie</w:t>
        </w:r>
      </w:ins>
      <w:r>
        <w:t xml:space="preserve"> graficzny</w:t>
      </w:r>
      <w:ins w:id="1101" w:author="Kuba Fa" w:date="2023-03-10T14:58:00Z">
        <w:r w:rsidR="00DC5725">
          <w:t>m</w:t>
        </w:r>
      </w:ins>
      <w:ins w:id="1102" w:author="Kuba Fa" w:date="2023-03-10T15:01:00Z">
        <w:r w:rsidR="00DC5725">
          <w:t xml:space="preserve"> porównywana jest </w:t>
        </w:r>
      </w:ins>
      <w:del w:id="1103" w:author="Kuba Fa" w:date="2023-03-10T15:01:00Z">
        <w:r w:rsidDel="00DC5725">
          <w:delText>,</w:delText>
        </w:r>
      </w:del>
      <w:r>
        <w:t xml:space="preserve"> </w:t>
      </w:r>
      <w:del w:id="1104" w:author="Kuba Fa" w:date="2023-03-10T15:02:00Z">
        <w:r w:rsidDel="00DC5725">
          <w:delText xml:space="preserve">który porównuje, w której grze zawodnik posiada większą </w:delText>
        </w:r>
        <w:r w:rsidR="003A3545" w:rsidDel="00DC5725">
          <w:delText xml:space="preserve">wyższą </w:delText>
        </w:r>
        <w:r w:rsidDel="00DC5725">
          <w:delText>ocenę</w:delText>
        </w:r>
      </w:del>
      <w:ins w:id="1105" w:author="Kuba Fa" w:date="2023-03-10T15:02:00Z">
        <w:r w:rsidR="00DC5725">
          <w:t>wyższa ocena</w:t>
        </w:r>
      </w:ins>
      <w:r>
        <w:t>, biorąc pod uwagę kolumnę „nie gorszy niż”. Jeśli zawodnik pod kątem jednego z atrybutów jest lepiej oceniony w jednej z gier, wyświetlony jest ciemniejszy kolor wiersza.</w:t>
      </w:r>
      <w:del w:id="1106" w:author="Kuba Fa" w:date="2023-03-10T15:02:00Z">
        <w:r w:rsidDel="00DC5725">
          <w:delText xml:space="preserve"> Legenda pokazująca różnice w kolorach, jest wyświetlona na podstronie pod tabelą.</w:delText>
        </w:r>
      </w:del>
      <w:r>
        <w:t xml:space="preserve"> </w:t>
      </w:r>
    </w:p>
    <w:p w14:paraId="071544D6" w14:textId="77777777" w:rsidR="006B74F2" w:rsidRDefault="006B74F2">
      <w:pPr>
        <w:pStyle w:val="MojNormalny2"/>
        <w:keepNext/>
        <w:ind w:firstLine="0"/>
        <w:jc w:val="center"/>
        <w:pPrChange w:id="1107" w:author="Kuba Fa" w:date="2023-03-10T15:02:00Z">
          <w:pPr>
            <w:pStyle w:val="MojNormalny2"/>
            <w:keepNext/>
            <w:ind w:firstLine="0"/>
          </w:pPr>
        </w:pPrChange>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9"/>
                    <a:stretch>
                      <a:fillRect/>
                    </a:stretch>
                  </pic:blipFill>
                  <pic:spPr>
                    <a:xfrm>
                      <a:off x="0" y="0"/>
                      <a:ext cx="5760720" cy="2726690"/>
                    </a:xfrm>
                    <a:prstGeom prst="rect">
                      <a:avLst/>
                    </a:prstGeom>
                  </pic:spPr>
                </pic:pic>
              </a:graphicData>
            </a:graphic>
          </wp:inline>
        </w:drawing>
      </w:r>
    </w:p>
    <w:p w14:paraId="6EF3E2B0" w14:textId="1F53F9DE" w:rsidR="00D046B8" w:rsidRPr="00267892" w:rsidRDefault="006B74F2">
      <w:pPr>
        <w:pStyle w:val="Legenda"/>
        <w:jc w:val="center"/>
        <w:rPr>
          <w:sz w:val="22"/>
          <w:szCs w:val="22"/>
          <w:rPrChange w:id="1108" w:author="Kuba Fa" w:date="2023-03-11T18:50:00Z">
            <w:rPr/>
          </w:rPrChange>
        </w:rPr>
        <w:pPrChange w:id="1109" w:author="Kuba Fa" w:date="2023-03-10T15:02:00Z">
          <w:pPr>
            <w:pStyle w:val="Legenda"/>
          </w:pPr>
        </w:pPrChange>
      </w:pPr>
      <w:r w:rsidRPr="00267892">
        <w:rPr>
          <w:sz w:val="22"/>
          <w:szCs w:val="22"/>
          <w:rPrChange w:id="1110" w:author="Kuba Fa" w:date="2023-03-11T18:50:00Z">
            <w:rPr/>
          </w:rPrChange>
        </w:rPr>
        <w:t>Rysunek 1</w:t>
      </w:r>
      <w:ins w:id="1111" w:author="Kuba Fa" w:date="2023-03-10T17:23:00Z">
        <w:r w:rsidR="00764647" w:rsidRPr="00267892">
          <w:rPr>
            <w:sz w:val="22"/>
            <w:szCs w:val="22"/>
            <w:rPrChange w:id="1112" w:author="Kuba Fa" w:date="2023-03-11T18:50:00Z">
              <w:rPr/>
            </w:rPrChange>
          </w:rPr>
          <w:t>0</w:t>
        </w:r>
      </w:ins>
      <w:del w:id="1113" w:author="Kuba Fa" w:date="2023-03-10T17:23:00Z">
        <w:r w:rsidRPr="00267892" w:rsidDel="00764647">
          <w:rPr>
            <w:sz w:val="22"/>
            <w:szCs w:val="22"/>
            <w:rPrChange w:id="1114" w:author="Kuba Fa" w:date="2023-03-11T18:50:00Z">
              <w:rPr/>
            </w:rPrChange>
          </w:rPr>
          <w:delText>5</w:delText>
        </w:r>
      </w:del>
      <w:r w:rsidRPr="00267892">
        <w:rPr>
          <w:sz w:val="22"/>
          <w:szCs w:val="22"/>
          <w:rPrChange w:id="1115" w:author="Kuba Fa" w:date="2023-03-11T18:50:00Z">
            <w:rPr/>
          </w:rPrChange>
        </w:rPr>
        <w:t xml:space="preserve"> - Podstrona konkretnego zawodnika ze szczegółami (F</w:t>
      </w:r>
      <w:ins w:id="1116" w:author="Kuba Fa" w:date="2023-03-10T17:23:00Z">
        <w:r w:rsidR="00764647" w:rsidRPr="00267892">
          <w:rPr>
            <w:sz w:val="22"/>
            <w:szCs w:val="22"/>
            <w:rPrChange w:id="1117" w:author="Kuba Fa" w:date="2023-03-11T18:50:00Z">
              <w:rPr/>
            </w:rPrChange>
          </w:rPr>
          <w:t>IFA</w:t>
        </w:r>
      </w:ins>
      <w:del w:id="1118" w:author="Kuba Fa" w:date="2023-03-10T17:23:00Z">
        <w:r w:rsidRPr="00267892" w:rsidDel="00764647">
          <w:rPr>
            <w:sz w:val="22"/>
            <w:szCs w:val="22"/>
            <w:rPrChange w:id="1119" w:author="Kuba Fa" w:date="2023-03-11T18:50:00Z">
              <w:rPr/>
            </w:rPrChange>
          </w:rPr>
          <w:delText>ifa</w:delText>
        </w:r>
      </w:del>
      <w:r w:rsidRPr="00267892">
        <w:rPr>
          <w:sz w:val="22"/>
          <w:szCs w:val="22"/>
          <w:rPrChange w:id="1120" w:author="Kuba Fa" w:date="2023-03-11T18:50:00Z">
            <w:rPr/>
          </w:rPrChange>
        </w:rPr>
        <w:t xml:space="preserve"> i Football Manager)</w:t>
      </w:r>
    </w:p>
    <w:p w14:paraId="3A65834D" w14:textId="77777777" w:rsidR="00D046B8" w:rsidRPr="00D046B8" w:rsidRDefault="00D046B8" w:rsidP="00D046B8">
      <w:pPr>
        <w:pStyle w:val="MojNormalny2"/>
      </w:pPr>
    </w:p>
    <w:p w14:paraId="77985FBD" w14:textId="0ACB4357" w:rsidR="006B74F2" w:rsidRPr="00201796" w:rsidRDefault="006B74F2">
      <w:pPr>
        <w:pStyle w:val="MojNormalny2"/>
        <w:ind w:firstLine="0"/>
        <w:jc w:val="left"/>
        <w:pPrChange w:id="1121" w:author="Kuba Fa" w:date="2023-02-02T18:29:00Z">
          <w:pPr>
            <w:pStyle w:val="MojNormalny2"/>
          </w:pPr>
        </w:pPrChange>
      </w:pPr>
      <w:r>
        <w:t xml:space="preserve">W przypadku wartości z realnie rozgrywanych rozgrywek, </w:t>
      </w:r>
      <w:ins w:id="1122" w:author="Kuba Fa" w:date="2023-02-02T18:30:00Z">
        <w:r w:rsidR="00FE1A87">
          <w:t xml:space="preserve">dane </w:t>
        </w:r>
      </w:ins>
      <w:ins w:id="1123" w:author="Kuba Fa" w:date="2023-02-02T18:31:00Z">
        <w:r w:rsidR="00FE1A87">
          <w:t xml:space="preserve">wskazują poglądowo formę danego piłkarza. </w:t>
        </w:r>
      </w:ins>
      <w:ins w:id="1124" w:author="Kuba Fa" w:date="2023-02-02T18:33:00Z">
        <w:r w:rsidR="00FE1A87">
          <w:t>Jest to jednak inn</w:t>
        </w:r>
      </w:ins>
      <w:ins w:id="1125" w:author="Kuba Fa" w:date="2023-02-02T18:34:00Z">
        <w:r w:rsidR="005F4971">
          <w:t>y rodzaj przedstawienia atrybutów</w:t>
        </w:r>
      </w:ins>
      <w:ins w:id="1126" w:author="Kuba Fa" w:date="2023-02-02T18:35:00Z">
        <w:r w:rsidR="005F4971">
          <w:t xml:space="preserve">, niż w grach piłkarskich. </w:t>
        </w:r>
      </w:ins>
      <w:ins w:id="1127" w:author="Kuba Fa" w:date="2023-02-02T18:36:00Z">
        <w:r w:rsidR="005F4971">
          <w:t xml:space="preserve">W przypadku statystyki </w:t>
        </w:r>
      </w:ins>
      <w:ins w:id="1128" w:author="Kuba Fa" w:date="2023-02-02T18:37:00Z">
        <w:r w:rsidR="005F4971">
          <w:t>„podania”, twórcy gier oceniają całokształt</w:t>
        </w:r>
      </w:ins>
      <w:ins w:id="1129" w:author="Kuba Fa" w:date="2023-02-02T18:38:00Z">
        <w:r w:rsidR="005F4971">
          <w:t xml:space="preserve"> zawodnika w tej dzie</w:t>
        </w:r>
      </w:ins>
      <w:ins w:id="1130" w:author="Kuba Fa" w:date="2023-02-02T18:39:00Z">
        <w:r w:rsidR="005F4971">
          <w:t>dzinie</w:t>
        </w:r>
      </w:ins>
      <w:ins w:id="1131" w:author="Kuba Fa" w:date="2023-02-02T18:38:00Z">
        <w:r w:rsidR="005F4971">
          <w:t>, na podstawie</w:t>
        </w:r>
      </w:ins>
      <w:ins w:id="1132" w:author="Kuba Fa" w:date="2023-02-02T18:39:00Z">
        <w:r w:rsidR="005F4971">
          <w:t xml:space="preserve"> obserwacji realnych meczy. Statystyki przedstawiające celność</w:t>
        </w:r>
      </w:ins>
      <w:ins w:id="1133" w:author="Kuba Fa" w:date="2023-02-02T18:42:00Z">
        <w:r w:rsidR="005F4971">
          <w:t>,</w:t>
        </w:r>
      </w:ins>
      <w:ins w:id="1134" w:author="Kuba Fa" w:date="2023-02-02T18:39:00Z">
        <w:r w:rsidR="005F4971">
          <w:t xml:space="preserve"> bądź</w:t>
        </w:r>
      </w:ins>
      <w:ins w:id="1135" w:author="Kuba Fa" w:date="2023-02-02T18:40:00Z">
        <w:r w:rsidR="005F4971">
          <w:t xml:space="preserve"> ilość</w:t>
        </w:r>
      </w:ins>
      <w:ins w:id="1136" w:author="Kuba Fa" w:date="2023-02-02T18:39:00Z">
        <w:r w:rsidR="005F4971">
          <w:t xml:space="preserve"> kluczowych podań</w:t>
        </w:r>
      </w:ins>
      <w:ins w:id="1137" w:author="Kuba Fa" w:date="2023-02-02T18:43:00Z">
        <w:r w:rsidR="005F4971">
          <w:t>,</w:t>
        </w:r>
      </w:ins>
      <w:ins w:id="1138" w:author="Kuba Fa" w:date="2023-02-02T18:39:00Z">
        <w:r w:rsidR="005F4971">
          <w:t xml:space="preserve"> </w:t>
        </w:r>
      </w:ins>
      <w:ins w:id="1139" w:author="Kuba Fa" w:date="2023-02-02T18:41:00Z">
        <w:r w:rsidR="005F4971">
          <w:t xml:space="preserve">są w stanie w dużym stopniu </w:t>
        </w:r>
      </w:ins>
      <w:ins w:id="1140" w:author="Kuba Fa" w:date="2023-02-02T18:42:00Z">
        <w:r w:rsidR="005F4971">
          <w:t>pomóc w analizie i nakreślić dyspozycje piłkarza, której niekoniecznie z</w:t>
        </w:r>
      </w:ins>
      <w:ins w:id="1141" w:author="Kuba Fa" w:date="2023-02-02T18:43:00Z">
        <w:r w:rsidR="005F4971">
          <w:t xml:space="preserve">auważy </w:t>
        </w:r>
        <w:r w:rsidR="000B47BA">
          <w:t xml:space="preserve">przeciętny kibic. </w:t>
        </w:r>
      </w:ins>
      <w:ins w:id="1142" w:author="Kuba Fa" w:date="2023-02-02T18:53:00Z">
        <w:r w:rsidR="000B47BA">
          <w:t xml:space="preserve">Jeśli warunki, w których znajdują się </w:t>
        </w:r>
        <w:r w:rsidR="000B47BA">
          <w:lastRenderedPageBreak/>
          <w:t>dwaj piłkarze są podobne</w:t>
        </w:r>
      </w:ins>
      <w:ins w:id="1143" w:author="Kuba Fa" w:date="2023-02-02T18:54:00Z">
        <w:r w:rsidR="000B47BA">
          <w:t xml:space="preserve">, przykładowo </w:t>
        </w:r>
      </w:ins>
      <w:ins w:id="1144" w:author="Kuba Fa" w:date="2023-02-02T18:55:00Z">
        <w:r w:rsidR="000B47BA">
          <w:t>zawodnicy</w:t>
        </w:r>
      </w:ins>
      <w:ins w:id="1145" w:author="Kuba Fa" w:date="2023-02-02T18:54:00Z">
        <w:r w:rsidR="000B47BA">
          <w:t xml:space="preserve"> na tych samych pozycjach w danym klubie </w:t>
        </w:r>
      </w:ins>
      <w:ins w:id="1146" w:author="Kuba Fa" w:date="2023-02-02T18:55:00Z">
        <w:r w:rsidR="000B47BA">
          <w:t>rywalizują ze sobą o miejsce w składzie,</w:t>
        </w:r>
      </w:ins>
      <w:ins w:id="1147" w:author="Kuba Fa" w:date="2023-02-02T18:56:00Z">
        <w:r w:rsidR="000B47BA">
          <w:t xml:space="preserve"> to większa liczba stworzonych sytuacji podbramkowych przez jednego z nich może wskazać</w:t>
        </w:r>
      </w:ins>
      <w:ins w:id="1148" w:author="Kuba Fa" w:date="2023-02-02T18:57:00Z">
        <w:r w:rsidR="000B47BA">
          <w:t xml:space="preserve"> p</w:t>
        </w:r>
      </w:ins>
      <w:ins w:id="1149" w:author="Kuba Fa" w:date="2023-02-02T18:58:00Z">
        <w:r w:rsidR="000E4162">
          <w:t>otencjalnego zwycięzcę.</w:t>
        </w:r>
      </w:ins>
      <w:ins w:id="1150" w:author="Kuba Fa" w:date="2023-02-02T18:55:00Z">
        <w:r w:rsidR="000B47BA">
          <w:t xml:space="preserve"> </w:t>
        </w:r>
      </w:ins>
      <w:ins w:id="1151" w:author="Kuba Fa" w:date="2023-02-02T18:43:00Z">
        <w:r w:rsidR="000B47BA">
          <w:t xml:space="preserve">Aczkolwiek </w:t>
        </w:r>
      </w:ins>
      <w:ins w:id="1152" w:author="Kuba Fa" w:date="2023-02-02T18:44:00Z">
        <w:r w:rsidR="000B47BA">
          <w:t>wpływ na celność podań, asyst i innych czynników pobranych ze źródła Sofascore, jest często zależna od klubu</w:t>
        </w:r>
      </w:ins>
      <w:ins w:id="1153" w:author="Kuba Fa" w:date="2023-02-02T18:45:00Z">
        <w:r w:rsidR="000B47BA">
          <w:t xml:space="preserve"> i pozycji, w którym gra zawodnik. Większe </w:t>
        </w:r>
      </w:ins>
      <w:ins w:id="1154" w:author="Kuba Fa" w:date="2023-02-02T18:46:00Z">
        <w:r w:rsidR="000B47BA">
          <w:t xml:space="preserve">szanse na zdobycie dużej ilości bramek, ma napastnik, który dzięki dobrej grze drużyny, </w:t>
        </w:r>
      </w:ins>
      <w:ins w:id="1155" w:author="Kuba Fa" w:date="2023-02-02T18:59:00Z">
        <w:r w:rsidR="000E4162">
          <w:t xml:space="preserve">znacznie </w:t>
        </w:r>
      </w:ins>
      <w:ins w:id="1156" w:author="Kuba Fa" w:date="2023-02-02T18:47:00Z">
        <w:r w:rsidR="000B47BA">
          <w:t>częściej znajduje się w dogodnych sytuacjach.</w:t>
        </w:r>
      </w:ins>
      <w:ins w:id="1157" w:author="Kuba Fa" w:date="2023-02-02T18:49:00Z">
        <w:r w:rsidR="000B47BA">
          <w:t xml:space="preserve"> Podobnie </w:t>
        </w:r>
      </w:ins>
      <w:ins w:id="1158" w:author="Kuba Fa" w:date="2023-02-02T18:50:00Z">
        <w:r w:rsidR="000B47BA">
          <w:t>s</w:t>
        </w:r>
      </w:ins>
      <w:ins w:id="1159" w:author="Kuba Fa" w:date="2023-02-02T18:49:00Z">
        <w:r w:rsidR="000B47BA">
          <w:t>ytuacja</w:t>
        </w:r>
      </w:ins>
      <w:ins w:id="1160" w:author="Kuba Fa" w:date="2023-02-02T18:50:00Z">
        <w:r w:rsidR="000B47BA">
          <w:t xml:space="preserve"> wygląda</w:t>
        </w:r>
      </w:ins>
      <w:ins w:id="1161" w:author="Kuba Fa" w:date="2023-02-02T18:49:00Z">
        <w:r w:rsidR="000B47BA">
          <w:t xml:space="preserve"> z innymi wartościami</w:t>
        </w:r>
      </w:ins>
      <w:ins w:id="1162" w:author="Kuba Fa" w:date="2023-02-02T18:50:00Z">
        <w:r w:rsidR="000B47BA">
          <w:t xml:space="preserve">, które są </w:t>
        </w:r>
      </w:ins>
      <w:ins w:id="1163" w:author="Kuba Fa" w:date="2023-02-02T19:00:00Z">
        <w:r w:rsidR="000E4162">
          <w:t>generowane na podstawie spotkań</w:t>
        </w:r>
      </w:ins>
      <w:ins w:id="1164" w:author="Kuba Fa" w:date="2023-02-02T18:50:00Z">
        <w:r w:rsidR="000B47BA">
          <w:t xml:space="preserve">. </w:t>
        </w:r>
      </w:ins>
      <w:ins w:id="1165" w:author="Kuba Fa" w:date="2023-02-02T18:49:00Z">
        <w:r w:rsidR="000B47BA">
          <w:t xml:space="preserve">Z tego względu </w:t>
        </w:r>
      </w:ins>
      <w:ins w:id="1166" w:author="Kuba Fa" w:date="2023-02-02T18:50:00Z">
        <w:r w:rsidR="000B47BA">
          <w:t>wyznaczenie</w:t>
        </w:r>
      </w:ins>
      <w:ins w:id="1167" w:author="Kuba Fa" w:date="2023-02-02T18:52:00Z">
        <w:r w:rsidR="000B47BA">
          <w:t xml:space="preserve"> wartości w zakresie od 1 do 99, </w:t>
        </w:r>
      </w:ins>
      <w:ins w:id="1168" w:author="Kuba Fa" w:date="2023-02-02T19:00:00Z">
        <w:r w:rsidR="000E4162">
          <w:t xml:space="preserve">podobnie </w:t>
        </w:r>
      </w:ins>
      <w:ins w:id="1169" w:author="Kuba Fa" w:date="2023-02-02T18:52:00Z">
        <w:r w:rsidR="000B47BA">
          <w:t>jak w przypadku pozostałych źródeł, byłoby ciężkie do zrealizowania w taki sposób, a</w:t>
        </w:r>
      </w:ins>
      <w:ins w:id="1170" w:author="Kuba Fa" w:date="2023-02-02T18:53:00Z">
        <w:r w:rsidR="000B47BA">
          <w:t xml:space="preserve">by było to </w:t>
        </w:r>
      </w:ins>
      <w:ins w:id="1171" w:author="Kuba Fa" w:date="2023-02-02T19:00:00Z">
        <w:r w:rsidR="000E4162">
          <w:t>w pełni miarodajne</w:t>
        </w:r>
      </w:ins>
      <w:ins w:id="1172" w:author="Kuba Fa" w:date="2023-02-02T18:53:00Z">
        <w:r w:rsidR="000B47BA">
          <w:t>.</w:t>
        </w:r>
      </w:ins>
      <w:ins w:id="1173" w:author="Kuba Fa" w:date="2023-02-02T18:49:00Z">
        <w:r w:rsidR="000B47BA">
          <w:t xml:space="preserve"> </w:t>
        </w:r>
      </w:ins>
      <w:ins w:id="1174" w:author="Kuba Fa" w:date="2023-02-02T18:42:00Z">
        <w:r w:rsidR="005F4971">
          <w:t xml:space="preserve"> </w:t>
        </w:r>
      </w:ins>
      <w:ins w:id="1175" w:author="Kuba Fa" w:date="2023-02-02T18:40:00Z">
        <w:r w:rsidR="005F4971">
          <w:t xml:space="preserve"> </w:t>
        </w:r>
      </w:ins>
      <w:ins w:id="1176" w:author="Kuba Fa" w:date="2023-02-02T18:38:00Z">
        <w:r w:rsidR="005F4971">
          <w:t xml:space="preserve"> </w:t>
        </w:r>
      </w:ins>
      <w:del w:id="1177" w:author="Kuba Fa" w:date="2023-02-02T18:29:00Z">
        <w:r w:rsidDel="00FE1A87">
          <w:delText xml:space="preserve">dane nie są jednoznacznie określone </w:delText>
        </w:r>
        <w:commentRangeStart w:id="1178"/>
        <w:r w:rsidDel="00FE1A87">
          <w:delText>jako lepsze, bądź słabsze.</w:delText>
        </w:r>
        <w:commentRangeEnd w:id="1178"/>
        <w:r w:rsidR="003A3545" w:rsidDel="00FE1A87">
          <w:rPr>
            <w:rStyle w:val="Odwoaniedokomentarza"/>
            <w:rFonts w:asciiTheme="minorHAnsi" w:hAnsiTheme="minorHAnsi" w:cstheme="minorBidi"/>
          </w:rPr>
          <w:commentReference w:id="1178"/>
        </w:r>
        <w:r w:rsidDel="00FE1A87">
          <w:delText xml:space="preserve"> </w:delText>
        </w:r>
        <w:commentRangeStart w:id="1179"/>
        <w:r w:rsidDel="00FE1A87">
          <w:delText>Wynika to z niemożności wygenerowania jednej liczby na podstawie dostępnych statystyk. M</w:delText>
        </w:r>
        <w:commentRangeEnd w:id="1179"/>
        <w:r w:rsidR="003A3545" w:rsidDel="00FE1A87">
          <w:rPr>
            <w:rStyle w:val="Odwoaniedokomentarza"/>
            <w:rFonts w:asciiTheme="minorHAnsi" w:hAnsiTheme="minorHAnsi" w:cstheme="minorBidi"/>
          </w:rPr>
          <w:commentReference w:id="1179"/>
        </w:r>
        <w:r w:rsidDel="00FE1A87">
          <w:delText>imo tego, są to cenne wiadomości, przydatne do analizy formy zawodnika i samodzielnego przybliżonego określenia czy ocena wystawiona w grach została nadana prawidłowo.</w:delText>
        </w:r>
      </w:del>
    </w:p>
    <w:p w14:paraId="2B9DDDCE" w14:textId="77777777" w:rsidR="006B74F2" w:rsidRDefault="006B74F2">
      <w:pPr>
        <w:pStyle w:val="MojNormalny2"/>
        <w:keepNext/>
        <w:ind w:firstLine="0"/>
        <w:jc w:val="center"/>
        <w:pPrChange w:id="1180" w:author="Kuba Fa" w:date="2023-03-10T15:03:00Z">
          <w:pPr>
            <w:pStyle w:val="MojNormalny2"/>
            <w:keepNext/>
            <w:ind w:firstLine="0"/>
          </w:pPr>
        </w:pPrChange>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30"/>
                    <a:stretch>
                      <a:fillRect/>
                    </a:stretch>
                  </pic:blipFill>
                  <pic:spPr>
                    <a:xfrm>
                      <a:off x="0" y="0"/>
                      <a:ext cx="5760720" cy="2696845"/>
                    </a:xfrm>
                    <a:prstGeom prst="rect">
                      <a:avLst/>
                    </a:prstGeom>
                  </pic:spPr>
                </pic:pic>
              </a:graphicData>
            </a:graphic>
          </wp:inline>
        </w:drawing>
      </w:r>
    </w:p>
    <w:p w14:paraId="62530352" w14:textId="41DC6EA8" w:rsidR="006B74F2" w:rsidRPr="00267892" w:rsidRDefault="006B74F2">
      <w:pPr>
        <w:pStyle w:val="Legenda"/>
        <w:jc w:val="center"/>
        <w:rPr>
          <w:sz w:val="22"/>
          <w:szCs w:val="22"/>
          <w:rPrChange w:id="1181" w:author="Kuba Fa" w:date="2023-03-11T18:50:00Z">
            <w:rPr/>
          </w:rPrChange>
        </w:rPr>
        <w:pPrChange w:id="1182" w:author="Kuba Fa" w:date="2023-03-10T15:03:00Z">
          <w:pPr>
            <w:pStyle w:val="Legenda"/>
            <w:jc w:val="both"/>
          </w:pPr>
        </w:pPrChange>
      </w:pPr>
      <w:r w:rsidRPr="00267892">
        <w:rPr>
          <w:sz w:val="22"/>
          <w:szCs w:val="22"/>
          <w:rPrChange w:id="1183" w:author="Kuba Fa" w:date="2023-03-11T18:50:00Z">
            <w:rPr/>
          </w:rPrChange>
        </w:rPr>
        <w:t>Rysunek 1</w:t>
      </w:r>
      <w:ins w:id="1184" w:author="Kuba Fa" w:date="2023-03-10T17:23:00Z">
        <w:r w:rsidR="00764647" w:rsidRPr="00267892">
          <w:rPr>
            <w:sz w:val="22"/>
            <w:szCs w:val="22"/>
            <w:rPrChange w:id="1185" w:author="Kuba Fa" w:date="2023-03-11T18:50:00Z">
              <w:rPr/>
            </w:rPrChange>
          </w:rPr>
          <w:t>1</w:t>
        </w:r>
      </w:ins>
      <w:del w:id="1186" w:author="Kuba Fa" w:date="2023-03-10T17:23:00Z">
        <w:r w:rsidRPr="00267892" w:rsidDel="00764647">
          <w:rPr>
            <w:sz w:val="22"/>
            <w:szCs w:val="22"/>
            <w:rPrChange w:id="1187" w:author="Kuba Fa" w:date="2023-03-11T18:50:00Z">
              <w:rPr/>
            </w:rPrChange>
          </w:rPr>
          <w:delText>6</w:delText>
        </w:r>
      </w:del>
      <w:r w:rsidRPr="00267892">
        <w:rPr>
          <w:sz w:val="22"/>
          <w:szCs w:val="22"/>
          <w:rPrChange w:id="1188" w:author="Kuba Fa" w:date="2023-03-11T18:50:00Z">
            <w:rPr/>
          </w:rPrChange>
        </w:rPr>
        <w:t xml:space="preserve"> - Kontynuacja podstrony konkretnego zawodnika - szczegółowe statystyki oparte na rzeczywistej rozgrywce</w:t>
      </w:r>
    </w:p>
    <w:p w14:paraId="25B358AD" w14:textId="77777777" w:rsidR="006B74F2" w:rsidRDefault="006B74F2">
      <w:pPr>
        <w:pStyle w:val="MojNormalny2"/>
        <w:jc w:val="left"/>
        <w:pPrChange w:id="1189" w:author="Kuba Fa" w:date="2023-02-02T18:11:00Z">
          <w:pPr>
            <w:pStyle w:val="MojNormalny2"/>
          </w:pPr>
        </w:pPrChange>
      </w:pPr>
    </w:p>
    <w:p w14:paraId="6C5DB04C" w14:textId="77777777" w:rsidR="006B74F2" w:rsidRDefault="006B74F2">
      <w:pPr>
        <w:pStyle w:val="MojNormalny2"/>
        <w:jc w:val="left"/>
        <w:pPrChange w:id="1190" w:author="Kuba Fa" w:date="2023-02-02T18:11:00Z">
          <w:pPr>
            <w:pStyle w:val="MojNormalny2"/>
          </w:pPr>
        </w:pPrChange>
      </w:pPr>
    </w:p>
    <w:p w14:paraId="61415070" w14:textId="77777777" w:rsidR="006B74F2" w:rsidRPr="00622535" w:rsidRDefault="006B74F2">
      <w:pPr>
        <w:pStyle w:val="MojNormalny2"/>
        <w:ind w:firstLine="708"/>
        <w:jc w:val="left"/>
        <w:pPrChange w:id="1191" w:author="Kuba Fa" w:date="2023-03-10T15:03:00Z">
          <w:pPr>
            <w:pStyle w:val="MojNormalny2"/>
            <w:ind w:firstLine="0"/>
          </w:pPr>
        </w:pPrChange>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pPr>
        <w:pStyle w:val="MojNormalny2"/>
        <w:keepNext/>
        <w:ind w:firstLine="0"/>
        <w:jc w:val="center"/>
        <w:pPrChange w:id="1192" w:author="Kuba Fa" w:date="2023-03-10T15:03:00Z">
          <w:pPr>
            <w:pStyle w:val="MojNormalny2"/>
            <w:keepNext/>
            <w:ind w:firstLine="0"/>
          </w:pPr>
        </w:pPrChange>
      </w:pPr>
      <w:r>
        <w:rPr>
          <w:noProof/>
        </w:rPr>
        <w:lastRenderedPageBreak/>
        <w:drawing>
          <wp:inline distT="0" distB="0" distL="0" distR="0" wp14:anchorId="7A5E4F2A" wp14:editId="0F0FF8FE">
            <wp:extent cx="5760720" cy="3566160"/>
            <wp:effectExtent l="0" t="0" r="0"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22D50DDA" w14:textId="5F2A2B81" w:rsidR="006B74F2" w:rsidRPr="00267892" w:rsidRDefault="006B74F2">
      <w:pPr>
        <w:pStyle w:val="Legenda"/>
        <w:jc w:val="center"/>
        <w:rPr>
          <w:sz w:val="22"/>
          <w:szCs w:val="22"/>
          <w:rPrChange w:id="1193" w:author="Kuba Fa" w:date="2023-03-11T18:50:00Z">
            <w:rPr/>
          </w:rPrChange>
        </w:rPr>
        <w:pPrChange w:id="1194" w:author="Kuba Fa" w:date="2023-03-10T15:03:00Z">
          <w:pPr>
            <w:pStyle w:val="Legenda"/>
            <w:jc w:val="both"/>
          </w:pPr>
        </w:pPrChange>
      </w:pPr>
      <w:r w:rsidRPr="00267892">
        <w:rPr>
          <w:sz w:val="22"/>
          <w:szCs w:val="22"/>
          <w:rPrChange w:id="1195" w:author="Kuba Fa" w:date="2023-03-11T18:50:00Z">
            <w:rPr/>
          </w:rPrChange>
        </w:rPr>
        <w:t>Rysunek 1</w:t>
      </w:r>
      <w:ins w:id="1196" w:author="Kuba Fa" w:date="2023-03-10T17:23:00Z">
        <w:r w:rsidR="00764647" w:rsidRPr="00267892">
          <w:rPr>
            <w:sz w:val="22"/>
            <w:szCs w:val="22"/>
            <w:rPrChange w:id="1197" w:author="Kuba Fa" w:date="2023-03-11T18:50:00Z">
              <w:rPr/>
            </w:rPrChange>
          </w:rPr>
          <w:t>2</w:t>
        </w:r>
      </w:ins>
      <w:del w:id="1198" w:author="Kuba Fa" w:date="2023-03-10T17:23:00Z">
        <w:r w:rsidRPr="00267892" w:rsidDel="00764647">
          <w:rPr>
            <w:sz w:val="22"/>
            <w:szCs w:val="22"/>
            <w:rPrChange w:id="1199" w:author="Kuba Fa" w:date="2023-03-11T18:50:00Z">
              <w:rPr/>
            </w:rPrChange>
          </w:rPr>
          <w:delText>7</w:delText>
        </w:r>
      </w:del>
      <w:r w:rsidRPr="00267892">
        <w:rPr>
          <w:sz w:val="22"/>
          <w:szCs w:val="22"/>
          <w:rPrChange w:id="1200" w:author="Kuba Fa" w:date="2023-03-11T18:50:00Z">
            <w:rPr/>
          </w:rPrChange>
        </w:rPr>
        <w:t xml:space="preserve"> - Wykresy prezentująca siłę drużyn, w zależności od atrybutu z gry</w:t>
      </w:r>
    </w:p>
    <w:p w14:paraId="5A23857A" w14:textId="77777777" w:rsidR="006B74F2" w:rsidRDefault="006B74F2">
      <w:pPr>
        <w:pStyle w:val="MojNormalny2"/>
        <w:ind w:firstLine="0"/>
        <w:rPr>
          <w:b/>
          <w:bCs/>
          <w:sz w:val="32"/>
          <w:szCs w:val="32"/>
        </w:rPr>
      </w:pPr>
    </w:p>
    <w:p w14:paraId="2BE9D01E" w14:textId="2EB4432B" w:rsidR="004C2FE9" w:rsidRPr="00F627AD" w:rsidRDefault="004C2FE9" w:rsidP="004C2FE9">
      <w:pPr>
        <w:pStyle w:val="MojNormalny2"/>
        <w:ind w:firstLine="0"/>
        <w:rPr>
          <w:b/>
          <w:bCs/>
          <w:sz w:val="32"/>
          <w:szCs w:val="32"/>
        </w:rPr>
      </w:pPr>
      <w:r w:rsidRPr="00F627AD">
        <w:rPr>
          <w:b/>
          <w:bCs/>
          <w:sz w:val="32"/>
          <w:szCs w:val="32"/>
        </w:rPr>
        <w:t xml:space="preserve">2.3 </w:t>
      </w:r>
      <w:r>
        <w:rPr>
          <w:b/>
          <w:bCs/>
          <w:sz w:val="32"/>
          <w:szCs w:val="32"/>
        </w:rPr>
        <w:t>Możliwość rozwinięcia</w:t>
      </w:r>
    </w:p>
    <w:p w14:paraId="43E1E032" w14:textId="5CCDF108" w:rsidR="004C2FE9" w:rsidRDefault="00D046B8">
      <w:pPr>
        <w:pStyle w:val="MojNormalny2"/>
        <w:ind w:firstLine="0"/>
        <w:jc w:val="left"/>
        <w:pPrChange w:id="1201" w:author="Kuba Fa" w:date="2023-02-02T18:11:00Z">
          <w:pPr>
            <w:pStyle w:val="MojNormalny2"/>
            <w:ind w:firstLine="0"/>
          </w:pPr>
        </w:pPrChange>
      </w:pPr>
      <w:del w:id="1202" w:author="Kuba Fa" w:date="2023-03-10T16:49:00Z">
        <w:r w:rsidRPr="00D046B8" w:rsidDel="00EE4B3A">
          <w:rPr>
            <w:color w:val="FF0000"/>
          </w:rPr>
          <w:delText xml:space="preserve">[bezosobowo] </w:delText>
        </w:r>
      </w:del>
      <w:ins w:id="1203" w:author="Kuba Fa" w:date="2023-03-10T16:51:00Z">
        <w:r w:rsidR="00EE4B3A">
          <w:rPr>
            <w:color w:val="FF0000"/>
          </w:rPr>
          <w:t xml:space="preserve"> </w:t>
        </w:r>
        <w:r w:rsidR="00EE4B3A">
          <w:rPr>
            <w:color w:val="FF0000"/>
          </w:rPr>
          <w:tab/>
        </w:r>
      </w:ins>
      <w:ins w:id="1204" w:author="Kuba Fa" w:date="2023-03-10T16:52:00Z">
        <w:r w:rsidR="00EE4B3A">
          <w:rPr>
            <w:color w:val="FF0000"/>
          </w:rPr>
          <w:t>A</w:t>
        </w:r>
      </w:ins>
      <w:ins w:id="1205" w:author="Kuba Fa" w:date="2023-03-10T16:53:00Z">
        <w:r w:rsidR="00EE4B3A">
          <w:rPr>
            <w:color w:val="FF0000"/>
          </w:rPr>
          <w:t xml:space="preserve">plikacja dość rozlegle pozwala na zrealizowanie tematu, jakim jest analiza umiejętności </w:t>
        </w:r>
      </w:ins>
      <w:ins w:id="1206" w:author="Kuba Fa" w:date="2023-03-10T16:55:00Z">
        <w:r w:rsidR="00EE4B3A">
          <w:rPr>
            <w:color w:val="FF0000"/>
          </w:rPr>
          <w:t>piłkarzy w danym sezonie. Mo</w:t>
        </w:r>
      </w:ins>
      <w:ins w:id="1207" w:author="Kuba Fa" w:date="2023-03-10T16:56:00Z">
        <w:r w:rsidR="00EE4B3A">
          <w:rPr>
            <w:color w:val="FF0000"/>
          </w:rPr>
          <w:t>żliwe jest jednak rozwinięcie</w:t>
        </w:r>
      </w:ins>
      <w:ins w:id="1208" w:author="Kuba Fa" w:date="2023-03-10T16:57:00Z">
        <w:r w:rsidR="00EE4B3A">
          <w:rPr>
            <w:color w:val="FF0000"/>
          </w:rPr>
          <w:t xml:space="preserve">. Obecny stan pobiera informacje dotyczące zawodników jedynie z </w:t>
        </w:r>
      </w:ins>
      <w:ins w:id="1209" w:author="Kuba Fa" w:date="2023-03-10T16:58:00Z">
        <w:r w:rsidR="00EE4B3A">
          <w:rPr>
            <w:color w:val="FF0000"/>
          </w:rPr>
          <w:t xml:space="preserve">Premier League i </w:t>
        </w:r>
      </w:ins>
      <w:ins w:id="1210" w:author="Kuba Fa" w:date="2023-03-10T16:59:00Z">
        <w:r w:rsidR="00EE4B3A">
          <w:rPr>
            <w:color w:val="FF0000"/>
          </w:rPr>
          <w:t>ich</w:t>
        </w:r>
      </w:ins>
      <w:ins w:id="1211" w:author="Kuba Fa" w:date="2023-03-10T16:58:00Z">
        <w:r w:rsidR="00EE4B3A">
          <w:rPr>
            <w:color w:val="FF0000"/>
          </w:rPr>
          <w:t xml:space="preserve"> dyspozycji z sezonu w 2021 roku.</w:t>
        </w:r>
      </w:ins>
      <w:ins w:id="1212" w:author="Kuba Fa" w:date="2023-03-10T16:59:00Z">
        <w:r w:rsidR="00EE4B3A">
          <w:rPr>
            <w:color w:val="FF0000"/>
          </w:rPr>
          <w:t xml:space="preserve"> W razie rozszerzenia danych o </w:t>
        </w:r>
      </w:ins>
      <w:ins w:id="1213" w:author="Kuba Fa" w:date="2023-03-10T17:10:00Z">
        <w:r w:rsidR="00844015">
          <w:rPr>
            <w:color w:val="FF0000"/>
          </w:rPr>
          <w:t>następne</w:t>
        </w:r>
      </w:ins>
      <w:ins w:id="1214" w:author="Kuba Fa" w:date="2023-03-10T16:59:00Z">
        <w:r w:rsidR="00EE4B3A">
          <w:rPr>
            <w:color w:val="FF0000"/>
          </w:rPr>
          <w:t xml:space="preserve"> lat</w:t>
        </w:r>
      </w:ins>
      <w:ins w:id="1215" w:author="Kuba Fa" w:date="2023-03-10T17:10:00Z">
        <w:r w:rsidR="00844015">
          <w:rPr>
            <w:color w:val="FF0000"/>
          </w:rPr>
          <w:t>a,</w:t>
        </w:r>
      </w:ins>
      <w:ins w:id="1216" w:author="Kuba Fa" w:date="2023-03-10T16:58:00Z">
        <w:r w:rsidR="00EE4B3A">
          <w:rPr>
            <w:color w:val="FF0000"/>
          </w:rPr>
          <w:t xml:space="preserve"> </w:t>
        </w:r>
      </w:ins>
      <w:ins w:id="1217" w:author="Kuba Fa" w:date="2023-03-10T17:00:00Z">
        <w:r w:rsidR="00EE4B3A">
          <w:rPr>
            <w:color w:val="FF0000"/>
          </w:rPr>
          <w:t xml:space="preserve">możliwe stałoby się </w:t>
        </w:r>
      </w:ins>
      <w:ins w:id="1218" w:author="Kuba Fa" w:date="2023-03-10T17:01:00Z">
        <w:r w:rsidR="00EE4B3A">
          <w:rPr>
            <w:color w:val="FF0000"/>
          </w:rPr>
          <w:t xml:space="preserve">prognozowanie </w:t>
        </w:r>
      </w:ins>
      <w:ins w:id="1219" w:author="Kuba Fa" w:date="2023-03-10T17:09:00Z">
        <w:r w:rsidR="00844015">
          <w:rPr>
            <w:color w:val="FF0000"/>
          </w:rPr>
          <w:t xml:space="preserve">oceniania w </w:t>
        </w:r>
      </w:ins>
      <w:ins w:id="1220" w:author="Kuba Fa" w:date="2023-03-10T17:10:00Z">
        <w:r w:rsidR="00844015">
          <w:rPr>
            <w:color w:val="FF0000"/>
          </w:rPr>
          <w:t>kolejnych</w:t>
        </w:r>
      </w:ins>
      <w:ins w:id="1221" w:author="Kuba Fa" w:date="2023-03-10T17:09:00Z">
        <w:r w:rsidR="00844015">
          <w:rPr>
            <w:color w:val="FF0000"/>
          </w:rPr>
          <w:t xml:space="preserve"> edycj</w:t>
        </w:r>
      </w:ins>
      <w:ins w:id="1222" w:author="Kuba Fa" w:date="2023-03-10T17:10:00Z">
        <w:r w:rsidR="00844015">
          <w:rPr>
            <w:color w:val="FF0000"/>
          </w:rPr>
          <w:t xml:space="preserve">ach, na </w:t>
        </w:r>
      </w:ins>
      <w:ins w:id="1223" w:author="Kuba Fa" w:date="2023-03-10T17:11:00Z">
        <w:r w:rsidR="00844015">
          <w:rPr>
            <w:color w:val="FF0000"/>
          </w:rPr>
          <w:t xml:space="preserve">podstawie </w:t>
        </w:r>
      </w:ins>
      <w:ins w:id="1224" w:author="Kuba Fa" w:date="2023-03-10T17:10:00Z">
        <w:r w:rsidR="00844015">
          <w:rPr>
            <w:color w:val="FF0000"/>
          </w:rPr>
          <w:t xml:space="preserve">dostarczonych z API Sofascore </w:t>
        </w:r>
      </w:ins>
      <w:ins w:id="1225" w:author="Kuba Fa" w:date="2023-03-10T17:11:00Z">
        <w:r w:rsidR="00844015">
          <w:rPr>
            <w:color w:val="FF0000"/>
          </w:rPr>
          <w:t>statystyk takich jak średnia ocena.</w:t>
        </w:r>
      </w:ins>
      <w:ins w:id="1226" w:author="Kuba Fa" w:date="2023-03-10T17:09:00Z">
        <w:r w:rsidR="00844015">
          <w:rPr>
            <w:color w:val="FF0000"/>
          </w:rPr>
          <w:t xml:space="preserve"> </w:t>
        </w:r>
      </w:ins>
      <w:ins w:id="1227" w:author="Kuba Fa" w:date="2023-03-10T17:12:00Z">
        <w:r w:rsidR="00764647">
          <w:rPr>
            <w:color w:val="FF0000"/>
          </w:rPr>
          <w:t xml:space="preserve">Oprócz tego </w:t>
        </w:r>
      </w:ins>
      <w:ins w:id="1228" w:author="Kuba Fa" w:date="2023-03-10T17:14:00Z">
        <w:r w:rsidR="00764647">
          <w:rPr>
            <w:color w:val="FF0000"/>
          </w:rPr>
          <w:t xml:space="preserve">dodanie większej ilości lig, pozwoliłoby na </w:t>
        </w:r>
      </w:ins>
      <w:ins w:id="1229" w:author="Kuba Fa" w:date="2023-03-10T17:19:00Z">
        <w:r w:rsidR="00764647">
          <w:rPr>
            <w:color w:val="FF0000"/>
          </w:rPr>
          <w:t xml:space="preserve">zwiększeniu ilości interesariuszy w tym temacie. </w:t>
        </w:r>
      </w:ins>
      <w:del w:id="1230" w:author="Kuba Fa" w:date="2023-03-10T17:20:00Z">
        <w:r w:rsidR="004C2FE9" w:rsidDel="00764647">
          <w:delText>Jestem zadowolony z efektów jakie jest w stanie zdziałać strona. Jednak dostrzegam ewentualny krok, który mógłbym wykonać</w:delText>
        </w:r>
      </w:del>
      <w:ins w:id="1231" w:author="Marcin Ochab" w:date="2023-02-01T14:30:00Z">
        <w:del w:id="1232" w:author="Kuba Fa" w:date="2023-03-10T17:20:00Z">
          <w:r w:rsidR="003A3545" w:rsidDel="00764647">
            <w:delText>wykonać,</w:delText>
          </w:r>
        </w:del>
      </w:ins>
      <w:del w:id="1233" w:author="Kuba Fa" w:date="2023-03-10T17:20:00Z">
        <w:r w:rsidR="004C2FE9" w:rsidDel="00764647">
          <w:delText xml:space="preserve"> jeśli chciałbym rozszerzyć możliwości w razie nadmiaru czasu. Przede wszystkim oceny z gier piłkarskich są poddawane statystykom jedynie z przyszłego roku. Mógłbym pozyskiwać informacje z API także z poprzednich paru lat by móc szczegółowiej określić w jaki sposób zawodnik doszedł do takiej oceny. Możliwa też by była dodatkowa statystyka pokazująca, który zawodnik najbardziej zasłużył na progres ocen względem roku poprzedniego.</w:delText>
        </w:r>
        <w:r w:rsidR="00EC5202" w:rsidDel="00764647">
          <w:delText xml:space="preserve"> </w:delText>
        </w:r>
      </w:del>
    </w:p>
    <w:p w14:paraId="2DA84848" w14:textId="03A2D45B" w:rsidR="004C2FE9" w:rsidRDefault="004C2FE9">
      <w:pPr>
        <w:pStyle w:val="MojNormalny2"/>
        <w:ind w:firstLine="0"/>
        <w:rPr>
          <w:b/>
          <w:bCs/>
          <w:sz w:val="32"/>
          <w:szCs w:val="32"/>
        </w:rPr>
      </w:pPr>
    </w:p>
    <w:p w14:paraId="18B96062" w14:textId="77777777" w:rsidR="00CA4A4A" w:rsidRDefault="00CA4A4A">
      <w:pPr>
        <w:pStyle w:val="MojNormalny2"/>
        <w:ind w:firstLine="0"/>
        <w:rPr>
          <w:b/>
          <w:bCs/>
          <w:sz w:val="32"/>
          <w:szCs w:val="32"/>
        </w:rPr>
      </w:pP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1EEB4795" w14:textId="135632F3" w:rsidR="00D046B8" w:rsidDel="00646F58" w:rsidRDefault="00D046B8">
      <w:pPr>
        <w:pStyle w:val="MojNormalny2"/>
        <w:ind w:firstLine="0"/>
        <w:rPr>
          <w:del w:id="1234" w:author="Kuba Fa" w:date="2023-03-10T17:55:00Z"/>
          <w:b/>
          <w:bCs/>
          <w:color w:val="FF0000"/>
          <w:sz w:val="32"/>
          <w:szCs w:val="32"/>
        </w:rPr>
      </w:pPr>
      <w:del w:id="1235" w:author="Kuba Fa" w:date="2023-03-10T17:55:00Z">
        <w:r w:rsidRPr="00D046B8" w:rsidDel="00646F58">
          <w:rPr>
            <w:b/>
            <w:bCs/>
            <w:color w:val="FF0000"/>
            <w:sz w:val="32"/>
            <w:szCs w:val="32"/>
          </w:rPr>
          <w:delText>[krótko opisać]</w:delText>
        </w:r>
      </w:del>
    </w:p>
    <w:p w14:paraId="6CED3F96" w14:textId="03A1AF7C" w:rsidR="00646F58" w:rsidRPr="00D046B8" w:rsidRDefault="00646F58">
      <w:pPr>
        <w:pStyle w:val="MojNormalny2"/>
        <w:ind w:firstLine="0"/>
        <w:rPr>
          <w:ins w:id="1236" w:author="Kuba Fa" w:date="2023-03-10T17:55:00Z"/>
          <w:b/>
          <w:bCs/>
          <w:color w:val="FF0000"/>
          <w:sz w:val="32"/>
          <w:szCs w:val="32"/>
        </w:rPr>
      </w:pPr>
      <w:ins w:id="1237" w:author="Kuba Fa" w:date="2023-03-10T17:55:00Z">
        <w:r w:rsidRPr="003D6D41">
          <w:rPr>
            <w:noProof/>
          </w:rPr>
          <w:t>Webscrapping statystyk z F</w:t>
        </w:r>
        <w:r>
          <w:rPr>
            <w:noProof/>
          </w:rPr>
          <w:t>IFY</w:t>
        </w:r>
        <w:r w:rsidRPr="003D6D41">
          <w:rPr>
            <w:noProof/>
          </w:rPr>
          <w:t xml:space="preserve"> za pomocą Cheerio i strony futhead</w:t>
        </w:r>
      </w:ins>
    </w:p>
    <w:p w14:paraId="0119CF3D" w14:textId="77777777" w:rsidR="006B74F2" w:rsidRDefault="006B74F2">
      <w:pPr>
        <w:pStyle w:val="MojNormalny2"/>
        <w:keepNext/>
        <w:ind w:firstLine="0"/>
        <w:jc w:val="center"/>
        <w:pPrChange w:id="1238" w:author="Kuba Fa" w:date="2023-03-10T17:56:00Z">
          <w:pPr>
            <w:pStyle w:val="MojNormalny2"/>
            <w:keepNext/>
            <w:ind w:firstLine="0"/>
          </w:pPr>
        </w:pPrChange>
      </w:pPr>
      <w:r w:rsidRPr="007A30A3">
        <w:rPr>
          <w:b/>
          <w:bCs/>
          <w:noProof/>
          <w:sz w:val="32"/>
          <w:szCs w:val="32"/>
        </w:rPr>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32"/>
                    <a:stretch>
                      <a:fillRect/>
                    </a:stretch>
                  </pic:blipFill>
                  <pic:spPr>
                    <a:xfrm>
                      <a:off x="0" y="0"/>
                      <a:ext cx="5399405" cy="1721485"/>
                    </a:xfrm>
                    <a:prstGeom prst="rect">
                      <a:avLst/>
                    </a:prstGeom>
                  </pic:spPr>
                </pic:pic>
              </a:graphicData>
            </a:graphic>
          </wp:inline>
        </w:drawing>
      </w:r>
    </w:p>
    <w:p w14:paraId="563018B9" w14:textId="5229AB18" w:rsidR="006B74F2" w:rsidRPr="00267892" w:rsidRDefault="006B74F2" w:rsidP="00646F58">
      <w:pPr>
        <w:pStyle w:val="Legenda"/>
        <w:jc w:val="center"/>
        <w:rPr>
          <w:ins w:id="1239" w:author="Kuba Fa" w:date="2023-03-10T17:56:00Z"/>
          <w:noProof/>
          <w:color w:val="FF0000"/>
          <w:sz w:val="22"/>
          <w:szCs w:val="22"/>
          <w:rPrChange w:id="1240" w:author="Kuba Fa" w:date="2023-03-11T18:50:00Z">
            <w:rPr>
              <w:ins w:id="1241" w:author="Kuba Fa" w:date="2023-03-10T17:56:00Z"/>
              <w:noProof/>
              <w:color w:val="FF0000"/>
            </w:rPr>
          </w:rPrChange>
        </w:rPr>
      </w:pPr>
      <w:r w:rsidRPr="00267892">
        <w:rPr>
          <w:sz w:val="22"/>
          <w:szCs w:val="22"/>
          <w:rPrChange w:id="1242" w:author="Kuba Fa" w:date="2023-03-11T18:50:00Z">
            <w:rPr/>
          </w:rPrChange>
        </w:rPr>
        <w:t xml:space="preserve">Rysunek </w:t>
      </w:r>
      <w:ins w:id="1243" w:author="Kuba Fa" w:date="2023-03-10T17:23:00Z">
        <w:r w:rsidR="00764647" w:rsidRPr="00267892">
          <w:rPr>
            <w:sz w:val="22"/>
            <w:szCs w:val="22"/>
            <w:rPrChange w:id="1244" w:author="Kuba Fa" w:date="2023-03-11T18:50:00Z">
              <w:rPr/>
            </w:rPrChange>
          </w:rPr>
          <w:t>13</w:t>
        </w:r>
      </w:ins>
      <w:del w:id="1245" w:author="Kuba Fa" w:date="2023-03-10T17:23:00Z">
        <w:r w:rsidRPr="00267892" w:rsidDel="00764647">
          <w:rPr>
            <w:sz w:val="22"/>
            <w:szCs w:val="22"/>
            <w:rPrChange w:id="1246" w:author="Kuba Fa" w:date="2023-03-11T18:50:00Z">
              <w:rPr/>
            </w:rPrChange>
          </w:rPr>
          <w:delText>2</w:delText>
        </w:r>
      </w:del>
      <w:r w:rsidRPr="00267892">
        <w:rPr>
          <w:sz w:val="22"/>
          <w:szCs w:val="22"/>
          <w:rPrChange w:id="1247" w:author="Kuba Fa" w:date="2023-03-11T18:50:00Z">
            <w:rPr/>
          </w:rPrChange>
        </w:rPr>
        <w:t xml:space="preserve">- </w:t>
      </w:r>
      <w:del w:id="1248" w:author="Kuba Fa" w:date="2023-03-10T17:55:00Z">
        <w:r w:rsidRPr="00267892" w:rsidDel="00646F58">
          <w:rPr>
            <w:noProof/>
            <w:sz w:val="22"/>
            <w:szCs w:val="22"/>
            <w:rPrChange w:id="1249" w:author="Kuba Fa" w:date="2023-03-11T18:50:00Z">
              <w:rPr>
                <w:noProof/>
              </w:rPr>
            </w:rPrChange>
          </w:rPr>
          <w:delText>Webscrapping statystyk z Fify za pomocą Cheerio i strony futhead</w:delText>
        </w:r>
        <w:r w:rsidR="00D046B8" w:rsidRPr="00267892" w:rsidDel="00646F58">
          <w:rPr>
            <w:noProof/>
            <w:sz w:val="22"/>
            <w:szCs w:val="22"/>
            <w:rPrChange w:id="1250" w:author="Kuba Fa" w:date="2023-03-11T18:50:00Z">
              <w:rPr>
                <w:noProof/>
              </w:rPr>
            </w:rPrChange>
          </w:rPr>
          <w:delText xml:space="preserve"> </w:delText>
        </w:r>
        <w:r w:rsidR="00D046B8" w:rsidRPr="00267892" w:rsidDel="00646F58">
          <w:rPr>
            <w:noProof/>
            <w:color w:val="FF0000"/>
            <w:sz w:val="22"/>
            <w:szCs w:val="22"/>
            <w:rPrChange w:id="1251" w:author="Kuba Fa" w:date="2023-03-11T18:50:00Z">
              <w:rPr>
                <w:noProof/>
                <w:color w:val="FF0000"/>
              </w:rPr>
            </w:rPrChange>
          </w:rPr>
          <w:delText>[numerowanie zmienic]</w:delText>
        </w:r>
      </w:del>
    </w:p>
    <w:p w14:paraId="239593E2" w14:textId="77777777" w:rsidR="00646F58" w:rsidRPr="00646F58" w:rsidRDefault="00646F58">
      <w:pPr>
        <w:pStyle w:val="MojNormalny2"/>
        <w:rPr>
          <w:ins w:id="1252" w:author="Kuba Fa" w:date="2023-03-10T17:56:00Z"/>
          <w:rPrChange w:id="1253" w:author="Kuba Fa" w:date="2023-03-10T17:56:00Z">
            <w:rPr>
              <w:ins w:id="1254" w:author="Kuba Fa" w:date="2023-03-10T17:56:00Z"/>
              <w:noProof/>
              <w:color w:val="FF0000"/>
            </w:rPr>
          </w:rPrChange>
        </w:rPr>
        <w:pPrChange w:id="1255" w:author="Kuba Fa" w:date="2023-03-10T17:56:00Z">
          <w:pPr>
            <w:pStyle w:val="Legenda"/>
            <w:jc w:val="center"/>
          </w:pPr>
        </w:pPrChange>
      </w:pPr>
    </w:p>
    <w:p w14:paraId="67F75C1B" w14:textId="2B765F14" w:rsidR="00646F58" w:rsidRPr="00646F58" w:rsidRDefault="00646F58">
      <w:pPr>
        <w:pStyle w:val="MojNormalny2"/>
        <w:rPr>
          <w:rPrChange w:id="1256" w:author="Kuba Fa" w:date="2023-03-10T17:56:00Z">
            <w:rPr>
              <w:b/>
              <w:bCs/>
              <w:color w:val="FF0000"/>
              <w:sz w:val="32"/>
              <w:szCs w:val="32"/>
            </w:rPr>
          </w:rPrChange>
        </w:rPr>
        <w:pPrChange w:id="1257" w:author="Kuba Fa" w:date="2023-03-10T17:56:00Z">
          <w:pPr>
            <w:pStyle w:val="Legenda"/>
            <w:jc w:val="both"/>
          </w:pPr>
        </w:pPrChange>
      </w:pPr>
      <w:ins w:id="1258" w:author="Kuba Fa" w:date="2023-03-10T17:56:00Z">
        <w:r w:rsidRPr="00552C77">
          <w:t xml:space="preserve">Wyświetlanie powyższych statystyk w formie </w:t>
        </w:r>
      </w:ins>
      <w:ins w:id="1259" w:author="Kuba Fa" w:date="2023-03-11T18:51:00Z">
        <w:r w:rsidR="00267892">
          <w:t>pliku .</w:t>
        </w:r>
      </w:ins>
      <w:ins w:id="1260" w:author="Kuba Fa" w:date="2023-03-10T17:56:00Z">
        <w:r w:rsidRPr="00552C77">
          <w:t>json na serwerze.</w:t>
        </w:r>
      </w:ins>
    </w:p>
    <w:p w14:paraId="0E314894" w14:textId="77777777" w:rsidR="006B74F2" w:rsidRDefault="006B74F2">
      <w:pPr>
        <w:pStyle w:val="MojNormalny2"/>
        <w:keepNext/>
        <w:ind w:firstLine="0"/>
        <w:jc w:val="center"/>
        <w:pPrChange w:id="1261" w:author="Kuba Fa" w:date="2023-03-10T17:56:00Z">
          <w:pPr>
            <w:pStyle w:val="MojNormalny2"/>
            <w:keepNext/>
            <w:ind w:firstLine="0"/>
          </w:pPr>
        </w:pPrChange>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33"/>
                    <a:stretch>
                      <a:fillRect/>
                    </a:stretch>
                  </pic:blipFill>
                  <pic:spPr>
                    <a:xfrm>
                      <a:off x="0" y="0"/>
                      <a:ext cx="5399405" cy="1784350"/>
                    </a:xfrm>
                    <a:prstGeom prst="rect">
                      <a:avLst/>
                    </a:prstGeom>
                  </pic:spPr>
                </pic:pic>
              </a:graphicData>
            </a:graphic>
          </wp:inline>
        </w:drawing>
      </w:r>
    </w:p>
    <w:p w14:paraId="13BA0CC4" w14:textId="5AC7C379" w:rsidR="006B74F2" w:rsidRPr="00267892" w:rsidRDefault="006B74F2" w:rsidP="00646F58">
      <w:pPr>
        <w:pStyle w:val="Legenda"/>
        <w:jc w:val="center"/>
        <w:rPr>
          <w:ins w:id="1262" w:author="Kuba Fa" w:date="2023-03-10T17:57:00Z"/>
          <w:sz w:val="22"/>
          <w:szCs w:val="22"/>
          <w:rPrChange w:id="1263" w:author="Kuba Fa" w:date="2023-03-11T18:50:00Z">
            <w:rPr>
              <w:ins w:id="1264" w:author="Kuba Fa" w:date="2023-03-10T17:57:00Z"/>
            </w:rPr>
          </w:rPrChange>
        </w:rPr>
      </w:pPr>
      <w:r w:rsidRPr="00267892">
        <w:rPr>
          <w:sz w:val="22"/>
          <w:szCs w:val="22"/>
          <w:rPrChange w:id="1265" w:author="Kuba Fa" w:date="2023-03-11T18:50:00Z">
            <w:rPr/>
          </w:rPrChange>
        </w:rPr>
        <w:t xml:space="preserve">Rysunek </w:t>
      </w:r>
      <w:ins w:id="1266" w:author="Kuba Fa" w:date="2023-03-10T17:23:00Z">
        <w:r w:rsidR="00764647" w:rsidRPr="00267892">
          <w:rPr>
            <w:sz w:val="22"/>
            <w:szCs w:val="22"/>
            <w:rPrChange w:id="1267" w:author="Kuba Fa" w:date="2023-03-11T18:50:00Z">
              <w:rPr/>
            </w:rPrChange>
          </w:rPr>
          <w:t>14</w:t>
        </w:r>
      </w:ins>
      <w:del w:id="1268" w:author="Kuba Fa" w:date="2023-03-10T17:23:00Z">
        <w:r w:rsidRPr="00267892" w:rsidDel="00764647">
          <w:rPr>
            <w:sz w:val="22"/>
            <w:szCs w:val="22"/>
            <w:rPrChange w:id="1269" w:author="Kuba Fa" w:date="2023-03-11T18:50:00Z">
              <w:rPr/>
            </w:rPrChange>
          </w:rPr>
          <w:delText>3</w:delText>
        </w:r>
      </w:del>
      <w:r w:rsidRPr="00267892">
        <w:rPr>
          <w:sz w:val="22"/>
          <w:szCs w:val="22"/>
          <w:rPrChange w:id="1270" w:author="Kuba Fa" w:date="2023-03-11T18:50:00Z">
            <w:rPr/>
          </w:rPrChange>
        </w:rPr>
        <w:t xml:space="preserve">  - </w:t>
      </w:r>
      <w:del w:id="1271" w:author="Kuba Fa" w:date="2023-03-10T17:56:00Z">
        <w:r w:rsidRPr="00267892" w:rsidDel="00646F58">
          <w:rPr>
            <w:sz w:val="22"/>
            <w:szCs w:val="22"/>
            <w:rPrChange w:id="1272" w:author="Kuba Fa" w:date="2023-03-11T18:50:00Z">
              <w:rPr/>
            </w:rPrChange>
          </w:rPr>
          <w:delText>Wyświetlanie powyższych statystyk w formie jsona na serwerze.</w:delText>
        </w:r>
      </w:del>
    </w:p>
    <w:p w14:paraId="3CA2D798" w14:textId="77827842" w:rsidR="00646F58" w:rsidRPr="00646F58" w:rsidRDefault="00646F58">
      <w:pPr>
        <w:pStyle w:val="MojNormalny2"/>
        <w:pPrChange w:id="1273" w:author="Kuba Fa" w:date="2023-03-10T17:57:00Z">
          <w:pPr>
            <w:pStyle w:val="Legenda"/>
            <w:jc w:val="both"/>
          </w:pPr>
        </w:pPrChange>
      </w:pPr>
      <w:ins w:id="1274" w:author="Kuba Fa" w:date="2023-03-10T17:59:00Z">
        <w:r>
          <w:t>Podczas pobierania danych</w:t>
        </w:r>
      </w:ins>
      <w:ins w:id="1275" w:author="Kuba Fa" w:date="2023-03-10T17:58:00Z">
        <w:r>
          <w:t xml:space="preserve">, </w:t>
        </w:r>
      </w:ins>
      <w:ins w:id="1276" w:author="Kuba Fa" w:date="2023-03-10T17:59:00Z">
        <w:r>
          <w:t>z</w:t>
        </w:r>
      </w:ins>
      <w:moveToRangeStart w:id="1277" w:author="Kuba Fa" w:date="2023-03-10T17:57:00Z" w:name="move129363456"/>
      <w:moveTo w:id="1278" w:author="Kuba Fa" w:date="2023-03-10T17:57:00Z">
        <w:del w:id="1279" w:author="Kuba Fa" w:date="2023-03-10T17:59:00Z">
          <w:r w:rsidRPr="00862CA2" w:rsidDel="00646F58">
            <w:delText>Z</w:delText>
          </w:r>
        </w:del>
        <w:r w:rsidRPr="00862CA2">
          <w:t>darz</w:t>
        </w:r>
      </w:moveTo>
      <w:ins w:id="1280" w:author="Kuba Fa" w:date="2023-03-10T17:59:00Z">
        <w:r>
          <w:t>a</w:t>
        </w:r>
      </w:ins>
      <w:moveTo w:id="1281" w:author="Kuba Fa" w:date="2023-03-10T17:57:00Z">
        <w:del w:id="1282" w:author="Kuba Fa" w:date="2023-03-10T17:59:00Z">
          <w:r w:rsidRPr="00862CA2" w:rsidDel="00646F58">
            <w:delText>y</w:delText>
          </w:r>
        </w:del>
        <w:r w:rsidRPr="00862CA2">
          <w:t>ły się przypadki, gdy ten sam zawodnik wystąpił dwa razy</w:t>
        </w:r>
      </w:moveTo>
      <w:ins w:id="1283" w:author="Kuba Fa" w:date="2023-03-10T17:59:00Z">
        <w:r>
          <w:t xml:space="preserve">. </w:t>
        </w:r>
      </w:ins>
      <w:ins w:id="1284" w:author="Kuba Fa" w:date="2023-03-10T18:00:00Z">
        <w:r>
          <w:t>By uniknąć t</w:t>
        </w:r>
      </w:ins>
      <w:ins w:id="1285" w:author="Kuba Fa" w:date="2023-03-10T18:01:00Z">
        <w:r>
          <w:t>akich błędów</w:t>
        </w:r>
      </w:ins>
      <w:ins w:id="1286" w:author="Kuba Fa" w:date="2023-03-10T18:02:00Z">
        <w:r>
          <w:t xml:space="preserve"> </w:t>
        </w:r>
      </w:ins>
      <w:ins w:id="1287" w:author="Kuba Fa" w:date="2023-03-10T18:03:00Z">
        <w:r>
          <w:t xml:space="preserve">sprawdzane są imiona graczy, w raz z ich oceną ogólną. </w:t>
        </w:r>
      </w:ins>
      <w:ins w:id="1288" w:author="Kuba Fa" w:date="2023-03-10T18:06:00Z">
        <w:r w:rsidR="00C13CE0">
          <w:t xml:space="preserve">Kopia zawodnika nie jest dopuszczana do utworzonego API. </w:t>
        </w:r>
      </w:ins>
      <w:moveTo w:id="1289" w:author="Kuba Fa" w:date="2023-03-10T17:57:00Z">
        <w:del w:id="1290" w:author="Kuba Fa" w:date="2023-03-10T17:59:00Z">
          <w:r w:rsidRPr="00862CA2" w:rsidDel="00646F58">
            <w:delText xml:space="preserve"> w danych pobieranych podczas scrappowania</w:delText>
          </w:r>
        </w:del>
        <w:del w:id="1291" w:author="Kuba Fa" w:date="2023-03-10T18:06:00Z">
          <w:r w:rsidRPr="00862CA2" w:rsidDel="00C13CE0">
            <w:delText>. By uniknąć tego typu błędów na stronie wrzucam do osobnej tablicy takich zawodników, aby ich kopia nie ukazywała się po złączeniu dwóch tablic</w:delText>
          </w:r>
        </w:del>
      </w:moveTo>
      <w:moveToRangeEnd w:id="1277"/>
    </w:p>
    <w:p w14:paraId="63887B1D" w14:textId="77777777" w:rsidR="006B74F2" w:rsidRPr="000D3FB2" w:rsidRDefault="006B74F2" w:rsidP="006B74F2">
      <w:pPr>
        <w:pStyle w:val="MojNormalny2"/>
      </w:pPr>
    </w:p>
    <w:p w14:paraId="05E8056B" w14:textId="77777777" w:rsidR="006B74F2" w:rsidRDefault="006B74F2">
      <w:pPr>
        <w:pStyle w:val="MojNormalny2"/>
        <w:keepNext/>
        <w:ind w:firstLine="0"/>
        <w:jc w:val="center"/>
        <w:pPrChange w:id="1292" w:author="Kuba Fa" w:date="2023-03-10T17:57:00Z">
          <w:pPr>
            <w:pStyle w:val="MojNormalny2"/>
            <w:keepNext/>
            <w:ind w:firstLine="0"/>
          </w:pPr>
        </w:pPrChange>
      </w:pPr>
      <w:r w:rsidRPr="00992B9D">
        <w:rPr>
          <w:noProof/>
        </w:rPr>
        <w:lastRenderedPageBreak/>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stretch>
                      <a:fillRect/>
                    </a:stretch>
                  </pic:blipFill>
                  <pic:spPr>
                    <a:xfrm>
                      <a:off x="0" y="0"/>
                      <a:ext cx="5399405" cy="920750"/>
                    </a:xfrm>
                    <a:prstGeom prst="rect">
                      <a:avLst/>
                    </a:prstGeom>
                  </pic:spPr>
                </pic:pic>
              </a:graphicData>
            </a:graphic>
          </wp:inline>
        </w:drawing>
      </w:r>
    </w:p>
    <w:p w14:paraId="31249358" w14:textId="7D198A84" w:rsidR="006B74F2" w:rsidRDefault="006B74F2">
      <w:pPr>
        <w:pStyle w:val="Legenda"/>
        <w:jc w:val="center"/>
        <w:pPrChange w:id="1293" w:author="Kuba Fa" w:date="2023-03-10T17:57:00Z">
          <w:pPr>
            <w:pStyle w:val="Legenda"/>
            <w:jc w:val="both"/>
          </w:pPr>
        </w:pPrChange>
      </w:pPr>
      <w:r w:rsidRPr="00267892">
        <w:rPr>
          <w:sz w:val="22"/>
          <w:szCs w:val="22"/>
          <w:rPrChange w:id="1294" w:author="Kuba Fa" w:date="2023-03-11T18:51:00Z">
            <w:rPr/>
          </w:rPrChange>
        </w:rPr>
        <w:t xml:space="preserve">Rysunek </w:t>
      </w:r>
      <w:ins w:id="1295" w:author="Kuba Fa" w:date="2023-03-10T17:23:00Z">
        <w:r w:rsidR="00764647" w:rsidRPr="00267892">
          <w:rPr>
            <w:sz w:val="22"/>
            <w:szCs w:val="22"/>
            <w:rPrChange w:id="1296" w:author="Kuba Fa" w:date="2023-03-11T18:51:00Z">
              <w:rPr/>
            </w:rPrChange>
          </w:rPr>
          <w:t>1</w:t>
        </w:r>
      </w:ins>
      <w:ins w:id="1297" w:author="Kuba Fa" w:date="2023-03-10T17:57:00Z">
        <w:r w:rsidR="00646F58" w:rsidRPr="00267892">
          <w:rPr>
            <w:sz w:val="22"/>
            <w:szCs w:val="22"/>
            <w:rPrChange w:id="1298" w:author="Kuba Fa" w:date="2023-03-11T18:51:00Z">
              <w:rPr/>
            </w:rPrChange>
          </w:rPr>
          <w:t>5</w:t>
        </w:r>
      </w:ins>
      <w:del w:id="1299" w:author="Kuba Fa" w:date="2023-03-10T17:23:00Z">
        <w:r w:rsidRPr="00267892" w:rsidDel="00764647">
          <w:rPr>
            <w:sz w:val="22"/>
            <w:szCs w:val="22"/>
            <w:rPrChange w:id="1300" w:author="Kuba Fa" w:date="2023-03-11T18:51:00Z">
              <w:rPr/>
            </w:rPrChange>
          </w:rPr>
          <w:delText>4</w:delText>
        </w:r>
      </w:del>
      <w:del w:id="1301" w:author="Kuba Fa" w:date="2023-03-11T18:51:00Z">
        <w:r w:rsidDel="00267892">
          <w:delText xml:space="preserve"> -</w:delText>
        </w:r>
      </w:del>
      <w:r>
        <w:t xml:space="preserve"> </w:t>
      </w:r>
      <w:moveFromRangeStart w:id="1302" w:author="Kuba Fa" w:date="2023-03-10T17:57:00Z" w:name="move129363456"/>
      <w:moveFrom w:id="1303" w:author="Kuba Fa" w:date="2023-03-10T17:57:00Z">
        <w:r w:rsidRPr="00862CA2" w:rsidDel="00646F58">
          <w:t>Zdarzyły się przypadki, gdy ten sam zawodnik wystąpił dwa razy w danych pobieranych podczas scrappowania. By uniknąć tego typu błędów na stronie wrzucam do osobnej tablicy takich zawodników, aby ich kopia nie ukazywała się po złączeniu dwóch tablic</w:t>
        </w:r>
      </w:moveFrom>
      <w:moveFromRangeEnd w:id="1302"/>
    </w:p>
    <w:p w14:paraId="633556A8" w14:textId="62C4DB39" w:rsidR="006B74F2" w:rsidRDefault="006B74F2" w:rsidP="006B74F2">
      <w:pPr>
        <w:pStyle w:val="MojNormalny2"/>
        <w:rPr>
          <w:ins w:id="1304" w:author="Kuba Fa" w:date="2023-03-10T18:07:00Z"/>
        </w:rPr>
      </w:pPr>
    </w:p>
    <w:p w14:paraId="351B09F3" w14:textId="58967521" w:rsidR="00C13CE0" w:rsidRPr="000D3FB2" w:rsidRDefault="00C13CE0" w:rsidP="006B74F2">
      <w:pPr>
        <w:pStyle w:val="MojNormalny2"/>
      </w:pPr>
      <w:ins w:id="1305" w:author="Kuba Fa" w:date="2023-03-10T18:07:00Z">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ins>
      <w:ins w:id="1306" w:author="Kuba Fa" w:date="2023-03-10T18:08:00Z">
        <w:r>
          <w:t>obydwu grach piłkarskich.</w:t>
        </w:r>
      </w:ins>
    </w:p>
    <w:p w14:paraId="104A5402" w14:textId="77777777" w:rsidR="006B74F2" w:rsidRDefault="006B74F2" w:rsidP="006B74F2">
      <w:pPr>
        <w:pStyle w:val="MojNormalny2"/>
        <w:keepNext/>
        <w:ind w:firstLine="0"/>
      </w:pPr>
      <w:r w:rsidRPr="0050294D">
        <w:rPr>
          <w:noProof/>
        </w:rPr>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399405" cy="995045"/>
                    </a:xfrm>
                    <a:prstGeom prst="rect">
                      <a:avLst/>
                    </a:prstGeom>
                  </pic:spPr>
                </pic:pic>
              </a:graphicData>
            </a:graphic>
          </wp:inline>
        </w:drawing>
      </w:r>
    </w:p>
    <w:p w14:paraId="0E859690" w14:textId="781799E8" w:rsidR="006B74F2" w:rsidRDefault="006B74F2">
      <w:pPr>
        <w:pStyle w:val="Legenda"/>
        <w:jc w:val="center"/>
        <w:pPrChange w:id="1307" w:author="Kuba Fa" w:date="2023-03-11T18:51:00Z">
          <w:pPr>
            <w:pStyle w:val="Legenda"/>
            <w:jc w:val="both"/>
          </w:pPr>
        </w:pPrChange>
      </w:pPr>
      <w:r w:rsidRPr="00267892">
        <w:rPr>
          <w:sz w:val="22"/>
          <w:szCs w:val="22"/>
          <w:rPrChange w:id="1308" w:author="Kuba Fa" w:date="2023-03-11T18:51:00Z">
            <w:rPr/>
          </w:rPrChange>
        </w:rPr>
        <w:t>Rysunek</w:t>
      </w:r>
      <w:ins w:id="1309" w:author="Kuba Fa" w:date="2023-03-10T17:24:00Z">
        <w:r w:rsidR="00764647" w:rsidRPr="00267892">
          <w:rPr>
            <w:sz w:val="22"/>
            <w:szCs w:val="22"/>
            <w:rPrChange w:id="1310" w:author="Kuba Fa" w:date="2023-03-11T18:51:00Z">
              <w:rPr/>
            </w:rPrChange>
          </w:rPr>
          <w:t xml:space="preserve"> 16</w:t>
        </w:r>
        <w:r w:rsidR="00764647">
          <w:t xml:space="preserve"> </w:t>
        </w:r>
      </w:ins>
      <w:del w:id="1311" w:author="Kuba Fa" w:date="2023-03-10T17:24:00Z">
        <w:r w:rsidDel="00764647">
          <w:delText xml:space="preserve"> 5</w:delText>
        </w:r>
      </w:del>
      <w:del w:id="1312" w:author="Kuba Fa" w:date="2023-03-11T18:51:00Z">
        <w:r w:rsidDel="00267892">
          <w:delText xml:space="preserve"> -</w:delText>
        </w:r>
      </w:del>
      <w:r>
        <w:t xml:space="preserve"> </w:t>
      </w:r>
      <w:del w:id="1313" w:author="Kuba Fa" w:date="2023-03-10T18:07:00Z">
        <w:r w:rsidRPr="00B36DB7" w:rsidDel="00C13CE0">
          <w:delText>Złączone zostają obydwie tablice w jedną, tak by mieć łatwiejszy dostęp do atrybutów zawodników, którzy występują w jednej i drugiej grze piłkarskiej.</w:delText>
        </w:r>
      </w:del>
    </w:p>
    <w:p w14:paraId="35EDD0E1" w14:textId="12394A01" w:rsidR="006B74F2" w:rsidRDefault="006B74F2" w:rsidP="006B74F2">
      <w:pPr>
        <w:pStyle w:val="MojNormalny2"/>
        <w:rPr>
          <w:ins w:id="1314" w:author="Kuba Fa" w:date="2023-03-10T18:08:00Z"/>
        </w:rPr>
      </w:pPr>
    </w:p>
    <w:p w14:paraId="3AD8CA3A" w14:textId="11349F68" w:rsidR="00C13CE0" w:rsidRPr="00832E2D" w:rsidRDefault="00C13CE0">
      <w:pPr>
        <w:pStyle w:val="Legenda"/>
        <w:jc w:val="both"/>
        <w:pPrChange w:id="1315" w:author="Kuba Fa" w:date="2023-03-10T18:09:00Z">
          <w:pPr>
            <w:pStyle w:val="MojNormalny2"/>
          </w:pPr>
        </w:pPrChange>
      </w:pPr>
      <w:ins w:id="1316" w:author="Kuba Fa" w:date="2023-03-10T18:08:00Z">
        <w:r w:rsidRPr="00C13CE0">
          <w:rPr>
            <w:rFonts w:ascii="Times New Roman" w:hAnsi="Times New Roman" w:cs="Times New Roman"/>
            <w:i w:val="0"/>
            <w:iCs w:val="0"/>
            <w:sz w:val="24"/>
            <w:szCs w:val="24"/>
            <w:rPrChange w:id="1317" w:author="Kuba Fa" w:date="2023-03-10T18:09:00Z">
              <w:rPr>
                <w:i/>
                <w:iCs/>
              </w:rPr>
            </w:rPrChange>
          </w:rPr>
          <w:t>Pobieranie statystyk zawodnika po jego nazwie za pomocą Sofascore API</w:t>
        </w:r>
      </w:ins>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6"/>
                    <a:stretch>
                      <a:fillRect/>
                    </a:stretch>
                  </pic:blipFill>
                  <pic:spPr>
                    <a:xfrm>
                      <a:off x="0" y="0"/>
                      <a:ext cx="5399405" cy="1651000"/>
                    </a:xfrm>
                    <a:prstGeom prst="rect">
                      <a:avLst/>
                    </a:prstGeom>
                  </pic:spPr>
                </pic:pic>
              </a:graphicData>
            </a:graphic>
          </wp:inline>
        </w:drawing>
      </w:r>
    </w:p>
    <w:p w14:paraId="7CF6324A" w14:textId="7BB85CD8" w:rsidR="006B74F2" w:rsidRDefault="006B74F2">
      <w:pPr>
        <w:pStyle w:val="Legenda"/>
        <w:jc w:val="center"/>
        <w:pPrChange w:id="1318" w:author="Kuba Fa" w:date="2023-03-11T18:52:00Z">
          <w:pPr>
            <w:pStyle w:val="Legenda"/>
            <w:jc w:val="both"/>
          </w:pPr>
        </w:pPrChange>
      </w:pPr>
      <w:r w:rsidRPr="00267892">
        <w:rPr>
          <w:sz w:val="22"/>
          <w:szCs w:val="22"/>
          <w:rPrChange w:id="1319" w:author="Kuba Fa" w:date="2023-03-11T18:52:00Z">
            <w:rPr/>
          </w:rPrChange>
        </w:rPr>
        <w:t xml:space="preserve">Rysunek </w:t>
      </w:r>
      <w:ins w:id="1320" w:author="Kuba Fa" w:date="2023-03-10T17:24:00Z">
        <w:r w:rsidR="00764647" w:rsidRPr="00267892">
          <w:rPr>
            <w:sz w:val="22"/>
            <w:szCs w:val="22"/>
            <w:rPrChange w:id="1321" w:author="Kuba Fa" w:date="2023-03-11T18:52:00Z">
              <w:rPr/>
            </w:rPrChange>
          </w:rPr>
          <w:t>17</w:t>
        </w:r>
      </w:ins>
      <w:del w:id="1322" w:author="Kuba Fa" w:date="2023-03-10T17:24:00Z">
        <w:r w:rsidRPr="00267892" w:rsidDel="00764647">
          <w:rPr>
            <w:sz w:val="22"/>
            <w:szCs w:val="22"/>
            <w:rPrChange w:id="1323" w:author="Kuba Fa" w:date="2023-03-11T18:52:00Z">
              <w:rPr/>
            </w:rPrChange>
          </w:rPr>
          <w:delText>6</w:delText>
        </w:r>
      </w:del>
      <w:r>
        <w:t xml:space="preserve"> </w:t>
      </w:r>
      <w:del w:id="1324" w:author="Kuba Fa" w:date="2023-03-11T18:51:00Z">
        <w:r w:rsidDel="00267892">
          <w:delText xml:space="preserve">- </w:delText>
        </w:r>
      </w:del>
      <w:del w:id="1325" w:author="Kuba Fa" w:date="2023-03-10T18:08:00Z">
        <w:r w:rsidRPr="00A26D58" w:rsidDel="00C13CE0">
          <w:delText>Pobieranie statystyk zawodnika po jego nazwie za pomocą Sofascore API</w:delText>
        </w:r>
      </w:del>
    </w:p>
    <w:p w14:paraId="794309E1" w14:textId="77777777" w:rsidR="00D44264" w:rsidRDefault="00D44264">
      <w:pPr>
        <w:pStyle w:val="MojNormalny2"/>
        <w:ind w:firstLine="0"/>
      </w:pPr>
    </w:p>
    <w:p w14:paraId="08BA9959" w14:textId="77777777" w:rsidR="00F627AD" w:rsidRDefault="00F627AD">
      <w:pPr>
        <w:pStyle w:val="MojNormalny2"/>
        <w:ind w:firstLine="0"/>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t xml:space="preserve">Moduł </w:t>
      </w:r>
      <w:r w:rsidR="007A30A3">
        <w:rPr>
          <w:b/>
          <w:bCs/>
          <w:sz w:val="40"/>
          <w:szCs w:val="40"/>
        </w:rPr>
        <w:t>klubów</w:t>
      </w:r>
    </w:p>
    <w:p w14:paraId="706F8DCE" w14:textId="4DABD6A1" w:rsidR="006B74F2" w:rsidRPr="006B74F2" w:rsidRDefault="006B74F2">
      <w:pPr>
        <w:pStyle w:val="Akapitzlist"/>
        <w:ind w:left="0" w:firstLine="480"/>
        <w:jc w:val="both"/>
        <w:rPr>
          <w:rStyle w:val="czeinternetowe"/>
          <w:color w:val="000000"/>
          <w:u w:val="none"/>
        </w:rPr>
        <w:pPrChange w:id="1326" w:author="Kuba Fa" w:date="2023-03-10T18:09:00Z">
          <w:pPr>
            <w:pStyle w:val="Akapitzlist"/>
            <w:ind w:left="480" w:firstLine="0"/>
          </w:pPr>
        </w:pPrChange>
      </w:pPr>
      <w:r w:rsidRPr="006B74F2">
        <w:rPr>
          <w:color w:val="000000"/>
        </w:rPr>
        <w:t xml:space="preserve">Kolejnym modułem </w:t>
      </w:r>
      <w:ins w:id="1327" w:author="Kuba Fa" w:date="2023-03-10T18:09:00Z">
        <w:r w:rsidR="00E71AAF">
          <w:rPr>
            <w:color w:val="000000"/>
          </w:rPr>
          <w:t>w aplikacji</w:t>
        </w:r>
      </w:ins>
      <w:ins w:id="1328" w:author="Kuba Fa" w:date="2023-03-10T18:10:00Z">
        <w:r w:rsidR="00E71AAF">
          <w:rPr>
            <w:color w:val="000000"/>
          </w:rPr>
          <w:t xml:space="preserve"> </w:t>
        </w:r>
      </w:ins>
      <w:del w:id="1329" w:author="Kuba Fa" w:date="2023-03-10T18:09:00Z">
        <w:r w:rsidRPr="006B74F2" w:rsidDel="00E71AAF">
          <w:rPr>
            <w:color w:val="000000"/>
          </w:rPr>
          <w:delText xml:space="preserve">posiadającym swoją podstronę w mojej witrynie </w:delText>
        </w:r>
      </w:del>
      <w:r w:rsidRPr="006B74F2">
        <w:rPr>
          <w:color w:val="000000"/>
        </w:rPr>
        <w:t xml:space="preserve">jest </w:t>
      </w:r>
      <w:del w:id="1330" w:author="Kuba Fa" w:date="2023-03-10T18:25:00Z">
        <w:r w:rsidRPr="006B74F2" w:rsidDel="005C4F08">
          <w:rPr>
            <w:color w:val="000000"/>
          </w:rPr>
          <w:delText xml:space="preserve">przewidywanie rezultatów </w:delText>
        </w:r>
      </w:del>
      <w:ins w:id="1331" w:author="Kuba Fa" w:date="2023-03-10T18:25:00Z">
        <w:r w:rsidR="005C4F08">
          <w:rPr>
            <w:color w:val="000000"/>
          </w:rPr>
          <w:t xml:space="preserve">szacowanie zwycięzców </w:t>
        </w:r>
      </w:ins>
      <w:r w:rsidRPr="006B74F2">
        <w:rPr>
          <w:color w:val="000000"/>
        </w:rPr>
        <w:t xml:space="preserve">spotkań. Wynik meczu jest najważniejszym </w:t>
      </w:r>
      <w:r w:rsidRPr="006B74F2">
        <w:rPr>
          <w:color w:val="000000"/>
        </w:rPr>
        <w:lastRenderedPageBreak/>
        <w:t xml:space="preserve">elementem w piłce nożnej. Każdy kibic lubi jak jego drużyna gra efektownie i prezentuje ofensywny styl, aczkolwiek to zwycięstwa gwarantują lepszą przyszłość. Dzięki dobrym wynikom </w:t>
      </w:r>
      <w:del w:id="1332" w:author="Kuba Fa" w:date="2023-03-10T18:25:00Z">
        <w:r w:rsidRPr="006B74F2" w:rsidDel="005C4F08">
          <w:rPr>
            <w:color w:val="000000"/>
          </w:rPr>
          <w:delText>można sobie zagwarantować</w:delText>
        </w:r>
      </w:del>
      <w:ins w:id="1333" w:author="Kuba Fa" w:date="2023-03-10T18:25:00Z">
        <w:r w:rsidR="005C4F08">
          <w:rPr>
            <w:color w:val="000000"/>
          </w:rPr>
          <w:t xml:space="preserve">może </w:t>
        </w:r>
      </w:ins>
      <w:r w:rsidRPr="006B74F2">
        <w:rPr>
          <w:color w:val="000000"/>
        </w:rPr>
        <w:t xml:space="preserve"> awans</w:t>
      </w:r>
      <w:ins w:id="1334" w:author="Kuba Fa" w:date="2023-03-10T18:25:00Z">
        <w:r w:rsidR="005C4F08">
          <w:rPr>
            <w:color w:val="000000"/>
          </w:rPr>
          <w:t>ować</w:t>
        </w:r>
      </w:ins>
      <w:r w:rsidRPr="006B74F2">
        <w:rPr>
          <w:color w:val="000000"/>
        </w:rPr>
        <w:t xml:space="preserve"> do wyższej ligi</w:t>
      </w:r>
      <w:ins w:id="1335" w:author="Kuba Fa" w:date="2023-03-10T18:26:00Z">
        <w:r w:rsidR="005C4F08">
          <w:rPr>
            <w:color w:val="000000"/>
          </w:rPr>
          <w:t>,</w:t>
        </w:r>
      </w:ins>
      <w:r w:rsidRPr="006B74F2">
        <w:rPr>
          <w:color w:val="000000"/>
        </w:rPr>
        <w:t xml:space="preserve"> co przekłada się na konkurowanie z lepszymi drużynami. Lepsze drużyny</w:t>
      </w:r>
      <w:ins w:id="1336" w:author="Kuba Fa" w:date="2023-03-10T18:26:00Z">
        <w:r w:rsidR="005C4F08">
          <w:rPr>
            <w:color w:val="000000"/>
          </w:rPr>
          <w:t xml:space="preserve"> powodują zwiększenie</w:t>
        </w:r>
      </w:ins>
      <w:del w:id="1337" w:author="Kuba Fa" w:date="2023-03-10T18:26:00Z">
        <w:r w:rsidRPr="006B74F2" w:rsidDel="005C4F08">
          <w:rPr>
            <w:color w:val="000000"/>
          </w:rPr>
          <w:delText xml:space="preserve"> to </w:delText>
        </w:r>
      </w:del>
      <w:ins w:id="1338" w:author="Kuba Fa" w:date="2023-03-10T18:26:00Z">
        <w:r w:rsidR="005C4F08">
          <w:rPr>
            <w:color w:val="000000"/>
          </w:rPr>
          <w:t>poziomu</w:t>
        </w:r>
      </w:ins>
      <w:del w:id="1339" w:author="Kuba Fa" w:date="2023-03-10T18:26:00Z">
        <w:r w:rsidRPr="006B74F2" w:rsidDel="005C4F08">
          <w:rPr>
            <w:color w:val="000000"/>
          </w:rPr>
          <w:delText>mecze na większym poziomie</w:delText>
        </w:r>
      </w:del>
      <w:r w:rsidRPr="006B74F2">
        <w:rPr>
          <w:color w:val="000000"/>
        </w:rPr>
        <w:t xml:space="preserve">, </w:t>
      </w:r>
      <w:ins w:id="1340" w:author="Kuba Fa" w:date="2023-03-10T18:26:00Z">
        <w:r w:rsidR="005C4F08">
          <w:rPr>
            <w:color w:val="000000"/>
          </w:rPr>
          <w:t>przy</w:t>
        </w:r>
      </w:ins>
      <w:ins w:id="1341" w:author="Kuba Fa" w:date="2023-03-10T18:27:00Z">
        <w:r w:rsidR="005C4F08">
          <w:rPr>
            <w:color w:val="000000"/>
          </w:rPr>
          <w:t xml:space="preserve">ciąga </w:t>
        </w:r>
      </w:ins>
      <w:r w:rsidRPr="006B74F2">
        <w:rPr>
          <w:color w:val="000000"/>
        </w:rPr>
        <w:t>więcej fanów na trybun</w:t>
      </w:r>
      <w:ins w:id="1342" w:author="Kuba Fa" w:date="2023-03-10T18:27:00Z">
        <w:r w:rsidR="005C4F08">
          <w:rPr>
            <w:color w:val="000000"/>
          </w:rPr>
          <w:t>y</w:t>
        </w:r>
      </w:ins>
      <w:del w:id="1343" w:author="Kuba Fa" w:date="2023-03-10T18:27:00Z">
        <w:r w:rsidRPr="006B74F2" w:rsidDel="005C4F08">
          <w:rPr>
            <w:color w:val="000000"/>
          </w:rPr>
          <w:delText>ach</w:delText>
        </w:r>
      </w:del>
      <w:r w:rsidRPr="006B74F2">
        <w:rPr>
          <w:color w:val="000000"/>
        </w:rPr>
        <w:t xml:space="preserve"> </w:t>
      </w:r>
      <w:del w:id="1344" w:author="Kuba Fa" w:date="2023-03-10T18:27:00Z">
        <w:r w:rsidRPr="006B74F2" w:rsidDel="005C4F08">
          <w:rPr>
            <w:color w:val="000000"/>
          </w:rPr>
          <w:delText xml:space="preserve">bądź </w:delText>
        </w:r>
      </w:del>
      <w:ins w:id="1345" w:author="Kuba Fa" w:date="2023-03-10T18:27:00Z">
        <w:r w:rsidR="005C4F08">
          <w:rPr>
            <w:color w:val="000000"/>
          </w:rPr>
          <w:t>oraz gwarantuje</w:t>
        </w:r>
        <w:r w:rsidR="005C4F08" w:rsidRPr="006B74F2">
          <w:rPr>
            <w:color w:val="000000"/>
          </w:rPr>
          <w:t xml:space="preserve"> </w:t>
        </w:r>
      </w:ins>
      <w:r w:rsidRPr="006B74F2">
        <w:rPr>
          <w:color w:val="000000"/>
        </w:rPr>
        <w:t xml:space="preserve">większe wpływy z telewizji, które można </w:t>
      </w:r>
      <w:del w:id="1346" w:author="Kuba Fa" w:date="2023-03-10T18:27:00Z">
        <w:r w:rsidRPr="006B74F2" w:rsidDel="005C4F08">
          <w:rPr>
            <w:color w:val="000000"/>
          </w:rPr>
          <w:delText>wydać na jeszcze</w:delText>
        </w:r>
      </w:del>
      <w:ins w:id="1347" w:author="Kuba Fa" w:date="2023-03-10T18:27:00Z">
        <w:r w:rsidR="005C4F08">
          <w:rPr>
            <w:color w:val="000000"/>
          </w:rPr>
          <w:t>zainwestować na</w:t>
        </w:r>
      </w:ins>
      <w:r w:rsidRPr="006B74F2">
        <w:rPr>
          <w:color w:val="000000"/>
        </w:rPr>
        <w:t xml:space="preserve"> większy rozwój klubu. Dlatego też </w:t>
      </w:r>
      <w:ins w:id="1348" w:author="Kuba Fa" w:date="2023-03-10T18:40:00Z">
        <w:r w:rsidR="00461124">
          <w:rPr>
            <w:color w:val="000000"/>
          </w:rPr>
          <w:t>za</w:t>
        </w:r>
      </w:ins>
      <w:ins w:id="1349" w:author="Kuba Fa" w:date="2023-03-10T18:41:00Z">
        <w:r w:rsidR="00461124">
          <w:rPr>
            <w:color w:val="000000"/>
          </w:rPr>
          <w:t xml:space="preserve">interesowanie dotyczące typowania </w:t>
        </w:r>
      </w:ins>
      <w:del w:id="1350" w:author="Kuba Fa" w:date="2023-03-10T18:40:00Z">
        <w:r w:rsidRPr="006B74F2" w:rsidDel="00461124">
          <w:rPr>
            <w:color w:val="000000"/>
          </w:rPr>
          <w:delText>predykcja</w:delText>
        </w:r>
      </w:del>
      <w:r w:rsidRPr="006B74F2">
        <w:rPr>
          <w:color w:val="000000"/>
        </w:rPr>
        <w:t xml:space="preserve"> </w:t>
      </w:r>
      <w:del w:id="1351" w:author="Kuba Fa" w:date="2023-03-10T18:41:00Z">
        <w:r w:rsidRPr="006B74F2" w:rsidDel="00461124">
          <w:rPr>
            <w:color w:val="000000"/>
          </w:rPr>
          <w:delText xml:space="preserve">tychże </w:delText>
        </w:r>
      </w:del>
      <w:r w:rsidRPr="006B74F2">
        <w:rPr>
          <w:color w:val="000000"/>
        </w:rPr>
        <w:t>wyników jest</w:t>
      </w:r>
      <w:del w:id="1352" w:author="Kuba Fa" w:date="2023-03-10T18:41:00Z">
        <w:r w:rsidRPr="006B74F2" w:rsidDel="00461124">
          <w:rPr>
            <w:color w:val="000000"/>
          </w:rPr>
          <w:delText xml:space="preserve"> bardzo </w:delText>
        </w:r>
      </w:del>
      <w:r w:rsidRPr="006B74F2">
        <w:rPr>
          <w:color w:val="000000"/>
        </w:rPr>
        <w:t xml:space="preserve">popularna co wykorzystują firmy bukmacherskie. </w:t>
      </w:r>
      <w:del w:id="1353" w:author="Kuba Fa" w:date="2023-03-10T18:42:00Z">
        <w:r w:rsidRPr="006B74F2" w:rsidDel="00461124">
          <w:rPr>
            <w:color w:val="000000"/>
          </w:rPr>
          <w:delText>To źródło</w:delText>
        </w:r>
      </w:del>
      <w:ins w:id="1354" w:author="Kuba Fa" w:date="2023-03-10T18:42:00Z">
        <w:r w:rsidR="00461124">
          <w:rPr>
            <w:color w:val="000000"/>
          </w:rPr>
          <w:t>Szacowania podawane przez zakłady bukmacherskie</w:t>
        </w:r>
      </w:ins>
      <w:r w:rsidRPr="006B74F2">
        <w:rPr>
          <w:color w:val="000000"/>
        </w:rPr>
        <w:t xml:space="preserve"> w teorii powinn</w:t>
      </w:r>
      <w:ins w:id="1355" w:author="Kuba Fa" w:date="2023-03-10T18:43:00Z">
        <w:r w:rsidR="00461124">
          <w:rPr>
            <w:color w:val="000000"/>
          </w:rPr>
          <w:t>y</w:t>
        </w:r>
      </w:ins>
      <w:del w:id="1356" w:author="Kuba Fa" w:date="2023-03-10T18:43:00Z">
        <w:r w:rsidRPr="006B74F2" w:rsidDel="00461124">
          <w:rPr>
            <w:color w:val="000000"/>
          </w:rPr>
          <w:delText>o</w:delText>
        </w:r>
      </w:del>
      <w:r w:rsidRPr="006B74F2">
        <w:rPr>
          <w:color w:val="000000"/>
        </w:rPr>
        <w:t xml:space="preserve"> być najbardziej rzetelne</w:t>
      </w:r>
      <w:ins w:id="1357" w:author="Kuba Fa" w:date="2023-03-10T18:43:00Z">
        <w:r w:rsidR="00461124">
          <w:rPr>
            <w:color w:val="000000"/>
          </w:rPr>
          <w:t xml:space="preserve"> i trafne</w:t>
        </w:r>
      </w:ins>
      <w:r w:rsidRPr="006B74F2">
        <w:rPr>
          <w:color w:val="000000"/>
        </w:rPr>
        <w:t xml:space="preserve">.  </w:t>
      </w:r>
      <w:del w:id="1358" w:author="Kuba Fa" w:date="2023-03-10T18:43:00Z">
        <w:r w:rsidRPr="006B74F2" w:rsidDel="00461124">
          <w:rPr>
            <w:color w:val="000000"/>
          </w:rPr>
          <w:delText>Zakłady bukmacherskie</w:delText>
        </w:r>
      </w:del>
      <w:ins w:id="1359" w:author="Kuba Fa" w:date="2023-03-10T18:43:00Z">
        <w:r w:rsidR="00461124">
          <w:rPr>
            <w:color w:val="000000"/>
          </w:rPr>
          <w:t>Wpływ na to mają</w:t>
        </w:r>
      </w:ins>
      <w:r w:rsidRPr="006B74F2">
        <w:rPr>
          <w:color w:val="000000"/>
        </w:rPr>
        <w:t xml:space="preserve"> </w:t>
      </w:r>
      <w:del w:id="1360" w:author="Kuba Fa" w:date="2023-03-10T18:43:00Z">
        <w:r w:rsidRPr="006B74F2" w:rsidDel="00461124">
          <w:rPr>
            <w:color w:val="000000"/>
          </w:rPr>
          <w:delText xml:space="preserve">zarabiają </w:delText>
        </w:r>
      </w:del>
      <w:r w:rsidRPr="006B74F2">
        <w:rPr>
          <w:color w:val="000000"/>
        </w:rPr>
        <w:t>duże pieniądze</w:t>
      </w:r>
      <w:ins w:id="1361" w:author="Kuba Fa" w:date="2023-03-10T18:43:00Z">
        <w:r w:rsidR="00461124">
          <w:rPr>
            <w:color w:val="000000"/>
          </w:rPr>
          <w:t xml:space="preserve"> zarabiane</w:t>
        </w:r>
      </w:ins>
      <w:r w:rsidRPr="006B74F2">
        <w:rPr>
          <w:color w:val="000000"/>
        </w:rPr>
        <w:t xml:space="preserve"> na </w:t>
      </w:r>
      <w:del w:id="1362" w:author="Kuba Fa" w:date="2023-03-10T18:43:00Z">
        <w:r w:rsidRPr="006B74F2" w:rsidDel="00461124">
          <w:rPr>
            <w:color w:val="000000"/>
          </w:rPr>
          <w:delText xml:space="preserve">swoich </w:delText>
        </w:r>
      </w:del>
      <w:r w:rsidRPr="006B74F2">
        <w:rPr>
          <w:color w:val="000000"/>
        </w:rPr>
        <w:t xml:space="preserve">ofertach </w:t>
      </w:r>
      <w:ins w:id="1363" w:author="Kuba Fa" w:date="2023-03-10T18:44:00Z">
        <w:r w:rsidR="00461124">
          <w:rPr>
            <w:color w:val="000000"/>
          </w:rPr>
          <w:t xml:space="preserve">proponowanych swoim klientom. </w:t>
        </w:r>
      </w:ins>
      <w:ins w:id="1364" w:author="Kuba Fa" w:date="2023-03-10T18:45:00Z">
        <w:r w:rsidR="00461124">
          <w:rPr>
            <w:color w:val="000000"/>
          </w:rPr>
          <w:t xml:space="preserve"> Aby pieniądze zwracały się w tym biznesie, napierw trzeba za</w:t>
        </w:r>
      </w:ins>
      <w:del w:id="1365" w:author="Kuba Fa" w:date="2023-03-10T18:45:00Z">
        <w:r w:rsidRPr="006B74F2" w:rsidDel="00461124">
          <w:rPr>
            <w:color w:val="000000"/>
          </w:rPr>
          <w:delText xml:space="preserve">i muszą </w:delText>
        </w:r>
      </w:del>
      <w:r w:rsidRPr="006B74F2">
        <w:rPr>
          <w:color w:val="000000"/>
        </w:rPr>
        <w:t xml:space="preserve">inwestować </w:t>
      </w:r>
      <w:del w:id="1366" w:author="Kuba Fa" w:date="2023-03-10T18:45:00Z">
        <w:r w:rsidRPr="006B74F2" w:rsidDel="00461124">
          <w:rPr>
            <w:color w:val="000000"/>
          </w:rPr>
          <w:delText>również</w:delText>
        </w:r>
      </w:del>
      <w:r w:rsidRPr="006B74F2">
        <w:rPr>
          <w:color w:val="000000"/>
        </w:rPr>
        <w:t xml:space="preserve"> spore środki</w:t>
      </w:r>
      <w:ins w:id="1367" w:author="Kuba Fa" w:date="2023-03-10T18:46:00Z">
        <w:r w:rsidR="00461124">
          <w:rPr>
            <w:color w:val="000000"/>
          </w:rPr>
          <w:t xml:space="preserve"> na system przewidujący</w:t>
        </w:r>
      </w:ins>
      <w:del w:id="1368" w:author="Kuba Fa" w:date="2023-03-10T18:46:00Z">
        <w:r w:rsidRPr="006B74F2" w:rsidDel="00461124">
          <w:rPr>
            <w:color w:val="000000"/>
          </w:rPr>
          <w:delText>, by ten system przynosił zyski</w:delText>
        </w:r>
      </w:del>
      <w:r w:rsidRPr="006B74F2">
        <w:rPr>
          <w:color w:val="000000"/>
        </w:rPr>
        <w:t xml:space="preserve">. </w:t>
      </w:r>
      <w:ins w:id="1369" w:author="Kuba Fa" w:date="2023-03-10T18:46:00Z">
        <w:r w:rsidR="00461124">
          <w:rPr>
            <w:color w:val="000000"/>
          </w:rPr>
          <w:t>Można z</w:t>
        </w:r>
      </w:ins>
      <w:del w:id="1370" w:author="Kuba Fa" w:date="2023-03-10T18:46:00Z">
        <w:r w:rsidRPr="006B74F2" w:rsidDel="00461124">
          <w:rPr>
            <w:color w:val="000000"/>
          </w:rPr>
          <w:delText>Z</w:delText>
        </w:r>
      </w:del>
      <w:r w:rsidRPr="006B74F2">
        <w:rPr>
          <w:color w:val="000000"/>
        </w:rPr>
        <w:t>auważy</w:t>
      </w:r>
      <w:ins w:id="1371" w:author="Kuba Fa" w:date="2023-03-10T18:46:00Z">
        <w:r w:rsidR="00461124">
          <w:rPr>
            <w:color w:val="000000"/>
          </w:rPr>
          <w:t>ć</w:t>
        </w:r>
      </w:ins>
      <w:del w:id="1372" w:author="Kuba Fa" w:date="2023-03-10T18:46:00Z">
        <w:r w:rsidRPr="006B74F2" w:rsidDel="00461124">
          <w:rPr>
            <w:color w:val="000000"/>
          </w:rPr>
          <w:delText>łem</w:delText>
        </w:r>
      </w:del>
      <w:r w:rsidRPr="006B74F2">
        <w:rPr>
          <w:color w:val="000000"/>
        </w:rPr>
        <w:t xml:space="preserve">, że często na </w:t>
      </w:r>
      <w:del w:id="1373" w:author="Kuba Fa" w:date="2023-03-10T18:46:00Z">
        <w:r w:rsidRPr="006B74F2" w:rsidDel="00461124">
          <w:rPr>
            <w:color w:val="000000"/>
          </w:rPr>
          <w:delText>przewidywania przed</w:delText>
        </w:r>
      </w:del>
      <w:ins w:id="1374" w:author="Kuba Fa" w:date="2023-03-10T18:46:00Z">
        <w:r w:rsidR="00461124">
          <w:rPr>
            <w:color w:val="000000"/>
          </w:rPr>
          <w:t>przedmeczowe kursy</w:t>
        </w:r>
      </w:ins>
      <w:r w:rsidRPr="006B74F2">
        <w:rPr>
          <w:color w:val="000000"/>
        </w:rPr>
        <w:t xml:space="preserve"> </w:t>
      </w:r>
      <w:del w:id="1375" w:author="Kuba Fa" w:date="2023-03-10T18:47:00Z">
        <w:r w:rsidRPr="006B74F2" w:rsidDel="00461124">
          <w:rPr>
            <w:color w:val="000000"/>
          </w:rPr>
          <w:delText>meczem</w:delText>
        </w:r>
      </w:del>
      <w:r w:rsidRPr="006B74F2">
        <w:rPr>
          <w:color w:val="000000"/>
        </w:rPr>
        <w:t xml:space="preserve"> ma wpływ nie tylko </w:t>
      </w:r>
      <w:ins w:id="1376" w:author="Kuba Fa" w:date="2023-03-10T18:47:00Z">
        <w:r w:rsidR="00461124">
          <w:rPr>
            <w:color w:val="000000"/>
          </w:rPr>
          <w:t xml:space="preserve">obecna </w:t>
        </w:r>
      </w:ins>
      <w:r w:rsidRPr="006B74F2">
        <w:rPr>
          <w:color w:val="000000"/>
        </w:rPr>
        <w:t xml:space="preserve">dyspozycja i </w:t>
      </w:r>
      <w:del w:id="1377" w:author="Marcin Ochab" w:date="2023-02-01T14:31:00Z">
        <w:r w:rsidRPr="006B74F2" w:rsidDel="003A3545">
          <w:rPr>
            <w:color w:val="000000"/>
          </w:rPr>
          <w:delText>siła</w:delText>
        </w:r>
      </w:del>
      <w:ins w:id="1378" w:author="Marcin Ochab" w:date="2023-02-01T14:31:00Z">
        <w:r w:rsidR="003A3545" w:rsidRPr="006B74F2">
          <w:rPr>
            <w:color w:val="000000"/>
          </w:rPr>
          <w:t>siła,</w:t>
        </w:r>
      </w:ins>
      <w:r w:rsidRPr="006B74F2">
        <w:rPr>
          <w:color w:val="000000"/>
        </w:rPr>
        <w:t xml:space="preserve"> lecz także reputacja danej drużyny. </w:t>
      </w:r>
      <w:ins w:id="1379" w:author="Kuba Fa" w:date="2023-03-10T18:47:00Z">
        <w:r w:rsidR="00461124">
          <w:rPr>
            <w:color w:val="000000"/>
          </w:rPr>
          <w:t>Dodatkowo, wpływ n</w:t>
        </w:r>
      </w:ins>
      <w:ins w:id="1380" w:author="Kuba Fa" w:date="2023-03-10T18:48:00Z">
        <w:r w:rsidR="00461124">
          <w:rPr>
            <w:color w:val="000000"/>
          </w:rPr>
          <w:t>a kursy ma ilość pieniędzy zainwestowanych przez klientów. Ten czynnik jest mocno subiektywny</w:t>
        </w:r>
      </w:ins>
      <w:ins w:id="1381" w:author="Kuba Fa" w:date="2023-03-10T18:56:00Z">
        <w:r w:rsidR="002C64BC">
          <w:rPr>
            <w:color w:val="000000"/>
          </w:rPr>
          <w:t xml:space="preserve"> [10]</w:t>
        </w:r>
      </w:ins>
      <w:ins w:id="1382" w:author="Kuba Fa" w:date="2023-03-10T18:48:00Z">
        <w:r w:rsidR="00461124">
          <w:rPr>
            <w:color w:val="000000"/>
          </w:rPr>
          <w:t xml:space="preserve">. </w:t>
        </w:r>
      </w:ins>
      <w:del w:id="1383" w:author="Kuba Fa" w:date="2023-03-10T18:54:00Z">
        <w:r w:rsidRPr="006B74F2" w:rsidDel="002C64BC">
          <w:rPr>
            <w:color w:val="000000"/>
          </w:rPr>
          <w:delText xml:space="preserve">Moja opinia jest taka, że ten argument nie ma zbyt dużego znaczenia i jest to „dziura”, którą można wykorzystać w typowaniu. </w:delText>
        </w:r>
      </w:del>
      <w:del w:id="1384" w:author="Kuba Fa" w:date="2023-03-10T19:03:00Z">
        <w:r w:rsidRPr="006B74F2" w:rsidDel="00CB54DA">
          <w:rPr>
            <w:color w:val="000000"/>
          </w:rPr>
          <w:delText>Jako przykład mogę wymienić</w:delText>
        </w:r>
      </w:del>
      <w:ins w:id="1385" w:author="Kuba Fa" w:date="2023-03-10T19:03:00Z">
        <w:r w:rsidR="00CB54DA">
          <w:rPr>
            <w:color w:val="000000"/>
          </w:rPr>
          <w:t>Przykładem takiej sytuacji jest</w:t>
        </w:r>
      </w:ins>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najbardziej znanego klubu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ins w:id="1386" w:author="Kuba Fa" w:date="2023-03-10T19:04:00Z">
        <w:r w:rsidR="00CB54DA">
          <w:rPr>
            <w:color w:val="000000"/>
          </w:rPr>
          <w:t xml:space="preserve"> [10]</w:t>
        </w:r>
      </w:ins>
      <w:r w:rsidRPr="006B74F2">
        <w:rPr>
          <w:color w:val="000000"/>
        </w:rPr>
        <w:t xml:space="preserve">. Mecz ostatecznie zakończył się wynikiem 3-0 dla zespołu z Radomia. Aby zbadać </w:t>
      </w:r>
      <w:del w:id="1387" w:author="Kuba Fa" w:date="2023-03-10T19:06:00Z">
        <w:r w:rsidRPr="006B74F2" w:rsidDel="00CB54DA">
          <w:rPr>
            <w:color w:val="000000"/>
          </w:rPr>
          <w:delText>moją hipotezę i sprawdzić</w:delText>
        </w:r>
      </w:del>
      <w:ins w:id="1388" w:author="Marcin Ochab" w:date="2023-02-01T14:31:00Z">
        <w:del w:id="1389" w:author="Kuba Fa" w:date="2023-03-10T19:06:00Z">
          <w:r w:rsidR="003A3545" w:rsidRPr="006B74F2" w:rsidDel="00CB54DA">
            <w:rPr>
              <w:color w:val="000000"/>
            </w:rPr>
            <w:delText>sprawdzić,</w:delText>
          </w:r>
        </w:del>
      </w:ins>
      <w:del w:id="1390" w:author="Kuba Fa" w:date="2023-03-10T19:06:00Z">
        <w:r w:rsidRPr="006B74F2" w:rsidDel="00CB54DA">
          <w:rPr>
            <w:color w:val="000000"/>
          </w:rPr>
          <w:delText xml:space="preserve"> jak to działa w praktyce, na podstawie wcześniejszych wyników, statystyk oraz opinii ekspertów postanowiłem zrobić własną aplikacje próbującą przewidywać rezultat, oraz porównać ją z innymi źródłami.</w:delText>
        </w:r>
      </w:del>
      <w:ins w:id="1391" w:author="Kuba Fa" w:date="2023-03-10T19:07:00Z">
        <w:r w:rsidR="00CB54DA">
          <w:rPr>
            <w:color w:val="000000"/>
          </w:rPr>
          <w:t xml:space="preserve"> </w:t>
        </w:r>
      </w:ins>
      <w:ins w:id="1392" w:author="Kuba Fa" w:date="2023-03-10T19:06:00Z">
        <w:r w:rsidR="00CB54DA">
          <w:rPr>
            <w:color w:val="000000"/>
          </w:rPr>
          <w:t>takie sy</w:t>
        </w:r>
      </w:ins>
      <w:ins w:id="1393" w:author="Kuba Fa" w:date="2023-03-10T19:07:00Z">
        <w:r w:rsidR="00CB54DA">
          <w:rPr>
            <w:color w:val="000000"/>
          </w:rPr>
          <w:t>tuacje i lepiej zrozumieć czynniki, które wpływają na zwycięst</w:t>
        </w:r>
      </w:ins>
      <w:ins w:id="1394" w:author="Kuba Fa" w:date="2023-03-10T19:08:00Z">
        <w:r w:rsidR="00CB54DA">
          <w:rPr>
            <w:color w:val="000000"/>
          </w:rPr>
          <w:t>wo, został stworzony ten moduł.</w:t>
        </w:r>
      </w:ins>
      <w:ins w:id="1395" w:author="Kuba Fa" w:date="2023-03-10T19:07:00Z">
        <w:r w:rsidR="00CB54DA">
          <w:rPr>
            <w:color w:val="000000"/>
          </w:rPr>
          <w:t xml:space="preserve"> </w:t>
        </w:r>
      </w:ins>
    </w:p>
    <w:p w14:paraId="483AAF16" w14:textId="77777777" w:rsidR="006B74F2" w:rsidRPr="00B94741" w:rsidRDefault="006B74F2" w:rsidP="006B74F2">
      <w:pPr>
        <w:pStyle w:val="MojNormalny2"/>
        <w:ind w:left="480" w:firstLine="0"/>
        <w:rPr>
          <w:b/>
          <w:bCs/>
          <w:sz w:val="40"/>
          <w:szCs w:val="40"/>
        </w:rPr>
      </w:pP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62E0F928" w14:textId="6518ACE3" w:rsidR="002670A5" w:rsidDel="002670A5" w:rsidRDefault="006B74F2">
      <w:pPr>
        <w:pStyle w:val="MojNormalny2"/>
        <w:ind w:firstLine="0"/>
        <w:rPr>
          <w:del w:id="1396" w:author="Kuba Fa" w:date="2023-03-10T23:21:00Z"/>
          <w:b/>
          <w:bCs/>
          <w:sz w:val="32"/>
          <w:szCs w:val="32"/>
        </w:rPr>
      </w:pPr>
      <w:r>
        <w:rPr>
          <w:b/>
          <w:bCs/>
          <w:sz w:val="32"/>
          <w:szCs w:val="32"/>
        </w:rPr>
        <w:t xml:space="preserve">3.1.1 </w:t>
      </w:r>
      <w:del w:id="1397" w:author="Kuba Fa" w:date="2023-03-10T19:17:00Z">
        <w:r w:rsidDel="00CC7F51">
          <w:rPr>
            <w:b/>
            <w:bCs/>
            <w:sz w:val="32"/>
            <w:szCs w:val="32"/>
          </w:rPr>
          <w:delText>Moja aplikacja</w:delText>
        </w:r>
      </w:del>
      <w:ins w:id="1398" w:author="Kuba Fa" w:date="2023-03-10T19:17:00Z">
        <w:r w:rsidR="00CC7F51">
          <w:rPr>
            <w:b/>
            <w:bCs/>
            <w:sz w:val="32"/>
            <w:szCs w:val="32"/>
          </w:rPr>
          <w:t>System na podstawie ostatnich rezultatów</w:t>
        </w:r>
      </w:ins>
    </w:p>
    <w:p w14:paraId="73AB6DA0" w14:textId="245F23A6" w:rsidR="006B74F2" w:rsidRDefault="00CC7F51">
      <w:pPr>
        <w:jc w:val="both"/>
        <w:rPr>
          <w:color w:val="000000"/>
          <w:sz w:val="24"/>
          <w:szCs w:val="24"/>
        </w:rPr>
        <w:pPrChange w:id="1399" w:author="Kuba Fa" w:date="2023-02-02T18:12:00Z">
          <w:pPr/>
        </w:pPrChange>
      </w:pPr>
      <w:ins w:id="1400" w:author="Kuba Fa" w:date="2023-03-10T19:18:00Z">
        <w:r>
          <w:rPr>
            <w:color w:val="000000"/>
            <w:sz w:val="24"/>
            <w:szCs w:val="24"/>
          </w:rPr>
          <w:t xml:space="preserve">W celu </w:t>
        </w:r>
      </w:ins>
      <w:ins w:id="1401" w:author="Kuba Fa" w:date="2023-03-10T19:19:00Z">
        <w:r>
          <w:rPr>
            <w:color w:val="000000"/>
            <w:sz w:val="24"/>
            <w:szCs w:val="24"/>
          </w:rPr>
          <w:t xml:space="preserve">zoptymalizowania szacowania do konkretnych wyników, system skupia się na jednej </w:t>
        </w:r>
      </w:ins>
      <w:ins w:id="1402" w:author="Kuba Fa" w:date="2023-03-10T19:20:00Z">
        <w:r>
          <w:rPr>
            <w:color w:val="000000"/>
            <w:sz w:val="24"/>
            <w:szCs w:val="24"/>
          </w:rPr>
          <w:t xml:space="preserve">konkretnej lidze. </w:t>
        </w:r>
      </w:ins>
      <w:del w:id="1403" w:author="Kuba Fa" w:date="2023-03-10T19:20:00Z">
        <w:r w:rsidR="006B74F2" w:rsidDel="00CC7F51">
          <w:rPr>
            <w:color w:val="000000"/>
            <w:sz w:val="24"/>
            <w:szCs w:val="24"/>
          </w:rPr>
          <w:delText>Aby przewidywania były jak najbardziej zbliżone do prawidłowych postanowiłem skupić się na jednej konkretnej lidze. Statystyki pokazują jasno</w:delText>
        </w:r>
      </w:del>
      <w:ins w:id="1404" w:author="Kuba Fa" w:date="2023-03-10T19:20:00Z">
        <w:r>
          <w:rPr>
            <w:color w:val="000000"/>
            <w:sz w:val="24"/>
            <w:szCs w:val="24"/>
          </w:rPr>
          <w:t>Według statystyk</w:t>
        </w:r>
      </w:ins>
      <w:r w:rsidR="006B74F2">
        <w:rPr>
          <w:color w:val="000000"/>
          <w:sz w:val="24"/>
          <w:szCs w:val="24"/>
        </w:rPr>
        <w:t xml:space="preserve">, </w:t>
      </w:r>
      <w:del w:id="1405" w:author="Kuba Fa" w:date="2023-03-10T19:20:00Z">
        <w:r w:rsidR="006B74F2" w:rsidDel="00CC7F51">
          <w:rPr>
            <w:color w:val="000000"/>
            <w:sz w:val="24"/>
            <w:szCs w:val="24"/>
          </w:rPr>
          <w:delText xml:space="preserve">że </w:delText>
        </w:r>
      </w:del>
      <w:r w:rsidR="006B74F2">
        <w:rPr>
          <w:color w:val="000000"/>
          <w:sz w:val="24"/>
          <w:szCs w:val="24"/>
        </w:rPr>
        <w:t>takie czynniki jak ilość remisów czy bramek</w:t>
      </w:r>
      <w:del w:id="1406" w:author="Marcin Ochab" w:date="2023-01-16T10:25:00Z">
        <w:r w:rsidR="006B74F2" w:rsidDel="00CF6850">
          <w:rPr>
            <w:color w:val="000000"/>
            <w:sz w:val="24"/>
            <w:szCs w:val="24"/>
          </w:rPr>
          <w:delText xml:space="preserve"> </w:delText>
        </w:r>
      </w:del>
      <w:r w:rsidR="006B74F2">
        <w:rPr>
          <w:color w:val="000000"/>
          <w:sz w:val="24"/>
          <w:szCs w:val="24"/>
        </w:rPr>
        <w:t>,</w:t>
      </w:r>
      <w:ins w:id="1407" w:author="Marcin Ochab" w:date="2023-01-16T10:25:00Z">
        <w:r w:rsidR="006B74F2">
          <w:rPr>
            <w:color w:val="000000"/>
            <w:sz w:val="24"/>
            <w:szCs w:val="24"/>
          </w:rPr>
          <w:t xml:space="preserve"> </w:t>
        </w:r>
      </w:ins>
      <w:r w:rsidR="006B74F2">
        <w:rPr>
          <w:color w:val="000000"/>
          <w:sz w:val="24"/>
          <w:szCs w:val="24"/>
        </w:rPr>
        <w:t>są zależne od kraju i poziomu rozgrywkowego</w:t>
      </w:r>
      <w:ins w:id="1408" w:author="Kuba Fa" w:date="2023-03-10T19:21:00Z">
        <w:r>
          <w:rPr>
            <w:color w:val="000000"/>
            <w:sz w:val="24"/>
            <w:szCs w:val="24"/>
          </w:rPr>
          <w:t xml:space="preserve"> [11]</w:t>
        </w:r>
      </w:ins>
      <w:r w:rsidR="006B74F2">
        <w:rPr>
          <w:color w:val="000000"/>
          <w:sz w:val="24"/>
          <w:szCs w:val="24"/>
        </w:rPr>
        <w:t xml:space="preserve">. Na ilość remisów wpływa w dużej mierze ilość bramek.  Jeżeli wartość ta znajduję się w zakresie </w:t>
      </w:r>
      <w:ins w:id="1409" w:author="Kuba Fa" w:date="2023-03-10T19:22:00Z">
        <w:r>
          <w:rPr>
            <w:color w:val="000000"/>
            <w:sz w:val="24"/>
            <w:szCs w:val="24"/>
          </w:rPr>
          <w:t xml:space="preserve">od </w:t>
        </w:r>
      </w:ins>
      <w:r w:rsidR="006B74F2">
        <w:rPr>
          <w:color w:val="000000"/>
          <w:sz w:val="24"/>
          <w:szCs w:val="24"/>
        </w:rPr>
        <w:t>0</w:t>
      </w:r>
      <w:ins w:id="1410" w:author="Kuba Fa" w:date="2023-03-10T19:22:00Z">
        <w:r>
          <w:rPr>
            <w:color w:val="000000"/>
            <w:sz w:val="24"/>
            <w:szCs w:val="24"/>
          </w:rPr>
          <w:t xml:space="preserve"> do</w:t>
        </w:r>
      </w:ins>
      <w:del w:id="1411" w:author="Kuba Fa" w:date="2023-03-10T19:22:00Z">
        <w:r w:rsidR="006B74F2" w:rsidDel="00CC7F51">
          <w:rPr>
            <w:color w:val="000000"/>
            <w:sz w:val="24"/>
            <w:szCs w:val="24"/>
          </w:rPr>
          <w:delText>-</w:delText>
        </w:r>
      </w:del>
      <w:r w:rsidR="006B74F2">
        <w:rPr>
          <w:color w:val="000000"/>
          <w:sz w:val="24"/>
          <w:szCs w:val="24"/>
        </w:rPr>
        <w:t xml:space="preserve">2 </w:t>
      </w:r>
      <w:ins w:id="1412" w:author="Kuba Fa" w:date="2023-03-10T19:22:00Z">
        <w:r>
          <w:rPr>
            <w:color w:val="000000"/>
            <w:sz w:val="24"/>
            <w:szCs w:val="24"/>
          </w:rPr>
          <w:t xml:space="preserve">bramek </w:t>
        </w:r>
      </w:ins>
      <w:r w:rsidR="006B74F2">
        <w:rPr>
          <w:color w:val="000000"/>
          <w:sz w:val="24"/>
          <w:szCs w:val="24"/>
        </w:rPr>
        <w:t xml:space="preserve">to </w:t>
      </w:r>
      <w:ins w:id="1413" w:author="Kuba Fa" w:date="2023-03-10T19:22:00Z">
        <w:r>
          <w:rPr>
            <w:color w:val="000000"/>
            <w:sz w:val="24"/>
            <w:szCs w:val="24"/>
          </w:rPr>
          <w:t>dwa</w:t>
        </w:r>
      </w:ins>
      <w:del w:id="1414" w:author="Kuba Fa" w:date="2023-03-10T19:22:00Z">
        <w:r w:rsidR="006B74F2" w:rsidDel="00CC7F51">
          <w:rPr>
            <w:color w:val="000000"/>
            <w:sz w:val="24"/>
            <w:szCs w:val="24"/>
          </w:rPr>
          <w:delText>2</w:delText>
        </w:r>
      </w:del>
      <w:r w:rsidR="006B74F2">
        <w:rPr>
          <w:color w:val="000000"/>
          <w:sz w:val="24"/>
          <w:szCs w:val="24"/>
        </w:rPr>
        <w:t xml:space="preserve"> z możliwych </w:t>
      </w:r>
      <w:ins w:id="1415" w:author="Kuba Fa" w:date="2023-03-10T19:22:00Z">
        <w:r>
          <w:rPr>
            <w:color w:val="000000"/>
            <w:sz w:val="24"/>
            <w:szCs w:val="24"/>
          </w:rPr>
          <w:t>sześciu</w:t>
        </w:r>
      </w:ins>
      <w:del w:id="1416" w:author="Kuba Fa" w:date="2023-03-10T19:22:00Z">
        <w:r w:rsidR="006B74F2" w:rsidDel="00CC7F51">
          <w:rPr>
            <w:color w:val="000000"/>
            <w:sz w:val="24"/>
            <w:szCs w:val="24"/>
          </w:rPr>
          <w:delText>6</w:delText>
        </w:r>
      </w:del>
      <w:r w:rsidR="006B74F2">
        <w:rPr>
          <w:color w:val="000000"/>
          <w:sz w:val="24"/>
          <w:szCs w:val="24"/>
        </w:rPr>
        <w:t xml:space="preserve"> wyników oznacza podział punktów. W przypadku </w:t>
      </w:r>
      <w:ins w:id="1417" w:author="Kuba Fa" w:date="2023-03-10T19:22:00Z">
        <w:r>
          <w:rPr>
            <w:color w:val="000000"/>
            <w:sz w:val="24"/>
            <w:szCs w:val="24"/>
          </w:rPr>
          <w:t xml:space="preserve">od </w:t>
        </w:r>
      </w:ins>
      <w:r w:rsidR="006B74F2">
        <w:rPr>
          <w:color w:val="000000"/>
          <w:sz w:val="24"/>
          <w:szCs w:val="24"/>
        </w:rPr>
        <w:t>3</w:t>
      </w:r>
      <w:ins w:id="1418" w:author="Kuba Fa" w:date="2023-03-10T19:22:00Z">
        <w:r>
          <w:rPr>
            <w:color w:val="000000"/>
            <w:sz w:val="24"/>
            <w:szCs w:val="24"/>
          </w:rPr>
          <w:t xml:space="preserve"> do</w:t>
        </w:r>
      </w:ins>
      <w:del w:id="1419" w:author="Kuba Fa" w:date="2023-03-10T19:22:00Z">
        <w:r w:rsidR="006B74F2" w:rsidDel="00CC7F51">
          <w:rPr>
            <w:color w:val="000000"/>
            <w:sz w:val="24"/>
            <w:szCs w:val="24"/>
          </w:rPr>
          <w:delText>-</w:delText>
        </w:r>
      </w:del>
      <w:r w:rsidR="006B74F2">
        <w:rPr>
          <w:color w:val="000000"/>
          <w:sz w:val="24"/>
          <w:szCs w:val="24"/>
        </w:rPr>
        <w:t xml:space="preserve">5 goli, zaledwie </w:t>
      </w:r>
      <w:ins w:id="1420" w:author="Kuba Fa" w:date="2023-03-10T19:23:00Z">
        <w:r>
          <w:rPr>
            <w:color w:val="000000"/>
            <w:sz w:val="24"/>
            <w:szCs w:val="24"/>
          </w:rPr>
          <w:t>jeden</w:t>
        </w:r>
      </w:ins>
      <w:del w:id="1421" w:author="Kuba Fa" w:date="2023-03-10T19:23:00Z">
        <w:r w:rsidR="006B74F2" w:rsidDel="00CC7F51">
          <w:rPr>
            <w:color w:val="000000"/>
            <w:sz w:val="24"/>
            <w:szCs w:val="24"/>
          </w:rPr>
          <w:delText>1</w:delText>
        </w:r>
      </w:del>
      <w:r w:rsidR="006B74F2">
        <w:rPr>
          <w:color w:val="000000"/>
          <w:sz w:val="24"/>
          <w:szCs w:val="24"/>
        </w:rPr>
        <w:t xml:space="preserve"> z </w:t>
      </w:r>
      <w:ins w:id="1422" w:author="Kuba Fa" w:date="2023-03-10T19:23:00Z">
        <w:r>
          <w:rPr>
            <w:color w:val="000000"/>
            <w:sz w:val="24"/>
            <w:szCs w:val="24"/>
          </w:rPr>
          <w:t xml:space="preserve">piętnastu </w:t>
        </w:r>
      </w:ins>
      <w:del w:id="1423" w:author="Kuba Fa" w:date="2023-03-10T19:23:00Z">
        <w:r w:rsidR="006B74F2" w:rsidDel="00CC7F51">
          <w:rPr>
            <w:color w:val="000000"/>
            <w:sz w:val="24"/>
            <w:szCs w:val="24"/>
          </w:rPr>
          <w:delText>15</w:delText>
        </w:r>
      </w:del>
      <w:r w:rsidR="006B74F2">
        <w:rPr>
          <w:color w:val="000000"/>
          <w:sz w:val="24"/>
          <w:szCs w:val="24"/>
        </w:rPr>
        <w:t xml:space="preserve"> rezultatów </w:t>
      </w:r>
      <w:ins w:id="1424" w:author="Kuba Fa" w:date="2023-03-10T19:42:00Z">
        <w:r w:rsidR="001424EA">
          <w:rPr>
            <w:color w:val="000000"/>
            <w:sz w:val="24"/>
            <w:szCs w:val="24"/>
          </w:rPr>
          <w:t>jest remisowych</w:t>
        </w:r>
      </w:ins>
      <w:del w:id="1425" w:author="Kuba Fa" w:date="2023-03-10T19:22:00Z">
        <w:r w:rsidR="006B74F2" w:rsidDel="00CC7F51">
          <w:rPr>
            <w:color w:val="000000"/>
            <w:sz w:val="24"/>
            <w:szCs w:val="24"/>
          </w:rPr>
          <w:delText>jest remisowych</w:delText>
        </w:r>
      </w:del>
      <w:del w:id="1426" w:author="Kuba Fa" w:date="2023-03-10T19:23:00Z">
        <w:r w:rsidR="006B74F2" w:rsidDel="00CC7F51">
          <w:rPr>
            <w:color w:val="000000"/>
            <w:sz w:val="24"/>
            <w:szCs w:val="24"/>
          </w:rPr>
          <w:delText>.</w:delText>
        </w:r>
      </w:del>
    </w:p>
    <w:p w14:paraId="1299773B" w14:textId="77777777" w:rsidR="006B74F2" w:rsidRPr="00145086" w:rsidRDefault="006B74F2">
      <w:pPr>
        <w:ind w:left="3540"/>
        <w:rPr>
          <w:color w:val="000000"/>
          <w:sz w:val="24"/>
          <w:szCs w:val="24"/>
        </w:rPr>
        <w:pPrChange w:id="1427" w:author="Kuba Fa" w:date="2023-02-02T19:02:00Z">
          <w:pPr/>
        </w:pPrChange>
      </w:pPr>
      <w:commentRangeStart w:id="1428"/>
      <w:r w:rsidRPr="00145086">
        <w:rPr>
          <w:color w:val="000000"/>
          <w:sz w:val="24"/>
          <w:szCs w:val="24"/>
        </w:rPr>
        <w:lastRenderedPageBreak/>
        <w:t xml:space="preserve">0: </w:t>
      </w:r>
      <w:r w:rsidRPr="00145086">
        <w:rPr>
          <w:b/>
          <w:bCs/>
          <w:color w:val="000000"/>
          <w:sz w:val="24"/>
          <w:szCs w:val="24"/>
        </w:rPr>
        <w:t>0-0</w:t>
      </w:r>
    </w:p>
    <w:p w14:paraId="247FDFB0" w14:textId="77777777" w:rsidR="006B74F2" w:rsidRPr="00145086" w:rsidRDefault="006B74F2">
      <w:pPr>
        <w:ind w:left="3540"/>
        <w:rPr>
          <w:color w:val="000000"/>
          <w:sz w:val="24"/>
          <w:szCs w:val="24"/>
        </w:rPr>
        <w:pPrChange w:id="1429" w:author="Kuba Fa" w:date="2023-02-02T19:02:00Z">
          <w:pPr/>
        </w:pPrChange>
      </w:pPr>
      <w:r w:rsidRPr="00145086">
        <w:rPr>
          <w:color w:val="000000"/>
          <w:sz w:val="24"/>
          <w:szCs w:val="24"/>
        </w:rPr>
        <w:t>1: 1-0, 0-1</w:t>
      </w:r>
    </w:p>
    <w:p w14:paraId="58B520D4" w14:textId="77777777" w:rsidR="006B74F2" w:rsidRPr="00145086" w:rsidRDefault="006B74F2">
      <w:pPr>
        <w:ind w:left="3540"/>
        <w:rPr>
          <w:color w:val="000000"/>
          <w:sz w:val="24"/>
          <w:szCs w:val="24"/>
        </w:rPr>
        <w:pPrChange w:id="1430" w:author="Kuba Fa" w:date="2023-02-02T19:02:00Z">
          <w:pPr/>
        </w:pPrChange>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77777777" w:rsidR="006B74F2" w:rsidRPr="00145086" w:rsidRDefault="006B74F2">
      <w:pPr>
        <w:ind w:left="3540"/>
        <w:rPr>
          <w:color w:val="000000"/>
          <w:sz w:val="24"/>
          <w:szCs w:val="24"/>
        </w:rPr>
        <w:pPrChange w:id="1431" w:author="Kuba Fa" w:date="2023-02-02T19:02:00Z">
          <w:pPr/>
        </w:pPrChange>
      </w:pPr>
      <w:r w:rsidRPr="00145086">
        <w:rPr>
          <w:color w:val="000000"/>
          <w:sz w:val="24"/>
          <w:szCs w:val="24"/>
        </w:rPr>
        <w:t>3- 3:0, 0:3, 2:1, 1:2</w:t>
      </w:r>
    </w:p>
    <w:p w14:paraId="58E0E6E7" w14:textId="77777777" w:rsidR="006B74F2" w:rsidRPr="00145086" w:rsidRDefault="006B74F2">
      <w:pPr>
        <w:ind w:left="3540"/>
        <w:rPr>
          <w:color w:val="000000"/>
          <w:sz w:val="24"/>
          <w:szCs w:val="24"/>
        </w:rPr>
        <w:pPrChange w:id="1432" w:author="Kuba Fa" w:date="2023-02-02T19:02:00Z">
          <w:pPr/>
        </w:pPrChange>
      </w:pPr>
      <w:r w:rsidRPr="00145086">
        <w:rPr>
          <w:color w:val="000000"/>
          <w:sz w:val="24"/>
          <w:szCs w:val="24"/>
        </w:rPr>
        <w:t>4– 4:0, 0:4, 3:1, 1:3</w:t>
      </w:r>
      <w:r w:rsidRPr="00145086">
        <w:rPr>
          <w:b/>
          <w:bCs/>
          <w:color w:val="000000"/>
          <w:sz w:val="24"/>
          <w:szCs w:val="24"/>
        </w:rPr>
        <w:t>, 2:2</w:t>
      </w:r>
    </w:p>
    <w:p w14:paraId="470707DB" w14:textId="77777777" w:rsidR="006B74F2" w:rsidRDefault="006B74F2">
      <w:pPr>
        <w:ind w:left="3540"/>
        <w:rPr>
          <w:color w:val="000000"/>
          <w:sz w:val="24"/>
          <w:szCs w:val="24"/>
        </w:rPr>
        <w:pPrChange w:id="1433" w:author="Kuba Fa" w:date="2023-02-02T19:02:00Z">
          <w:pPr/>
        </w:pPrChange>
      </w:pPr>
      <w:r w:rsidRPr="00145086">
        <w:rPr>
          <w:color w:val="000000"/>
          <w:sz w:val="24"/>
          <w:szCs w:val="24"/>
        </w:rPr>
        <w:t>5 – 5:0, 0:5, 4:1, 1:4, 3:2, 2:3</w:t>
      </w:r>
      <w:commentRangeEnd w:id="1428"/>
      <w:r w:rsidR="003A3545">
        <w:rPr>
          <w:rStyle w:val="Odwoaniedokomentarza"/>
        </w:rPr>
        <w:commentReference w:id="1428"/>
      </w:r>
    </w:p>
    <w:p w14:paraId="73C53186" w14:textId="13BE6D6D" w:rsidR="006B74F2" w:rsidRPr="00145086" w:rsidRDefault="006B74F2">
      <w:pPr>
        <w:jc w:val="both"/>
        <w:rPr>
          <w:color w:val="000000"/>
          <w:sz w:val="24"/>
          <w:szCs w:val="24"/>
        </w:rPr>
        <w:pPrChange w:id="1434" w:author="Kuba Fa" w:date="2023-02-02T18:12:00Z">
          <w:pPr/>
        </w:pPrChange>
      </w:pPr>
      <w:r>
        <w:rPr>
          <w:color w:val="000000"/>
          <w:sz w:val="24"/>
          <w:szCs w:val="24"/>
        </w:rPr>
        <w:t xml:space="preserve">W niektórych </w:t>
      </w:r>
      <w:del w:id="1435" w:author="Kuba Fa" w:date="2023-03-10T19:43:00Z">
        <w:r w:rsidDel="001424EA">
          <w:rPr>
            <w:color w:val="000000"/>
            <w:sz w:val="24"/>
            <w:szCs w:val="24"/>
          </w:rPr>
          <w:delText xml:space="preserve">państwach </w:delText>
        </w:r>
      </w:del>
      <w:ins w:id="1436" w:author="Kuba Fa" w:date="2023-03-10T19:43:00Z">
        <w:r w:rsidR="001424EA">
          <w:rPr>
            <w:color w:val="000000"/>
            <w:sz w:val="24"/>
            <w:szCs w:val="24"/>
          </w:rPr>
          <w:t xml:space="preserve">ligach </w:t>
        </w:r>
      </w:ins>
      <w:del w:id="1437" w:author="Kuba Fa" w:date="2023-03-10T19:43:00Z">
        <w:r w:rsidDel="001424EA">
          <w:rPr>
            <w:color w:val="000000"/>
            <w:sz w:val="24"/>
            <w:szCs w:val="24"/>
          </w:rPr>
          <w:delText xml:space="preserve">panuje filozofia ofensywna </w:delText>
        </w:r>
      </w:del>
      <w:ins w:id="1438" w:author="Kuba Fa" w:date="2023-03-10T19:43:00Z">
        <w:r w:rsidR="001424EA">
          <w:rPr>
            <w:color w:val="000000"/>
            <w:sz w:val="24"/>
            <w:szCs w:val="24"/>
          </w:rPr>
          <w:t>czę</w:t>
        </w:r>
      </w:ins>
      <w:ins w:id="1439" w:author="Kuba Fa" w:date="2023-03-10T19:44:00Z">
        <w:r w:rsidR="001424EA">
          <w:rPr>
            <w:color w:val="000000"/>
            <w:sz w:val="24"/>
            <w:szCs w:val="24"/>
          </w:rPr>
          <w:t xml:space="preserve">ściej można spotkać ofensywny styl </w:t>
        </w:r>
      </w:ins>
      <w:r>
        <w:rPr>
          <w:color w:val="000000"/>
          <w:sz w:val="24"/>
          <w:szCs w:val="24"/>
        </w:rPr>
        <w:t>i piłkarzom zależy na dużej zdobyczy bramkowej, gdyż to wpływa na atrakcyjność meczy i przyciąga więcej kibiców. W innych częściej gra się bardziej zachowawczo, ponieważ to często pomaga w uzyskiwaniu dobrych wyników, co się przekłada na miejsce w tabeli. W dodatku niektóre narodowości słyną z tego, że są nadprzeciętne dobre w danej dziedzinie. Przykładowo zawodnik z Brazylii kojarzy się z dobrym dryblingiem, szybkością i wieloma walorami ofensywnymi, a włoskie kluby z przykuwaniem dużej uwagi do taktyki.</w:t>
      </w:r>
    </w:p>
    <w:p w14:paraId="6F09E121" w14:textId="0987DD76" w:rsidR="006B74F2" w:rsidRDefault="006B74F2">
      <w:pPr>
        <w:keepNext/>
        <w:jc w:val="center"/>
        <w:pPrChange w:id="1440" w:author="Kuba Fa" w:date="2023-03-10T19:44:00Z">
          <w:pPr>
            <w:keepNext/>
          </w:pPr>
        </w:pPrChange>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7"/>
                    <a:stretch>
                      <a:fillRect/>
                    </a:stretch>
                  </pic:blipFill>
                  <pic:spPr>
                    <a:xfrm>
                      <a:off x="0" y="0"/>
                      <a:ext cx="3791479" cy="5220429"/>
                    </a:xfrm>
                    <a:prstGeom prst="rect">
                      <a:avLst/>
                    </a:prstGeom>
                  </pic:spPr>
                </pic:pic>
              </a:graphicData>
            </a:graphic>
          </wp:inline>
        </w:drawing>
      </w:r>
    </w:p>
    <w:p w14:paraId="690EAE24" w14:textId="2D8605D1" w:rsidR="006B74F2" w:rsidRPr="00267892" w:rsidDel="009E0A85" w:rsidRDefault="006B74F2">
      <w:pPr>
        <w:pStyle w:val="Legenda"/>
        <w:jc w:val="center"/>
        <w:rPr>
          <w:del w:id="1441" w:author="Kuba Fa" w:date="2023-02-02T15:17:00Z"/>
          <w:sz w:val="22"/>
          <w:szCs w:val="22"/>
          <w:rPrChange w:id="1442" w:author="Kuba Fa" w:date="2023-03-11T18:52:00Z">
            <w:rPr>
              <w:del w:id="1443" w:author="Kuba Fa" w:date="2023-02-02T15:17:00Z"/>
            </w:rPr>
          </w:rPrChange>
        </w:rPr>
        <w:pPrChange w:id="1444" w:author="Kuba Fa" w:date="2023-03-10T19:45:00Z">
          <w:pPr>
            <w:pStyle w:val="Legenda"/>
          </w:pPr>
        </w:pPrChange>
      </w:pPr>
      <w:r w:rsidRPr="00267892">
        <w:rPr>
          <w:sz w:val="22"/>
          <w:szCs w:val="22"/>
          <w:rPrChange w:id="1445" w:author="Kuba Fa" w:date="2023-03-11T18:52:00Z">
            <w:rPr/>
          </w:rPrChange>
        </w:rPr>
        <w:t xml:space="preserve">Rysunek </w:t>
      </w:r>
      <w:ins w:id="1446" w:author="Kuba Fa" w:date="2023-03-10T17:24:00Z">
        <w:r w:rsidR="00764647" w:rsidRPr="00267892">
          <w:rPr>
            <w:sz w:val="22"/>
            <w:szCs w:val="22"/>
            <w:rPrChange w:id="1447" w:author="Kuba Fa" w:date="2023-03-11T18:52:00Z">
              <w:rPr/>
            </w:rPrChange>
          </w:rPr>
          <w:t>18</w:t>
        </w:r>
      </w:ins>
      <w:del w:id="1448" w:author="Kuba Fa" w:date="2023-03-10T17:24:00Z">
        <w:r w:rsidRPr="00267892" w:rsidDel="00764647">
          <w:rPr>
            <w:sz w:val="22"/>
            <w:szCs w:val="22"/>
            <w:rPrChange w:id="1449" w:author="Kuba Fa" w:date="2023-03-11T18:52:00Z">
              <w:rPr/>
            </w:rPrChange>
          </w:rPr>
          <w:delText>23</w:delText>
        </w:r>
      </w:del>
      <w:del w:id="1450" w:author="Kuba Fa" w:date="2023-03-11T18:52:00Z">
        <w:r w:rsidRPr="00267892" w:rsidDel="00267892">
          <w:rPr>
            <w:sz w:val="22"/>
            <w:szCs w:val="22"/>
            <w:rPrChange w:id="1451" w:author="Kuba Fa" w:date="2023-03-11T18:52:00Z">
              <w:rPr/>
            </w:rPrChange>
          </w:rPr>
          <w:delText xml:space="preserve"> - </w:delText>
        </w:r>
      </w:del>
      <w:del w:id="1452" w:author="Kuba Fa" w:date="2023-03-10T19:45:00Z">
        <w:r w:rsidRPr="00267892" w:rsidDel="001424EA">
          <w:rPr>
            <w:sz w:val="22"/>
            <w:szCs w:val="22"/>
            <w:rPrChange w:id="1453" w:author="Kuba Fa" w:date="2023-03-11T18:52:00Z">
              <w:rPr/>
            </w:rPrChange>
          </w:rPr>
          <w:delText xml:space="preserve">częstotliwość </w:delText>
        </w:r>
      </w:del>
      <w:ins w:id="1454" w:author="Kuba Fa" w:date="2023-03-10T19:45:00Z">
        <w:r w:rsidR="001424EA" w:rsidRPr="00267892">
          <w:rPr>
            <w:sz w:val="22"/>
            <w:szCs w:val="22"/>
            <w:rPrChange w:id="1455" w:author="Kuba Fa" w:date="2023-03-11T18:52:00Z">
              <w:rPr/>
            </w:rPrChange>
          </w:rPr>
          <w:t xml:space="preserve">procent </w:t>
        </w:r>
      </w:ins>
      <w:r w:rsidRPr="00267892">
        <w:rPr>
          <w:sz w:val="22"/>
          <w:szCs w:val="22"/>
          <w:rPrChange w:id="1456" w:author="Kuba Fa" w:date="2023-03-11T18:52:00Z">
            <w:rPr/>
          </w:rPrChange>
        </w:rPr>
        <w:t xml:space="preserve">remisów w danych ligach na dzień 2 grudnia 2022 roku </w:t>
      </w:r>
      <w:ins w:id="1457" w:author="Kuba Fa" w:date="2023-02-02T15:17:00Z">
        <w:r w:rsidR="009E0A85" w:rsidRPr="00267892">
          <w:rPr>
            <w:sz w:val="22"/>
            <w:szCs w:val="22"/>
            <w:rPrChange w:id="1458" w:author="Kuba Fa" w:date="2023-03-11T18:52:00Z">
              <w:rPr/>
            </w:rPrChange>
          </w:rPr>
          <w:t>[</w:t>
        </w:r>
      </w:ins>
      <w:ins w:id="1459" w:author="Kuba Fa" w:date="2023-03-10T19:44:00Z">
        <w:r w:rsidR="001424EA" w:rsidRPr="00267892">
          <w:rPr>
            <w:sz w:val="22"/>
            <w:szCs w:val="22"/>
            <w:rPrChange w:id="1460" w:author="Kuba Fa" w:date="2023-03-11T18:52:00Z">
              <w:rPr/>
            </w:rPrChange>
          </w:rPr>
          <w:t>11</w:t>
        </w:r>
      </w:ins>
      <w:ins w:id="1461" w:author="Kuba Fa" w:date="2023-02-02T15:17:00Z">
        <w:r w:rsidR="009E0A85" w:rsidRPr="00267892">
          <w:rPr>
            <w:sz w:val="22"/>
            <w:szCs w:val="22"/>
            <w:rPrChange w:id="1462" w:author="Kuba Fa" w:date="2023-03-11T18:52:00Z">
              <w:rPr/>
            </w:rPrChange>
          </w:rPr>
          <w:t>]</w:t>
        </w:r>
      </w:ins>
      <w:r w:rsidR="00D046B8" w:rsidRPr="00267892">
        <w:rPr>
          <w:sz w:val="22"/>
          <w:szCs w:val="22"/>
          <w:rPrChange w:id="1463" w:author="Kuba Fa" w:date="2023-03-11T18:52:00Z">
            <w:rPr/>
          </w:rPrChange>
        </w:rPr>
        <w:t>.</w:t>
      </w:r>
    </w:p>
    <w:p w14:paraId="733B7E5B" w14:textId="6594C18E" w:rsidR="006B74F2" w:rsidDel="009E0A85" w:rsidRDefault="006B74F2">
      <w:pPr>
        <w:pStyle w:val="Legenda"/>
        <w:jc w:val="both"/>
        <w:rPr>
          <w:del w:id="1464" w:author="Kuba Fa" w:date="2023-02-02T15:17:00Z"/>
          <w:color w:val="000000"/>
          <w:sz w:val="24"/>
          <w:szCs w:val="24"/>
        </w:rPr>
        <w:pPrChange w:id="1465" w:author="Kuba Fa" w:date="2023-02-02T18:12:00Z">
          <w:pPr>
            <w:pStyle w:val="Legenda"/>
          </w:pPr>
        </w:pPrChange>
      </w:pPr>
      <w:del w:id="1466" w:author="Kuba Fa" w:date="2023-02-02T15:17:00Z">
        <w:r w:rsidRPr="00165F68" w:rsidDel="009E0A85">
          <w:lastRenderedPageBreak/>
          <w:delText>https://www.eprogresja.pl/statystyki/pilkarskie/remisy_w_ligach/?fbclid=IwAR1ozhjSmX2-S89VQwz7uBJOgr0GpcpU-tAlZeSc_muXt_MQJ0h_VYHLae0</w:delText>
        </w:r>
      </w:del>
    </w:p>
    <w:p w14:paraId="4C6B5CBF" w14:textId="77777777" w:rsidR="006B74F2" w:rsidRDefault="006B74F2">
      <w:pPr>
        <w:jc w:val="both"/>
        <w:rPr>
          <w:color w:val="000000"/>
          <w:sz w:val="24"/>
          <w:szCs w:val="24"/>
        </w:rPr>
        <w:pPrChange w:id="1467" w:author="Kuba Fa" w:date="2023-02-02T18:12:00Z">
          <w:pPr/>
        </w:pPrChange>
      </w:pPr>
    </w:p>
    <w:p w14:paraId="4DD1F69C" w14:textId="77613DD3" w:rsidR="006B74F2" w:rsidDel="001424EA" w:rsidRDefault="006B74F2">
      <w:pPr>
        <w:jc w:val="both"/>
        <w:rPr>
          <w:del w:id="1468" w:author="Kuba Fa" w:date="2023-03-10T19:51:00Z"/>
          <w:color w:val="000000"/>
          <w:sz w:val="24"/>
          <w:szCs w:val="24"/>
        </w:rPr>
        <w:pPrChange w:id="1469" w:author="Kuba Fa" w:date="2023-02-02T18:12:00Z">
          <w:pPr/>
        </w:pPrChange>
      </w:pPr>
      <w:r>
        <w:rPr>
          <w:color w:val="000000"/>
          <w:sz w:val="24"/>
          <w:szCs w:val="24"/>
        </w:rPr>
        <w:t>Według danych portalu eprogresja.pl z dnia 2 grudnia 2022 roku</w:t>
      </w:r>
      <w:del w:id="1470" w:author="Kuba Fa" w:date="2023-03-10T19:50:00Z">
        <w:r w:rsidR="00D046B8" w:rsidDel="001424EA">
          <w:rPr>
            <w:color w:val="000000"/>
            <w:sz w:val="24"/>
            <w:szCs w:val="24"/>
          </w:rPr>
          <w:delText xml:space="preserve"> </w:delText>
        </w:r>
        <w:r w:rsidR="00D046B8" w:rsidRPr="00D046B8" w:rsidDel="001424EA">
          <w:rPr>
            <w:color w:val="FF0000"/>
            <w:sz w:val="24"/>
            <w:szCs w:val="24"/>
          </w:rPr>
          <w:delText>[zwrócić uwagę w bibliografii na date</w:delText>
        </w:r>
      </w:del>
      <w:r w:rsidR="00D046B8">
        <w:rPr>
          <w:color w:val="000000"/>
          <w:sz w:val="24"/>
          <w:szCs w:val="24"/>
        </w:rPr>
        <w:t>]</w:t>
      </w:r>
      <w:r>
        <w:rPr>
          <w:color w:val="000000"/>
          <w:sz w:val="24"/>
          <w:szCs w:val="24"/>
        </w:rPr>
        <w:t xml:space="preserve"> najczęściej remis pada w bahrańskiej Premier League, a </w:t>
      </w:r>
      <w:del w:id="1471" w:author="Kuba Fa" w:date="2023-03-10T19:51:00Z">
        <w:r w:rsidDel="001424EA">
          <w:rPr>
            <w:color w:val="000000"/>
            <w:sz w:val="24"/>
            <w:szCs w:val="24"/>
          </w:rPr>
          <w:delText xml:space="preserve">częstotliwość </w:delText>
        </w:r>
      </w:del>
      <w:ins w:id="1472" w:author="Kuba Fa" w:date="2023-03-10T19:51:00Z">
        <w:r w:rsidR="001424EA">
          <w:rPr>
            <w:color w:val="000000"/>
            <w:sz w:val="24"/>
            <w:szCs w:val="24"/>
          </w:rPr>
          <w:t xml:space="preserve">procent </w:t>
        </w:r>
      </w:ins>
      <w:r>
        <w:rPr>
          <w:color w:val="000000"/>
          <w:sz w:val="24"/>
          <w:szCs w:val="24"/>
        </w:rPr>
        <w:t>taki</w:t>
      </w:r>
      <w:ins w:id="1473" w:author="Kuba Fa" w:date="2023-03-10T19:51:00Z">
        <w:r w:rsidR="001424EA">
          <w:rPr>
            <w:color w:val="000000"/>
            <w:sz w:val="24"/>
            <w:szCs w:val="24"/>
          </w:rPr>
          <w:t>ch</w:t>
        </w:r>
      </w:ins>
      <w:del w:id="1474" w:author="Kuba Fa" w:date="2023-03-10T19:51:00Z">
        <w:r w:rsidDel="001424EA">
          <w:rPr>
            <w:color w:val="000000"/>
            <w:sz w:val="24"/>
            <w:szCs w:val="24"/>
          </w:rPr>
          <w:delText>ego</w:delText>
        </w:r>
      </w:del>
      <w:r>
        <w:rPr>
          <w:color w:val="000000"/>
          <w:sz w:val="24"/>
          <w:szCs w:val="24"/>
        </w:rPr>
        <w:t xml:space="preserve"> wynik</w:t>
      </w:r>
      <w:ins w:id="1475" w:author="Kuba Fa" w:date="2023-03-10T19:51:00Z">
        <w:r w:rsidR="001424EA">
          <w:rPr>
            <w:color w:val="000000"/>
            <w:sz w:val="24"/>
            <w:szCs w:val="24"/>
          </w:rPr>
          <w:t>ów</w:t>
        </w:r>
      </w:ins>
      <w:del w:id="1476" w:author="Kuba Fa" w:date="2023-03-10T19:51:00Z">
        <w:r w:rsidDel="001424EA">
          <w:rPr>
            <w:color w:val="000000"/>
            <w:sz w:val="24"/>
            <w:szCs w:val="24"/>
          </w:rPr>
          <w:delText>u</w:delText>
        </w:r>
      </w:del>
      <w:r>
        <w:rPr>
          <w:color w:val="000000"/>
          <w:sz w:val="24"/>
          <w:szCs w:val="24"/>
        </w:rPr>
        <w:t xml:space="preserve"> wynosi 40%. Po drugiej stronie Indyjska Super League, gdzie ten współczynnik jest równy 9.52%. Jak widać różnica zależna od ligi jest </w:t>
      </w:r>
      <w:del w:id="1477" w:author="Kuba Fa" w:date="2023-03-10T19:51:00Z">
        <w:r w:rsidDel="001424EA">
          <w:rPr>
            <w:color w:val="000000"/>
            <w:sz w:val="24"/>
            <w:szCs w:val="24"/>
          </w:rPr>
          <w:delText>kolosalna</w:delText>
        </w:r>
      </w:del>
      <w:ins w:id="1478" w:author="Kuba Fa" w:date="2023-03-10T19:51:00Z">
        <w:r w:rsidR="001424EA">
          <w:rPr>
            <w:color w:val="000000"/>
            <w:sz w:val="24"/>
            <w:szCs w:val="24"/>
          </w:rPr>
          <w:t>ogromna</w:t>
        </w:r>
      </w:ins>
      <w:r>
        <w:rPr>
          <w:color w:val="000000"/>
          <w:sz w:val="24"/>
          <w:szCs w:val="24"/>
        </w:rPr>
        <w:t>.</w:t>
      </w:r>
    </w:p>
    <w:p w14:paraId="0AEE95BE" w14:textId="77777777" w:rsidR="006B74F2" w:rsidRDefault="006B74F2">
      <w:pPr>
        <w:jc w:val="both"/>
        <w:rPr>
          <w:color w:val="000000"/>
          <w:sz w:val="24"/>
          <w:szCs w:val="24"/>
        </w:rPr>
        <w:pPrChange w:id="1479" w:author="Kuba Fa" w:date="2023-02-02T18:12:00Z">
          <w:pPr/>
        </w:pPrChange>
      </w:pPr>
    </w:p>
    <w:p w14:paraId="7DF3500B" w14:textId="77777777" w:rsidR="006B74F2" w:rsidRDefault="006B74F2">
      <w:pPr>
        <w:jc w:val="both"/>
        <w:rPr>
          <w:color w:val="000000"/>
          <w:sz w:val="24"/>
          <w:szCs w:val="24"/>
        </w:rPr>
        <w:pPrChange w:id="1480" w:author="Kuba Fa" w:date="2023-02-02T18:12:00Z">
          <w:pPr/>
        </w:pPrChange>
      </w:pPr>
      <w:r w:rsidRPr="001424EA">
        <w:rPr>
          <w:b/>
          <w:bCs/>
          <w:color w:val="000000"/>
          <w:sz w:val="28"/>
          <w:szCs w:val="28"/>
          <w:rPrChange w:id="1481" w:author="Kuba Fa" w:date="2023-03-10T19:52:00Z">
            <w:rPr>
              <w:color w:val="000000"/>
              <w:sz w:val="24"/>
              <w:szCs w:val="24"/>
            </w:rPr>
          </w:rPrChange>
        </w:rPr>
        <w:t>Wartości najbardziej popularnych lig</w:t>
      </w:r>
      <w:r>
        <w:rPr>
          <w:color w:val="000000"/>
          <w:sz w:val="24"/>
          <w:szCs w:val="24"/>
        </w:rPr>
        <w:t>:</w:t>
      </w:r>
    </w:p>
    <w:p w14:paraId="7A52B4C6" w14:textId="78453E24" w:rsidR="006B74F2" w:rsidRPr="00E65E28" w:rsidRDefault="006B74F2">
      <w:pPr>
        <w:pStyle w:val="Akapitzlist"/>
        <w:numPr>
          <w:ilvl w:val="0"/>
          <w:numId w:val="30"/>
        </w:numPr>
        <w:rPr>
          <w:color w:val="000000"/>
          <w:rPrChange w:id="1482" w:author="Kuba Fa" w:date="2023-02-02T18:13:00Z">
            <w:rPr/>
          </w:rPrChange>
        </w:rPr>
        <w:pPrChange w:id="1483" w:author="Kuba Fa" w:date="2023-02-02T18:13:00Z">
          <w:pPr/>
        </w:pPrChange>
      </w:pPr>
      <w:del w:id="1484" w:author="Kuba Fa" w:date="2023-02-02T18:13:00Z">
        <w:r w:rsidRPr="00E65E28" w:rsidDel="00E65E28">
          <w:rPr>
            <w:color w:val="000000"/>
            <w:rPrChange w:id="1485" w:author="Kuba Fa" w:date="2023-02-02T18:13:00Z">
              <w:rPr/>
            </w:rPrChange>
          </w:rPr>
          <w:delText xml:space="preserve">- </w:delText>
        </w:r>
      </w:del>
      <w:r w:rsidRPr="001424EA">
        <w:rPr>
          <w:b/>
          <w:bCs/>
          <w:color w:val="000000"/>
          <w:rPrChange w:id="1486" w:author="Kuba Fa" w:date="2023-03-10T19:52:00Z">
            <w:rPr/>
          </w:rPrChange>
        </w:rPr>
        <w:t>angielska Premier League</w:t>
      </w:r>
      <w:r w:rsidRPr="00E65E28">
        <w:rPr>
          <w:color w:val="000000"/>
          <w:rPrChange w:id="1487" w:author="Kuba Fa" w:date="2023-02-02T18:13:00Z">
            <w:rPr/>
          </w:rPrChange>
        </w:rPr>
        <w:t>: 23.29%</w:t>
      </w:r>
      <w:r w:rsidR="00D046B8">
        <w:rPr>
          <w:color w:val="000000"/>
        </w:rPr>
        <w:t>,</w:t>
      </w:r>
    </w:p>
    <w:p w14:paraId="51EDF6A8" w14:textId="162A7568" w:rsidR="006B74F2" w:rsidRPr="00E65E28" w:rsidRDefault="006B74F2">
      <w:pPr>
        <w:pStyle w:val="Akapitzlist"/>
        <w:numPr>
          <w:ilvl w:val="0"/>
          <w:numId w:val="30"/>
        </w:numPr>
        <w:rPr>
          <w:color w:val="000000"/>
          <w:rPrChange w:id="1488" w:author="Kuba Fa" w:date="2023-02-02T18:13:00Z">
            <w:rPr/>
          </w:rPrChange>
        </w:rPr>
        <w:pPrChange w:id="1489" w:author="Kuba Fa" w:date="2023-02-02T18:13:00Z">
          <w:pPr/>
        </w:pPrChange>
      </w:pPr>
      <w:del w:id="1490" w:author="Kuba Fa" w:date="2023-02-02T18:13:00Z">
        <w:r w:rsidRPr="00E65E28" w:rsidDel="00E65E28">
          <w:rPr>
            <w:color w:val="000000"/>
            <w:rPrChange w:id="1491" w:author="Kuba Fa" w:date="2023-02-02T18:13:00Z">
              <w:rPr/>
            </w:rPrChange>
          </w:rPr>
          <w:delText xml:space="preserve">- </w:delText>
        </w:r>
      </w:del>
      <w:r w:rsidRPr="001424EA">
        <w:rPr>
          <w:b/>
          <w:bCs/>
          <w:color w:val="000000"/>
          <w:rPrChange w:id="1492" w:author="Kuba Fa" w:date="2023-03-10T19:52:00Z">
            <w:rPr/>
          </w:rPrChange>
        </w:rPr>
        <w:t>hiszpańska La Liga</w:t>
      </w:r>
      <w:r w:rsidRPr="00E65E28">
        <w:rPr>
          <w:color w:val="000000"/>
          <w:rPrChange w:id="1493" w:author="Kuba Fa" w:date="2023-02-02T18:13:00Z">
            <w:rPr/>
          </w:rPrChange>
        </w:rPr>
        <w:t>: 23.57%</w:t>
      </w:r>
      <w:r w:rsidR="00D046B8">
        <w:rPr>
          <w:color w:val="000000"/>
        </w:rPr>
        <w:t>,</w:t>
      </w:r>
    </w:p>
    <w:p w14:paraId="311C6612" w14:textId="77777777" w:rsidR="006B74F2" w:rsidRPr="00E65E28" w:rsidRDefault="006B74F2">
      <w:pPr>
        <w:pStyle w:val="Akapitzlist"/>
        <w:numPr>
          <w:ilvl w:val="0"/>
          <w:numId w:val="30"/>
        </w:numPr>
        <w:rPr>
          <w:color w:val="000000"/>
          <w:rPrChange w:id="1494" w:author="Kuba Fa" w:date="2023-02-02T18:13:00Z">
            <w:rPr/>
          </w:rPrChange>
        </w:rPr>
        <w:pPrChange w:id="1495" w:author="Kuba Fa" w:date="2023-02-02T18:13:00Z">
          <w:pPr/>
        </w:pPrChange>
      </w:pPr>
      <w:del w:id="1496" w:author="Kuba Fa" w:date="2023-02-02T18:13:00Z">
        <w:r w:rsidRPr="00E65E28" w:rsidDel="00E65E28">
          <w:rPr>
            <w:color w:val="000000"/>
            <w:rPrChange w:id="1497" w:author="Kuba Fa" w:date="2023-02-02T18:13:00Z">
              <w:rPr/>
            </w:rPrChange>
          </w:rPr>
          <w:delText xml:space="preserve">- </w:delText>
        </w:r>
      </w:del>
      <w:r w:rsidRPr="001424EA">
        <w:rPr>
          <w:b/>
          <w:bCs/>
          <w:color w:val="000000"/>
          <w:rPrChange w:id="1498" w:author="Kuba Fa" w:date="2023-03-10T19:52:00Z">
            <w:rPr/>
          </w:rPrChange>
        </w:rPr>
        <w:t xml:space="preserve">niemiecka Bundesliga </w:t>
      </w:r>
      <w:r w:rsidRPr="00E65E28">
        <w:rPr>
          <w:color w:val="000000"/>
          <w:rPrChange w:id="1499" w:author="Kuba Fa" w:date="2023-02-02T18:13:00Z">
            <w:rPr/>
          </w:rPrChange>
        </w:rPr>
        <w:t>22.96%</w:t>
      </w:r>
    </w:p>
    <w:p w14:paraId="29848E9E" w14:textId="77777777" w:rsidR="006B74F2" w:rsidRPr="00E65E28" w:rsidRDefault="006B74F2">
      <w:pPr>
        <w:pStyle w:val="Akapitzlist"/>
        <w:numPr>
          <w:ilvl w:val="0"/>
          <w:numId w:val="30"/>
        </w:numPr>
        <w:rPr>
          <w:color w:val="000000"/>
          <w:rPrChange w:id="1500" w:author="Kuba Fa" w:date="2023-02-02T18:13:00Z">
            <w:rPr/>
          </w:rPrChange>
        </w:rPr>
        <w:pPrChange w:id="1501" w:author="Kuba Fa" w:date="2023-02-02T18:13:00Z">
          <w:pPr/>
        </w:pPrChange>
      </w:pPr>
      <w:del w:id="1502" w:author="Kuba Fa" w:date="2023-02-02T18:13:00Z">
        <w:r w:rsidRPr="00E65E28" w:rsidDel="00E65E28">
          <w:rPr>
            <w:color w:val="000000"/>
            <w:rPrChange w:id="1503" w:author="Kuba Fa" w:date="2023-02-02T18:13:00Z">
              <w:rPr/>
            </w:rPrChange>
          </w:rPr>
          <w:delText xml:space="preserve">- </w:delText>
        </w:r>
      </w:del>
      <w:r w:rsidRPr="001424EA">
        <w:rPr>
          <w:b/>
          <w:bCs/>
          <w:color w:val="000000"/>
          <w:rPrChange w:id="1504" w:author="Kuba Fa" w:date="2023-03-10T19:52:00Z">
            <w:rPr/>
          </w:rPrChange>
        </w:rPr>
        <w:t>francuska Ligue 1</w:t>
      </w:r>
      <w:r w:rsidRPr="00E65E28">
        <w:rPr>
          <w:color w:val="000000"/>
          <w:rPrChange w:id="1505" w:author="Kuba Fa" w:date="2023-02-02T18:13:00Z">
            <w:rPr/>
          </w:rPrChange>
        </w:rPr>
        <w:t>: 26.67%</w:t>
      </w:r>
    </w:p>
    <w:p w14:paraId="5D600136" w14:textId="77777777" w:rsidR="006B74F2" w:rsidRPr="00E65E28" w:rsidRDefault="006B74F2">
      <w:pPr>
        <w:pStyle w:val="Akapitzlist"/>
        <w:numPr>
          <w:ilvl w:val="0"/>
          <w:numId w:val="30"/>
        </w:numPr>
        <w:rPr>
          <w:color w:val="000000"/>
          <w:rPrChange w:id="1506" w:author="Kuba Fa" w:date="2023-02-02T18:13:00Z">
            <w:rPr/>
          </w:rPrChange>
        </w:rPr>
        <w:pPrChange w:id="1507" w:author="Kuba Fa" w:date="2023-02-02T18:13:00Z">
          <w:pPr/>
        </w:pPrChange>
      </w:pPr>
      <w:del w:id="1508" w:author="Kuba Fa" w:date="2023-02-02T18:13:00Z">
        <w:r w:rsidRPr="00E65E28" w:rsidDel="00E65E28">
          <w:rPr>
            <w:color w:val="000000"/>
            <w:rPrChange w:id="1509" w:author="Kuba Fa" w:date="2023-02-02T18:13:00Z">
              <w:rPr/>
            </w:rPrChange>
          </w:rPr>
          <w:delText xml:space="preserve">- </w:delText>
        </w:r>
      </w:del>
      <w:r w:rsidRPr="001424EA">
        <w:rPr>
          <w:b/>
          <w:bCs/>
          <w:color w:val="000000"/>
          <w:rPrChange w:id="1510" w:author="Kuba Fa" w:date="2023-03-10T19:52:00Z">
            <w:rPr/>
          </w:rPrChange>
        </w:rPr>
        <w:t>włoska Serie A</w:t>
      </w:r>
      <w:r w:rsidRPr="00E65E28">
        <w:rPr>
          <w:color w:val="000000"/>
          <w:rPrChange w:id="1511" w:author="Kuba Fa" w:date="2023-02-02T18:13:00Z">
            <w:rPr/>
          </w:rPrChange>
        </w:rPr>
        <w:t>: 24%</w:t>
      </w:r>
    </w:p>
    <w:p w14:paraId="471B6F33" w14:textId="77777777" w:rsidR="006B74F2" w:rsidRPr="00E65E28" w:rsidRDefault="006B74F2">
      <w:pPr>
        <w:pStyle w:val="Akapitzlist"/>
        <w:numPr>
          <w:ilvl w:val="0"/>
          <w:numId w:val="30"/>
        </w:numPr>
        <w:rPr>
          <w:color w:val="000000"/>
          <w:rPrChange w:id="1512" w:author="Kuba Fa" w:date="2023-02-02T18:13:00Z">
            <w:rPr/>
          </w:rPrChange>
        </w:rPr>
        <w:pPrChange w:id="1513" w:author="Kuba Fa" w:date="2023-02-02T18:13:00Z">
          <w:pPr/>
        </w:pPrChange>
      </w:pPr>
      <w:del w:id="1514" w:author="Kuba Fa" w:date="2023-02-02T18:13:00Z">
        <w:r w:rsidRPr="00E65E28" w:rsidDel="00E65E28">
          <w:rPr>
            <w:color w:val="000000"/>
            <w:rPrChange w:id="1515" w:author="Kuba Fa" w:date="2023-02-02T18:13:00Z">
              <w:rPr/>
            </w:rPrChange>
          </w:rPr>
          <w:delText xml:space="preserve">- </w:delText>
        </w:r>
      </w:del>
      <w:r w:rsidRPr="001424EA">
        <w:rPr>
          <w:b/>
          <w:bCs/>
          <w:color w:val="000000"/>
          <w:rPrChange w:id="1516" w:author="Kuba Fa" w:date="2023-03-10T19:52:00Z">
            <w:rPr/>
          </w:rPrChange>
        </w:rPr>
        <w:t>polska Ekstraklasa</w:t>
      </w:r>
      <w:r w:rsidRPr="00E65E28">
        <w:rPr>
          <w:color w:val="000000"/>
          <w:rPrChange w:id="1517" w:author="Kuba Fa" w:date="2023-02-02T18:13:00Z">
            <w:rPr/>
          </w:rPrChange>
        </w:rPr>
        <w:t>: 23.03%</w:t>
      </w:r>
    </w:p>
    <w:p w14:paraId="0285D7AA" w14:textId="3B691D81" w:rsidR="006B74F2" w:rsidRDefault="006B74F2">
      <w:pPr>
        <w:pStyle w:val="Akapitzlist"/>
        <w:numPr>
          <w:ilvl w:val="0"/>
          <w:numId w:val="30"/>
        </w:numPr>
        <w:rPr>
          <w:ins w:id="1518" w:author="Kuba Fa" w:date="2023-03-10T19:53:00Z"/>
          <w:color w:val="000000"/>
        </w:rPr>
      </w:pPr>
      <w:del w:id="1519" w:author="Kuba Fa" w:date="2023-02-02T18:13:00Z">
        <w:r w:rsidRPr="00E65E28" w:rsidDel="00E65E28">
          <w:rPr>
            <w:color w:val="000000"/>
            <w:rPrChange w:id="1520" w:author="Kuba Fa" w:date="2023-02-02T18:13:00Z">
              <w:rPr>
                <w:rFonts w:asciiTheme="minorHAnsi" w:hAnsiTheme="minorHAnsi" w:cstheme="minorBidi"/>
                <w:sz w:val="22"/>
                <w:szCs w:val="22"/>
              </w:rPr>
            </w:rPrChange>
          </w:rPr>
          <w:delText xml:space="preserve">- </w:delText>
        </w:r>
      </w:del>
      <w:r w:rsidRPr="001424EA">
        <w:rPr>
          <w:b/>
          <w:bCs/>
          <w:color w:val="000000"/>
          <w:rPrChange w:id="1521" w:author="Kuba Fa" w:date="2023-03-10T19:52:00Z">
            <w:rPr>
              <w:rFonts w:asciiTheme="minorHAnsi" w:hAnsiTheme="minorHAnsi" w:cstheme="minorBidi"/>
              <w:sz w:val="22"/>
              <w:szCs w:val="22"/>
            </w:rPr>
          </w:rPrChange>
        </w:rPr>
        <w:t>polska 1 liga</w:t>
      </w:r>
      <w:r w:rsidRPr="00E65E28">
        <w:rPr>
          <w:color w:val="000000"/>
          <w:rPrChange w:id="1522" w:author="Kuba Fa" w:date="2023-02-02T18:13:00Z">
            <w:rPr>
              <w:rFonts w:asciiTheme="minorHAnsi" w:hAnsiTheme="minorHAnsi" w:cstheme="minorBidi"/>
              <w:sz w:val="22"/>
              <w:szCs w:val="22"/>
            </w:rPr>
          </w:rPrChange>
        </w:rPr>
        <w:t>: 31.48%</w:t>
      </w:r>
    </w:p>
    <w:p w14:paraId="7F481F0E" w14:textId="77777777" w:rsidR="001424EA" w:rsidRPr="00E65E28" w:rsidRDefault="001424EA">
      <w:pPr>
        <w:pStyle w:val="Akapitzlist"/>
        <w:ind w:left="720" w:firstLine="0"/>
        <w:rPr>
          <w:color w:val="000000"/>
          <w:rPrChange w:id="1523" w:author="Kuba Fa" w:date="2023-02-02T18:13:00Z">
            <w:rPr/>
          </w:rPrChange>
        </w:rPr>
        <w:pPrChange w:id="1524" w:author="Kuba Fa" w:date="2023-03-10T19:53:00Z">
          <w:pPr/>
        </w:pPrChange>
      </w:pPr>
    </w:p>
    <w:p w14:paraId="56B5147F" w14:textId="74E20C44" w:rsidR="006B74F2" w:rsidDel="002670A5" w:rsidRDefault="001424EA">
      <w:pPr>
        <w:jc w:val="both"/>
        <w:rPr>
          <w:del w:id="1525" w:author="Kuba Fa" w:date="2023-03-10T19:53:00Z"/>
          <w:color w:val="000000"/>
          <w:sz w:val="24"/>
          <w:szCs w:val="24"/>
        </w:rPr>
      </w:pPr>
      <w:ins w:id="1526" w:author="Kuba Fa" w:date="2023-03-10T19:53:00Z">
        <w:r>
          <w:rPr>
            <w:color w:val="000000"/>
            <w:sz w:val="24"/>
            <w:szCs w:val="24"/>
          </w:rPr>
          <w:t xml:space="preserve">Do analizy </w:t>
        </w:r>
      </w:ins>
      <w:ins w:id="1527" w:author="Kuba Fa" w:date="2023-03-10T19:54:00Z">
        <w:r w:rsidR="009F3513">
          <w:rPr>
            <w:color w:val="000000"/>
            <w:sz w:val="24"/>
            <w:szCs w:val="24"/>
          </w:rPr>
          <w:t>wybrana została</w:t>
        </w:r>
      </w:ins>
      <w:ins w:id="1528" w:author="Kuba Fa" w:date="2023-03-10T19:55:00Z">
        <w:r w:rsidR="009F3513">
          <w:rPr>
            <w:color w:val="000000"/>
            <w:sz w:val="24"/>
            <w:szCs w:val="24"/>
          </w:rPr>
          <w:t xml:space="preserve"> polska Ekstr</w:t>
        </w:r>
      </w:ins>
      <w:ins w:id="1529" w:author="Kuba Fa" w:date="2023-03-10T19:56:00Z">
        <w:r w:rsidR="009F3513">
          <w:rPr>
            <w:color w:val="000000"/>
            <w:sz w:val="24"/>
            <w:szCs w:val="24"/>
          </w:rPr>
          <w:t>a</w:t>
        </w:r>
      </w:ins>
      <w:ins w:id="1530" w:author="Kuba Fa" w:date="2023-03-10T19:55:00Z">
        <w:r w:rsidR="009F3513">
          <w:rPr>
            <w:color w:val="000000"/>
            <w:sz w:val="24"/>
            <w:szCs w:val="24"/>
          </w:rPr>
          <w:t xml:space="preserve">klasa, ze względu na największą </w:t>
        </w:r>
      </w:ins>
      <w:ins w:id="1531" w:author="Kuba Fa" w:date="2023-03-10T19:56:00Z">
        <w:r w:rsidR="009F3513">
          <w:rPr>
            <w:color w:val="000000"/>
            <w:sz w:val="24"/>
            <w:szCs w:val="24"/>
          </w:rPr>
          <w:t>ilość dostępnych</w:t>
        </w:r>
      </w:ins>
      <w:ins w:id="1532" w:author="Kuba Fa" w:date="2023-03-10T19:57:00Z">
        <w:r w:rsidR="009F3513">
          <w:rPr>
            <w:color w:val="000000"/>
            <w:sz w:val="24"/>
            <w:szCs w:val="24"/>
          </w:rPr>
          <w:t>, znanych artykułów, które są pomocne podczas szacowania wyników.</w:t>
        </w:r>
      </w:ins>
      <w:ins w:id="1533" w:author="Kuba Fa" w:date="2023-03-10T19:55:00Z">
        <w:r w:rsidR="009F3513">
          <w:rPr>
            <w:color w:val="000000"/>
            <w:sz w:val="24"/>
            <w:szCs w:val="24"/>
          </w:rPr>
          <w:t xml:space="preserve"> </w:t>
        </w:r>
      </w:ins>
      <w:del w:id="1534" w:author="Kuba Fa" w:date="2023-03-10T19:53:00Z">
        <w:r w:rsidR="006B74F2" w:rsidDel="001424EA">
          <w:rPr>
            <w:color w:val="000000"/>
            <w:sz w:val="24"/>
            <w:szCs w:val="24"/>
          </w:rPr>
          <w:delText xml:space="preserve">Zdecydowałem się na analizowanie polskiej Ekstraklasy, ze względu na sympatie i największą wiedzę dotyczących źródeł spośród tych rozgrywek. </w:delText>
        </w:r>
      </w:del>
    </w:p>
    <w:p w14:paraId="1EFD8484" w14:textId="76AA3DCD" w:rsidR="002670A5" w:rsidRPr="002670A5" w:rsidRDefault="002670A5">
      <w:pPr>
        <w:pStyle w:val="MojNormalny2"/>
        <w:ind w:firstLine="0"/>
        <w:rPr>
          <w:ins w:id="1535" w:author="Kuba Fa" w:date="2023-03-10T23:21:00Z"/>
          <w:b/>
          <w:bCs/>
          <w:sz w:val="32"/>
          <w:szCs w:val="32"/>
          <w:rPrChange w:id="1536" w:author="Kuba Fa" w:date="2023-03-10T23:22:00Z">
            <w:rPr>
              <w:ins w:id="1537" w:author="Kuba Fa" w:date="2023-03-10T23:21:00Z"/>
              <w:color w:val="000000"/>
              <w:sz w:val="24"/>
              <w:szCs w:val="24"/>
            </w:rPr>
          </w:rPrChange>
        </w:rPr>
        <w:pPrChange w:id="1538" w:author="Kuba Fa" w:date="2023-03-10T23:22:00Z">
          <w:pPr/>
        </w:pPrChange>
      </w:pPr>
      <w:ins w:id="1539" w:author="Kuba Fa" w:date="2023-03-10T23:21:00Z">
        <w:r>
          <w:rPr>
            <w:b/>
            <w:bCs/>
            <w:sz w:val="32"/>
            <w:szCs w:val="32"/>
          </w:rPr>
          <w:t>3.1.1.1 Wyznaczenie zwycięzcy</w:t>
        </w:r>
      </w:ins>
    </w:p>
    <w:p w14:paraId="7BE02A78" w14:textId="17B99722" w:rsidR="006B74F2" w:rsidRDefault="006B74F2">
      <w:pPr>
        <w:jc w:val="both"/>
        <w:rPr>
          <w:color w:val="000000"/>
          <w:sz w:val="24"/>
          <w:szCs w:val="24"/>
        </w:rPr>
        <w:pPrChange w:id="1540" w:author="Kuba Fa" w:date="2023-02-02T18:13:00Z">
          <w:pPr/>
        </w:pPrChange>
      </w:pPr>
      <w:r>
        <w:rPr>
          <w:color w:val="000000"/>
          <w:sz w:val="24"/>
          <w:szCs w:val="24"/>
        </w:rPr>
        <w:t xml:space="preserve">Pierwszym zadaniem aplikacji jest pobranie informacji dotyczących ostatnich meczy w Ekstraklasie. </w:t>
      </w:r>
      <w:del w:id="1541" w:author="Kuba Fa" w:date="2023-03-10T19:58:00Z">
        <w:r w:rsidDel="009F3513">
          <w:rPr>
            <w:color w:val="000000"/>
            <w:sz w:val="24"/>
            <w:szCs w:val="24"/>
          </w:rPr>
          <w:delText>Aby je uzyskać używam</w:delText>
        </w:r>
      </w:del>
      <w:ins w:id="1542" w:author="Kuba Fa" w:date="2023-03-10T19:58:00Z">
        <w:r w:rsidR="009F3513">
          <w:rPr>
            <w:color w:val="000000"/>
            <w:sz w:val="24"/>
            <w:szCs w:val="24"/>
          </w:rPr>
          <w:t>Do uzyskania ich użyte zostało</w:t>
        </w:r>
      </w:ins>
      <w:r>
        <w:rPr>
          <w:color w:val="000000"/>
          <w:sz w:val="24"/>
          <w:szCs w:val="24"/>
        </w:rPr>
        <w:t xml:space="preserve"> API Flashscore. Za jego pomocą tworz</w:t>
      </w:r>
      <w:ins w:id="1543" w:author="Kuba Fa" w:date="2023-03-10T19:58:00Z">
        <w:r w:rsidR="009F3513">
          <w:rPr>
            <w:color w:val="000000"/>
            <w:sz w:val="24"/>
            <w:szCs w:val="24"/>
          </w:rPr>
          <w:t xml:space="preserve">one zostają </w:t>
        </w:r>
      </w:ins>
      <w:del w:id="1544" w:author="Kuba Fa" w:date="2023-03-10T19:58:00Z">
        <w:r w:rsidDel="009F3513">
          <w:rPr>
            <w:color w:val="000000"/>
            <w:sz w:val="24"/>
            <w:szCs w:val="24"/>
          </w:rPr>
          <w:delText>e</w:delText>
        </w:r>
      </w:del>
      <w:r>
        <w:rPr>
          <w:color w:val="000000"/>
          <w:sz w:val="24"/>
          <w:szCs w:val="24"/>
        </w:rPr>
        <w:t xml:space="preserve"> ocen</w:t>
      </w:r>
      <w:ins w:id="1545" w:author="Kuba Fa" w:date="2023-03-10T19:58:00Z">
        <w:r w:rsidR="009F3513">
          <w:rPr>
            <w:color w:val="000000"/>
            <w:sz w:val="24"/>
            <w:szCs w:val="24"/>
          </w:rPr>
          <w:t>y</w:t>
        </w:r>
      </w:ins>
      <w:del w:id="1546" w:author="Kuba Fa" w:date="2023-03-10T19:58:00Z">
        <w:r w:rsidDel="009F3513">
          <w:rPr>
            <w:color w:val="000000"/>
            <w:sz w:val="24"/>
            <w:szCs w:val="24"/>
          </w:rPr>
          <w:delText>ę</w:delText>
        </w:r>
      </w:del>
      <w:r>
        <w:rPr>
          <w:color w:val="000000"/>
          <w:sz w:val="24"/>
          <w:szCs w:val="24"/>
        </w:rPr>
        <w:t xml:space="preserve"> siły drużyn, w podobny sposób </w:t>
      </w:r>
      <w:ins w:id="1547" w:author="Kuba Fa" w:date="2023-03-10T19:59:00Z">
        <w:r w:rsidR="009F3513">
          <w:rPr>
            <w:color w:val="000000"/>
            <w:sz w:val="24"/>
            <w:szCs w:val="24"/>
          </w:rPr>
          <w:t>do</w:t>
        </w:r>
      </w:ins>
      <w:del w:id="1548" w:author="Kuba Fa" w:date="2023-03-10T19:59:00Z">
        <w:r w:rsidDel="009F3513">
          <w:rPr>
            <w:color w:val="000000"/>
            <w:sz w:val="24"/>
            <w:szCs w:val="24"/>
          </w:rPr>
          <w:delText>jak</w:delText>
        </w:r>
      </w:del>
      <w:r>
        <w:rPr>
          <w:color w:val="000000"/>
          <w:sz w:val="24"/>
          <w:szCs w:val="24"/>
        </w:rPr>
        <w:t xml:space="preserve"> ranking</w:t>
      </w:r>
      <w:ins w:id="1549" w:author="Kuba Fa" w:date="2023-03-10T19:59:00Z">
        <w:r w:rsidR="009F3513">
          <w:rPr>
            <w:color w:val="000000"/>
            <w:sz w:val="24"/>
            <w:szCs w:val="24"/>
          </w:rPr>
          <w:t>u</w:t>
        </w:r>
      </w:ins>
      <w:r>
        <w:rPr>
          <w:color w:val="000000"/>
          <w:sz w:val="24"/>
          <w:szCs w:val="24"/>
        </w:rPr>
        <w:t xml:space="preserve"> ELO. Ranking ten jest stosowany do określenia mocy reprezentacji narodowych w piłce nożnej. </w:t>
      </w:r>
      <w:del w:id="1550" w:author="Kuba Fa" w:date="2023-03-10T20:00:00Z">
        <w:r w:rsidDel="009F3513">
          <w:rPr>
            <w:color w:val="000000"/>
            <w:sz w:val="24"/>
            <w:szCs w:val="24"/>
          </w:rPr>
          <w:delText xml:space="preserve">W przypadku piłki kobiecej </w:delText>
        </w:r>
      </w:del>
      <w:ins w:id="1551" w:author="Kuba Fa" w:date="2023-03-10T20:00:00Z">
        <w:r w:rsidR="009F3513">
          <w:rPr>
            <w:color w:val="000000"/>
            <w:sz w:val="24"/>
            <w:szCs w:val="24"/>
          </w:rPr>
          <w:t>O</w:t>
        </w:r>
      </w:ins>
      <w:ins w:id="1552" w:author="Kuba Fa" w:date="2023-03-10T19:59:00Z">
        <w:r w:rsidR="009F3513">
          <w:rPr>
            <w:color w:val="000000"/>
            <w:sz w:val="24"/>
            <w:szCs w:val="24"/>
          </w:rPr>
          <w:t>ficjalny ranking federacji</w:t>
        </w:r>
      </w:ins>
      <w:ins w:id="1553" w:author="Kuba Fa" w:date="2023-03-10T20:00:00Z">
        <w:r w:rsidR="009F3513">
          <w:rPr>
            <w:color w:val="000000"/>
            <w:sz w:val="24"/>
            <w:szCs w:val="24"/>
          </w:rPr>
          <w:t xml:space="preserve"> piłki kobiecej jest oparty na tym systemie.</w:t>
        </w:r>
      </w:ins>
      <w:ins w:id="1554" w:author="Kuba Fa" w:date="2023-03-10T19:59:00Z">
        <w:r w:rsidR="009F3513">
          <w:rPr>
            <w:color w:val="000000"/>
            <w:sz w:val="24"/>
            <w:szCs w:val="24"/>
          </w:rPr>
          <w:t xml:space="preserve"> </w:t>
        </w:r>
      </w:ins>
      <w:del w:id="1555" w:author="Kuba Fa" w:date="2023-03-10T19:59:00Z">
        <w:r w:rsidDel="009F3513">
          <w:rPr>
            <w:color w:val="000000"/>
            <w:sz w:val="24"/>
            <w:szCs w:val="24"/>
          </w:rPr>
          <w:delText>nawet ranking FIFA, czyli oficjalnej federacji zarządzającej mistrzostwami świata</w:delText>
        </w:r>
      </w:del>
      <w:del w:id="1556" w:author="Kuba Fa" w:date="2023-03-10T20:00:00Z">
        <w:r w:rsidDel="009F3513">
          <w:rPr>
            <w:color w:val="000000"/>
            <w:sz w:val="24"/>
            <w:szCs w:val="24"/>
          </w:rPr>
          <w:delText xml:space="preserve">, opiera się o to kryterium. </w:delText>
        </w:r>
      </w:del>
      <w:r>
        <w:rPr>
          <w:color w:val="000000"/>
          <w:sz w:val="24"/>
          <w:szCs w:val="24"/>
        </w:rPr>
        <w:t xml:space="preserve">W przypadku reprezentacji narodowych stosuje się go na podstawie </w:t>
      </w:r>
      <w:ins w:id="1557" w:author="Kuba Fa" w:date="2023-03-10T20:03:00Z">
        <w:r w:rsidR="009F3513">
          <w:rPr>
            <w:color w:val="000000"/>
            <w:sz w:val="24"/>
            <w:szCs w:val="24"/>
          </w:rPr>
          <w:t>trzydziestu lub większej ilości</w:t>
        </w:r>
      </w:ins>
      <w:del w:id="1558" w:author="Kuba Fa" w:date="2023-03-10T20:03:00Z">
        <w:r w:rsidDel="009F3513">
          <w:rPr>
            <w:color w:val="000000"/>
            <w:sz w:val="24"/>
            <w:szCs w:val="24"/>
          </w:rPr>
          <w:delText>30 lub więcej</w:delText>
        </w:r>
      </w:del>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pPr>
        <w:keepNext/>
        <w:jc w:val="center"/>
        <w:pPrChange w:id="1559" w:author="Kuba Fa" w:date="2023-03-10T20:04:00Z">
          <w:pPr>
            <w:keepNext/>
          </w:pPr>
        </w:pPrChange>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6686550"/>
                    </a:xfrm>
                    <a:prstGeom prst="rect">
                      <a:avLst/>
                    </a:prstGeom>
                  </pic:spPr>
                </pic:pic>
              </a:graphicData>
            </a:graphic>
          </wp:inline>
        </w:drawing>
      </w:r>
    </w:p>
    <w:p w14:paraId="24E2C1C1" w14:textId="50B3F67B" w:rsidR="006B74F2" w:rsidRPr="00267892" w:rsidDel="009E0A85" w:rsidRDefault="006B74F2">
      <w:pPr>
        <w:pStyle w:val="Legenda"/>
        <w:jc w:val="center"/>
        <w:rPr>
          <w:del w:id="1560" w:author="Kuba Fa" w:date="2023-02-02T15:19:00Z"/>
          <w:sz w:val="22"/>
          <w:szCs w:val="22"/>
          <w:rPrChange w:id="1561" w:author="Kuba Fa" w:date="2023-03-11T18:53:00Z">
            <w:rPr>
              <w:del w:id="1562" w:author="Kuba Fa" w:date="2023-02-02T15:19:00Z"/>
            </w:rPr>
          </w:rPrChange>
        </w:rPr>
        <w:pPrChange w:id="1563" w:author="Kuba Fa" w:date="2023-03-10T20:04:00Z">
          <w:pPr>
            <w:pStyle w:val="Legenda"/>
          </w:pPr>
        </w:pPrChange>
      </w:pPr>
      <w:r w:rsidRPr="00267892">
        <w:rPr>
          <w:sz w:val="22"/>
          <w:szCs w:val="22"/>
          <w:rPrChange w:id="1564" w:author="Kuba Fa" w:date="2023-03-11T18:53:00Z">
            <w:rPr/>
          </w:rPrChange>
        </w:rPr>
        <w:t xml:space="preserve">Rysunek </w:t>
      </w:r>
      <w:ins w:id="1565" w:author="Kuba Fa" w:date="2023-03-10T17:24:00Z">
        <w:r w:rsidR="00764647" w:rsidRPr="00267892">
          <w:rPr>
            <w:sz w:val="22"/>
            <w:szCs w:val="22"/>
            <w:rPrChange w:id="1566" w:author="Kuba Fa" w:date="2023-03-11T18:53:00Z">
              <w:rPr/>
            </w:rPrChange>
          </w:rPr>
          <w:t>19</w:t>
        </w:r>
      </w:ins>
      <w:del w:id="1567" w:author="Kuba Fa" w:date="2023-03-10T17:24:00Z">
        <w:r w:rsidRPr="00267892" w:rsidDel="00764647">
          <w:rPr>
            <w:sz w:val="22"/>
            <w:szCs w:val="22"/>
            <w:rPrChange w:id="1568" w:author="Kuba Fa" w:date="2023-03-11T18:53:00Z">
              <w:rPr/>
            </w:rPrChange>
          </w:rPr>
          <w:delText>24</w:delText>
        </w:r>
      </w:del>
      <w:r w:rsidRPr="00267892">
        <w:rPr>
          <w:sz w:val="22"/>
          <w:szCs w:val="22"/>
          <w:rPrChange w:id="1569" w:author="Kuba Fa" w:date="2023-03-11T18:53:00Z">
            <w:rPr/>
          </w:rPrChange>
        </w:rPr>
        <w:t xml:space="preserve"> - Ranking ELO męskich drużyn narodowych na dzień 3 grudnia 2022 roku </w:t>
      </w:r>
      <w:ins w:id="1570" w:author="Kuba Fa" w:date="2023-02-02T15:21:00Z">
        <w:r w:rsidR="009E0A85" w:rsidRPr="00267892">
          <w:rPr>
            <w:sz w:val="22"/>
            <w:szCs w:val="22"/>
            <w:rPrChange w:id="1571" w:author="Kuba Fa" w:date="2023-03-11T18:53:00Z">
              <w:rPr/>
            </w:rPrChange>
          </w:rPr>
          <w:t>[</w:t>
        </w:r>
      </w:ins>
      <w:ins w:id="1572" w:author="Kuba Fa" w:date="2023-03-10T20:04:00Z">
        <w:r w:rsidR="009F3513" w:rsidRPr="00267892">
          <w:rPr>
            <w:sz w:val="22"/>
            <w:szCs w:val="22"/>
            <w:rPrChange w:id="1573" w:author="Kuba Fa" w:date="2023-03-11T18:53:00Z">
              <w:rPr/>
            </w:rPrChange>
          </w:rPr>
          <w:t>12</w:t>
        </w:r>
      </w:ins>
      <w:ins w:id="1574" w:author="Kuba Fa" w:date="2023-02-02T15:21:00Z">
        <w:r w:rsidR="009E0A85" w:rsidRPr="00267892">
          <w:rPr>
            <w:sz w:val="22"/>
            <w:szCs w:val="22"/>
            <w:rPrChange w:id="1575" w:author="Kuba Fa" w:date="2023-03-11T18:53:00Z">
              <w:rPr/>
            </w:rPrChange>
          </w:rPr>
          <w:t>]</w:t>
        </w:r>
      </w:ins>
    </w:p>
    <w:p w14:paraId="081A33B9" w14:textId="64ECA17A" w:rsidR="006B74F2" w:rsidRPr="00CF30D5" w:rsidRDefault="006B74F2" w:rsidP="00D046B8">
      <w:pPr>
        <w:pStyle w:val="Legenda"/>
      </w:pPr>
      <w:del w:id="1576" w:author="Kuba Fa" w:date="2023-02-02T15:19:00Z">
        <w:r w:rsidRPr="00231941" w:rsidDel="009E0A85">
          <w:delText>eloratings.net</w:delText>
        </w:r>
      </w:del>
    </w:p>
    <w:p w14:paraId="7D371C9B" w14:textId="77777777" w:rsidR="002420F2" w:rsidRDefault="006B74F2">
      <w:pPr>
        <w:jc w:val="both"/>
        <w:rPr>
          <w:ins w:id="1577" w:author="Kuba Fa" w:date="2023-03-10T20:26:00Z"/>
          <w:color w:val="000000"/>
          <w:sz w:val="24"/>
          <w:szCs w:val="24"/>
        </w:rPr>
      </w:pPr>
      <w:r>
        <w:rPr>
          <w:color w:val="000000"/>
          <w:sz w:val="24"/>
          <w:szCs w:val="24"/>
        </w:rPr>
        <w:t xml:space="preserve">Podczas rozgrywek ligowych w trakcie jednego sezonu trwającego około rok czasu, drużyny mierzą się z wszystkimi pozostałymi przeciwnikami, a ich drużyn wynosi zazwyczaj od 12 do 20. Często zdarza się, że dyspozycja danej drużyny zmienia się bardzo szybko i wyniki sprzed roku nie są adekwatne do obecnej sytuacji w klubie. Takim przykładem jest </w:t>
      </w:r>
      <w:ins w:id="1578" w:author="Kuba Fa" w:date="2023-03-10T20:21:00Z">
        <w:r w:rsidR="002420F2">
          <w:rPr>
            <w:color w:val="000000"/>
            <w:sz w:val="24"/>
            <w:szCs w:val="24"/>
          </w:rPr>
          <w:t>forma Wisły Płock w pierwszych s</w:t>
        </w:r>
      </w:ins>
      <w:ins w:id="1579" w:author="Kuba Fa" w:date="2023-03-10T20:22:00Z">
        <w:r w:rsidR="002420F2">
          <w:rPr>
            <w:color w:val="000000"/>
            <w:sz w:val="24"/>
            <w:szCs w:val="24"/>
          </w:rPr>
          <w:t>potk</w:t>
        </w:r>
      </w:ins>
      <w:ins w:id="1580" w:author="Kuba Fa" w:date="2023-03-10T20:23:00Z">
        <w:r w:rsidR="002420F2">
          <w:rPr>
            <w:color w:val="000000"/>
            <w:sz w:val="24"/>
            <w:szCs w:val="24"/>
          </w:rPr>
          <w:t>aniach</w:t>
        </w:r>
      </w:ins>
      <w:ins w:id="1581" w:author="Kuba Fa" w:date="2023-03-10T20:21:00Z">
        <w:r w:rsidR="002420F2">
          <w:rPr>
            <w:color w:val="000000"/>
            <w:sz w:val="24"/>
            <w:szCs w:val="24"/>
          </w:rPr>
          <w:t xml:space="preserve"> rundy jesiennej oraz wiosennej w sezonie 20</w:t>
        </w:r>
      </w:ins>
      <w:ins w:id="1582" w:author="Kuba Fa" w:date="2023-03-10T20:22:00Z">
        <w:r w:rsidR="002420F2">
          <w:rPr>
            <w:color w:val="000000"/>
            <w:sz w:val="24"/>
            <w:szCs w:val="24"/>
          </w:rPr>
          <w:t>22/2023.</w:t>
        </w:r>
      </w:ins>
      <w:ins w:id="1583" w:author="Kuba Fa" w:date="2023-03-10T20:25:00Z">
        <w:r w:rsidR="002420F2">
          <w:rPr>
            <w:color w:val="000000"/>
            <w:sz w:val="24"/>
            <w:szCs w:val="24"/>
          </w:rPr>
          <w:t xml:space="preserve"> </w:t>
        </w:r>
      </w:ins>
      <w:ins w:id="1584" w:author="Kuba Fa" w:date="2023-03-10T20:24:00Z">
        <w:r w:rsidR="002420F2">
          <w:rPr>
            <w:color w:val="000000"/>
            <w:sz w:val="24"/>
            <w:szCs w:val="24"/>
          </w:rPr>
          <w:t>Po szóstej kolejce</w:t>
        </w:r>
      </w:ins>
      <w:ins w:id="1585" w:author="Kuba Fa" w:date="2023-03-10T20:25:00Z">
        <w:r w:rsidR="002420F2">
          <w:rPr>
            <w:color w:val="000000"/>
            <w:sz w:val="24"/>
            <w:szCs w:val="24"/>
          </w:rPr>
          <w:t>, dzięki dobrej dyspozycji,</w:t>
        </w:r>
      </w:ins>
      <w:ins w:id="1586" w:author="Kuba Fa" w:date="2023-03-10T20:24:00Z">
        <w:r w:rsidR="002420F2">
          <w:rPr>
            <w:color w:val="000000"/>
            <w:sz w:val="24"/>
            <w:szCs w:val="24"/>
          </w:rPr>
          <w:t xml:space="preserve"> zostali</w:t>
        </w:r>
      </w:ins>
      <w:ins w:id="1587" w:author="Kuba Fa" w:date="2023-03-10T20:25:00Z">
        <w:r w:rsidR="002420F2">
          <w:rPr>
            <w:color w:val="000000"/>
            <w:sz w:val="24"/>
            <w:szCs w:val="24"/>
          </w:rPr>
          <w:t xml:space="preserve"> </w:t>
        </w:r>
      </w:ins>
      <w:ins w:id="1588" w:author="Kuba Fa" w:date="2023-03-10T20:24:00Z">
        <w:r w:rsidR="002420F2">
          <w:rPr>
            <w:color w:val="000000"/>
            <w:sz w:val="24"/>
            <w:szCs w:val="24"/>
          </w:rPr>
          <w:t xml:space="preserve">liderem </w:t>
        </w:r>
      </w:ins>
      <w:ins w:id="1589" w:author="Kuba Fa" w:date="2023-03-10T20:25:00Z">
        <w:r w:rsidR="002420F2">
          <w:rPr>
            <w:color w:val="000000"/>
            <w:sz w:val="24"/>
            <w:szCs w:val="24"/>
          </w:rPr>
          <w:t xml:space="preserve">tabeli. Jednak po przerwie zimowej, ich </w:t>
        </w:r>
      </w:ins>
      <w:ins w:id="1590" w:author="Kuba Fa" w:date="2023-03-10T20:26:00Z">
        <w:r w:rsidR="002420F2">
          <w:rPr>
            <w:color w:val="000000"/>
            <w:sz w:val="24"/>
            <w:szCs w:val="24"/>
          </w:rPr>
          <w:t xml:space="preserve">forma znacząco uległa pogorszeniu. </w:t>
        </w:r>
      </w:ins>
    </w:p>
    <w:p w14:paraId="23CBB4AE" w14:textId="77777777" w:rsidR="002420F2" w:rsidRDefault="002420F2">
      <w:pPr>
        <w:keepNext/>
        <w:jc w:val="center"/>
        <w:rPr>
          <w:ins w:id="1591" w:author="Kuba Fa" w:date="2023-03-10T20:29:00Z"/>
        </w:rPr>
        <w:pPrChange w:id="1592" w:author="Kuba Fa" w:date="2023-03-10T20:29:00Z">
          <w:pPr>
            <w:jc w:val="center"/>
          </w:pPr>
        </w:pPrChange>
      </w:pPr>
      <w:ins w:id="1593" w:author="Kuba Fa" w:date="2023-03-10T20:26:00Z">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9"/>
                      <a:stretch>
                        <a:fillRect/>
                      </a:stretch>
                    </pic:blipFill>
                    <pic:spPr>
                      <a:xfrm>
                        <a:off x="0" y="0"/>
                        <a:ext cx="5760720" cy="3087370"/>
                      </a:xfrm>
                      <a:prstGeom prst="rect">
                        <a:avLst/>
                      </a:prstGeom>
                    </pic:spPr>
                  </pic:pic>
                </a:graphicData>
              </a:graphic>
            </wp:inline>
          </w:drawing>
        </w:r>
      </w:ins>
    </w:p>
    <w:p w14:paraId="421E4193" w14:textId="49601013" w:rsidR="002420F2" w:rsidRPr="00267892" w:rsidRDefault="002420F2">
      <w:pPr>
        <w:pStyle w:val="Legenda"/>
        <w:jc w:val="center"/>
        <w:rPr>
          <w:ins w:id="1594" w:author="Kuba Fa" w:date="2023-03-10T20:28:00Z"/>
          <w:color w:val="000000"/>
          <w:sz w:val="22"/>
          <w:szCs w:val="22"/>
          <w:rPrChange w:id="1595" w:author="Kuba Fa" w:date="2023-03-11T18:53:00Z">
            <w:rPr>
              <w:ins w:id="1596" w:author="Kuba Fa" w:date="2023-03-10T20:28:00Z"/>
              <w:color w:val="000000"/>
              <w:sz w:val="24"/>
              <w:szCs w:val="24"/>
            </w:rPr>
          </w:rPrChange>
        </w:rPr>
        <w:pPrChange w:id="1597" w:author="Kuba Fa" w:date="2023-03-10T20:29:00Z">
          <w:pPr>
            <w:jc w:val="both"/>
          </w:pPr>
        </w:pPrChange>
      </w:pPr>
      <w:ins w:id="1598" w:author="Kuba Fa" w:date="2023-03-10T20:29:00Z">
        <w:r w:rsidRPr="00267892">
          <w:rPr>
            <w:sz w:val="22"/>
            <w:szCs w:val="22"/>
            <w:rPrChange w:id="1599" w:author="Kuba Fa" w:date="2023-03-11T18:53:00Z">
              <w:rPr/>
            </w:rPrChange>
          </w:rPr>
          <w:t>Rysunek 20</w:t>
        </w:r>
      </w:ins>
      <w:ins w:id="1600" w:author="Kuba Fa" w:date="2023-03-10T20:31:00Z">
        <w:r w:rsidRPr="00267892">
          <w:rPr>
            <w:sz w:val="22"/>
            <w:szCs w:val="22"/>
            <w:rPrChange w:id="1601" w:author="Kuba Fa" w:date="2023-03-11T18:53:00Z">
              <w:rPr/>
            </w:rPrChange>
          </w:rPr>
          <w:t xml:space="preserve"> – Tabela za okres 15 lipca 2022 – 22 sierpnia 2022 w Ekstraklasie</w:t>
        </w:r>
      </w:ins>
      <w:ins w:id="1602" w:author="Kuba Fa" w:date="2023-03-10T20:32:00Z">
        <w:r w:rsidRPr="00267892">
          <w:rPr>
            <w:sz w:val="22"/>
            <w:szCs w:val="22"/>
            <w:rPrChange w:id="1603" w:author="Kuba Fa" w:date="2023-03-11T18:53:00Z">
              <w:rPr/>
            </w:rPrChange>
          </w:rPr>
          <w:t xml:space="preserve"> [13]</w:t>
        </w:r>
      </w:ins>
    </w:p>
    <w:p w14:paraId="244696EC" w14:textId="77777777" w:rsidR="002420F2" w:rsidRDefault="002420F2">
      <w:pPr>
        <w:keepNext/>
        <w:jc w:val="center"/>
        <w:rPr>
          <w:ins w:id="1604" w:author="Kuba Fa" w:date="2023-03-10T20:29:00Z"/>
        </w:rPr>
        <w:pPrChange w:id="1605" w:author="Kuba Fa" w:date="2023-03-10T20:29:00Z">
          <w:pPr>
            <w:jc w:val="center"/>
          </w:pPr>
        </w:pPrChange>
      </w:pPr>
      <w:ins w:id="1606" w:author="Kuba Fa" w:date="2023-03-10T20:28:00Z">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40"/>
                      <a:stretch>
                        <a:fillRect/>
                      </a:stretch>
                    </pic:blipFill>
                    <pic:spPr>
                      <a:xfrm>
                        <a:off x="0" y="0"/>
                        <a:ext cx="5760720" cy="2862580"/>
                      </a:xfrm>
                      <a:prstGeom prst="rect">
                        <a:avLst/>
                      </a:prstGeom>
                    </pic:spPr>
                  </pic:pic>
                </a:graphicData>
              </a:graphic>
            </wp:inline>
          </w:drawing>
        </w:r>
      </w:ins>
    </w:p>
    <w:p w14:paraId="214521F1" w14:textId="143CA180" w:rsidR="002420F2" w:rsidRPr="00267892" w:rsidRDefault="002420F2">
      <w:pPr>
        <w:pStyle w:val="Legenda"/>
        <w:jc w:val="center"/>
        <w:rPr>
          <w:ins w:id="1607" w:author="Kuba Fa" w:date="2023-03-10T20:28:00Z"/>
          <w:color w:val="000000"/>
          <w:sz w:val="22"/>
          <w:szCs w:val="22"/>
          <w:rPrChange w:id="1608" w:author="Kuba Fa" w:date="2023-03-11T18:53:00Z">
            <w:rPr>
              <w:ins w:id="1609" w:author="Kuba Fa" w:date="2023-03-10T20:28:00Z"/>
              <w:color w:val="000000"/>
              <w:sz w:val="24"/>
              <w:szCs w:val="24"/>
            </w:rPr>
          </w:rPrChange>
        </w:rPr>
        <w:pPrChange w:id="1610" w:author="Kuba Fa" w:date="2023-03-10T20:29:00Z">
          <w:pPr>
            <w:jc w:val="both"/>
          </w:pPr>
        </w:pPrChange>
      </w:pPr>
      <w:ins w:id="1611" w:author="Kuba Fa" w:date="2023-03-10T20:29:00Z">
        <w:r w:rsidRPr="00267892">
          <w:rPr>
            <w:sz w:val="22"/>
            <w:szCs w:val="22"/>
            <w:rPrChange w:id="1612" w:author="Kuba Fa" w:date="2023-03-11T18:53:00Z">
              <w:rPr/>
            </w:rPrChange>
          </w:rPr>
          <w:t>Rysunek 21</w:t>
        </w:r>
      </w:ins>
      <w:ins w:id="1613" w:author="Kuba Fa" w:date="2023-03-10T20:31:00Z">
        <w:r w:rsidRPr="00267892">
          <w:rPr>
            <w:sz w:val="22"/>
            <w:szCs w:val="22"/>
            <w:rPrChange w:id="1614" w:author="Kuba Fa" w:date="2023-03-11T18:53:00Z">
              <w:rPr/>
            </w:rPrChange>
          </w:rPr>
          <w:t xml:space="preserve"> – Tabela za okres 27 stycznia 2023 – 7 marca 2023</w:t>
        </w:r>
      </w:ins>
      <w:ins w:id="1615" w:author="Kuba Fa" w:date="2023-03-10T20:32:00Z">
        <w:r w:rsidRPr="00267892">
          <w:rPr>
            <w:sz w:val="22"/>
            <w:szCs w:val="22"/>
            <w:rPrChange w:id="1616" w:author="Kuba Fa" w:date="2023-03-11T18:53:00Z">
              <w:rPr/>
            </w:rPrChange>
          </w:rPr>
          <w:t xml:space="preserve"> [13]</w:t>
        </w:r>
      </w:ins>
    </w:p>
    <w:p w14:paraId="00D0C2E3" w14:textId="77777777" w:rsidR="002420F2" w:rsidRDefault="002420F2">
      <w:pPr>
        <w:jc w:val="both"/>
        <w:rPr>
          <w:ins w:id="1617" w:author="Kuba Fa" w:date="2023-03-10T20:27:00Z"/>
          <w:color w:val="000000"/>
          <w:sz w:val="24"/>
          <w:szCs w:val="24"/>
        </w:rPr>
      </w:pPr>
    </w:p>
    <w:p w14:paraId="31D560D3" w14:textId="77777777" w:rsidR="002420F2" w:rsidRDefault="002420F2">
      <w:pPr>
        <w:jc w:val="both"/>
        <w:rPr>
          <w:ins w:id="1618" w:author="Kuba Fa" w:date="2023-03-10T20:27:00Z"/>
          <w:color w:val="000000"/>
          <w:sz w:val="24"/>
          <w:szCs w:val="24"/>
        </w:rPr>
      </w:pPr>
    </w:p>
    <w:p w14:paraId="703F043D" w14:textId="6C902DF3" w:rsidR="006B74F2" w:rsidRDefault="006B74F2">
      <w:pPr>
        <w:jc w:val="both"/>
        <w:rPr>
          <w:color w:val="000000"/>
          <w:sz w:val="24"/>
          <w:szCs w:val="24"/>
        </w:rPr>
        <w:pPrChange w:id="1619" w:author="Kuba Fa" w:date="2023-02-02T18:13:00Z">
          <w:pPr/>
        </w:pPrChange>
      </w:pPr>
      <w:del w:id="1620" w:author="Kuba Fa" w:date="2023-03-10T20:21:00Z">
        <w:r w:rsidDel="002420F2">
          <w:rPr>
            <w:color w:val="000000"/>
            <w:sz w:val="24"/>
            <w:szCs w:val="24"/>
          </w:rPr>
          <w:delText>sytuacja Zawiszy Bydgoszcz w latach 2013-2015. Sezon 2013/2014 był by dla nich bardzo udany</w:delText>
        </w:r>
      </w:del>
      <w:del w:id="1621" w:author="Kuba Fa" w:date="2023-03-10T20:10:00Z">
        <w:r w:rsidDel="00DD7752">
          <w:rPr>
            <w:color w:val="000000"/>
            <w:sz w:val="24"/>
            <w:szCs w:val="24"/>
          </w:rPr>
          <w:delText>,</w:delText>
        </w:r>
      </w:del>
      <w:del w:id="1622" w:author="Kuba Fa" w:date="2023-03-10T20:21:00Z">
        <w:r w:rsidDel="002420F2">
          <w:rPr>
            <w:color w:val="000000"/>
            <w:sz w:val="24"/>
            <w:szCs w:val="24"/>
          </w:rPr>
          <w:delText xml:space="preserve"> zajęli</w:delText>
        </w:r>
      </w:del>
      <w:del w:id="1623" w:author="Kuba Fa" w:date="2023-03-10T20:10:00Z">
        <w:r w:rsidDel="00DD7752">
          <w:rPr>
            <w:color w:val="000000"/>
            <w:sz w:val="24"/>
            <w:szCs w:val="24"/>
          </w:rPr>
          <w:delText xml:space="preserve"> oni</w:delText>
        </w:r>
      </w:del>
      <w:del w:id="1624" w:author="Kuba Fa" w:date="2023-03-10T20:21:00Z">
        <w:r w:rsidDel="002420F2">
          <w:rPr>
            <w:color w:val="000000"/>
            <w:sz w:val="24"/>
            <w:szCs w:val="24"/>
          </w:rPr>
          <w:delText xml:space="preserve"> 8 miejsce oraz wygrali Puchar Polski, dzięki czemu </w:delText>
        </w:r>
      </w:del>
      <w:del w:id="1625" w:author="Kuba Fa" w:date="2023-03-10T20:09:00Z">
        <w:r w:rsidDel="00DD7752">
          <w:rPr>
            <w:color w:val="000000"/>
            <w:sz w:val="24"/>
            <w:szCs w:val="24"/>
          </w:rPr>
          <w:delText xml:space="preserve">grali </w:delText>
        </w:r>
      </w:del>
      <w:del w:id="1626" w:author="Kuba Fa" w:date="2023-03-10T20:21:00Z">
        <w:r w:rsidDel="002420F2">
          <w:rPr>
            <w:color w:val="000000"/>
            <w:sz w:val="24"/>
            <w:szCs w:val="24"/>
          </w:rPr>
          <w:delText xml:space="preserve">w kwalifikacjach do europejskich pucharów. Rok później zajęli oni przedostatnie 15 miejsce, przez co spadli na niższy poziom rozgrywkowy. </w:delText>
        </w:r>
      </w:del>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del w:id="1627" w:author="Kuba Fa" w:date="2023-03-10T20:11:00Z">
        <w:r w:rsidDel="00DD7752">
          <w:rPr>
            <w:color w:val="000000"/>
            <w:sz w:val="24"/>
            <w:szCs w:val="24"/>
          </w:rPr>
          <w:delText>Stąd też moja teza</w:delText>
        </w:r>
      </w:del>
      <w:ins w:id="1628" w:author="Kuba Fa" w:date="2023-03-10T20:11:00Z">
        <w:r w:rsidR="00DD7752">
          <w:rPr>
            <w:color w:val="000000"/>
            <w:sz w:val="24"/>
            <w:szCs w:val="24"/>
          </w:rPr>
          <w:t>Skutkiem tego</w:t>
        </w:r>
      </w:ins>
      <w:ins w:id="1629" w:author="Kuba Fa" w:date="2023-03-10T20:33:00Z">
        <w:r w:rsidR="002420F2">
          <w:rPr>
            <w:color w:val="000000"/>
            <w:sz w:val="24"/>
            <w:szCs w:val="24"/>
          </w:rPr>
          <w:t xml:space="preserve"> w tej m</w:t>
        </w:r>
      </w:ins>
      <w:ins w:id="1630" w:author="Kuba Fa" w:date="2023-03-10T21:59:00Z">
        <w:r w:rsidR="00813B29">
          <w:rPr>
            <w:color w:val="000000"/>
            <w:sz w:val="24"/>
            <w:szCs w:val="24"/>
          </w:rPr>
          <w:t>e</w:t>
        </w:r>
      </w:ins>
      <w:ins w:id="1631" w:author="Kuba Fa" w:date="2023-03-10T20:33:00Z">
        <w:r w:rsidR="002420F2">
          <w:rPr>
            <w:color w:val="000000"/>
            <w:sz w:val="24"/>
            <w:szCs w:val="24"/>
          </w:rPr>
          <w:t>todzie stosowany</w:t>
        </w:r>
      </w:ins>
      <w:ins w:id="1632" w:author="Kuba Fa" w:date="2023-03-10T20:11:00Z">
        <w:r w:rsidR="00DD7752">
          <w:rPr>
            <w:color w:val="000000"/>
            <w:sz w:val="24"/>
            <w:szCs w:val="24"/>
          </w:rPr>
          <w:t xml:space="preserve"> jest</w:t>
        </w:r>
      </w:ins>
      <w:r>
        <w:rPr>
          <w:color w:val="000000"/>
          <w:sz w:val="24"/>
          <w:szCs w:val="24"/>
        </w:rPr>
        <w:t xml:space="preserve"> </w:t>
      </w:r>
      <w:del w:id="1633" w:author="Kuba Fa" w:date="2023-03-10T20:11:00Z">
        <w:r w:rsidDel="00DD7752">
          <w:rPr>
            <w:color w:val="000000"/>
            <w:sz w:val="24"/>
            <w:szCs w:val="24"/>
          </w:rPr>
          <w:delText xml:space="preserve">o </w:delText>
        </w:r>
      </w:del>
      <w:r>
        <w:rPr>
          <w:color w:val="000000"/>
          <w:sz w:val="24"/>
          <w:szCs w:val="24"/>
        </w:rPr>
        <w:t xml:space="preserve">nacisk przy </w:t>
      </w:r>
      <w:ins w:id="1634" w:author="Kuba Fa" w:date="2023-03-10T20:12:00Z">
        <w:r w:rsidR="00DD7752">
          <w:rPr>
            <w:color w:val="000000"/>
            <w:sz w:val="24"/>
            <w:szCs w:val="24"/>
          </w:rPr>
          <w:lastRenderedPageBreak/>
          <w:t>szacowaniu</w:t>
        </w:r>
      </w:ins>
      <w:del w:id="1635" w:author="Kuba Fa" w:date="2023-03-10T20:12:00Z">
        <w:r w:rsidDel="00DD7752">
          <w:rPr>
            <w:color w:val="000000"/>
            <w:sz w:val="24"/>
            <w:szCs w:val="24"/>
          </w:rPr>
          <w:delText>prz</w:delText>
        </w:r>
      </w:del>
      <w:del w:id="1636" w:author="Kuba Fa" w:date="2023-03-10T20:11:00Z">
        <w:r w:rsidDel="00DD7752">
          <w:rPr>
            <w:color w:val="000000"/>
            <w:sz w:val="24"/>
            <w:szCs w:val="24"/>
          </w:rPr>
          <w:delText>ewidywaniu</w:delText>
        </w:r>
      </w:del>
      <w:r>
        <w:rPr>
          <w:color w:val="000000"/>
          <w:sz w:val="24"/>
          <w:szCs w:val="24"/>
        </w:rPr>
        <w:t xml:space="preserve"> wyników na bieżącą formę. </w:t>
      </w:r>
      <w:del w:id="1637" w:author="Kuba Fa" w:date="2023-03-10T20:12:00Z">
        <w:r w:rsidDel="00DD7752">
          <w:rPr>
            <w:color w:val="000000"/>
            <w:sz w:val="24"/>
            <w:szCs w:val="24"/>
          </w:rPr>
          <w:delText>Postanowiłem więc do</w:delText>
        </w:r>
      </w:del>
      <w:ins w:id="1638" w:author="Kuba Fa" w:date="2023-03-10T20:12:00Z">
        <w:r w:rsidR="00DD7752">
          <w:rPr>
            <w:color w:val="000000"/>
            <w:sz w:val="24"/>
            <w:szCs w:val="24"/>
          </w:rPr>
          <w:t>Do</w:t>
        </w:r>
      </w:ins>
      <w:r>
        <w:rPr>
          <w:color w:val="000000"/>
          <w:sz w:val="24"/>
          <w:szCs w:val="24"/>
        </w:rPr>
        <w:t xml:space="preserve"> punktacji </w:t>
      </w:r>
      <w:ins w:id="1639" w:author="Kuba Fa" w:date="2023-03-10T20:12:00Z">
        <w:r w:rsidR="00DD7752">
          <w:rPr>
            <w:color w:val="000000"/>
            <w:sz w:val="24"/>
            <w:szCs w:val="24"/>
          </w:rPr>
          <w:t>pod</w:t>
        </w:r>
      </w:ins>
      <w:del w:id="1640" w:author="Kuba Fa" w:date="2023-03-10T20:12:00Z">
        <w:r w:rsidDel="00DD7752">
          <w:rPr>
            <w:color w:val="000000"/>
            <w:sz w:val="24"/>
            <w:szCs w:val="24"/>
          </w:rPr>
          <w:delText>brać</w:delText>
        </w:r>
      </w:del>
      <w:r>
        <w:rPr>
          <w:color w:val="000000"/>
          <w:sz w:val="24"/>
          <w:szCs w:val="24"/>
        </w:rPr>
        <w:t xml:space="preserve"> uwagę</w:t>
      </w:r>
      <w:ins w:id="1641" w:author="Kuba Fa" w:date="2023-03-10T20:12:00Z">
        <w:r w:rsidR="00DD7752">
          <w:rPr>
            <w:color w:val="000000"/>
            <w:sz w:val="24"/>
            <w:szCs w:val="24"/>
          </w:rPr>
          <w:t xml:space="preserve"> brany jest</w:t>
        </w:r>
      </w:ins>
      <w:r>
        <w:rPr>
          <w:color w:val="000000"/>
          <w:sz w:val="24"/>
          <w:szCs w:val="24"/>
        </w:rPr>
        <w:t xml:space="preserve"> przekrój ostatnich 15 meczy</w:t>
      </w:r>
      <w:ins w:id="1642" w:author="Kuba Fa" w:date="2023-03-10T20:12:00Z">
        <w:r w:rsidR="00DD7752">
          <w:rPr>
            <w:color w:val="000000"/>
            <w:sz w:val="24"/>
            <w:szCs w:val="24"/>
          </w:rPr>
          <w:t>.</w:t>
        </w:r>
      </w:ins>
      <w:del w:id="1643" w:author="Kuba Fa" w:date="2023-03-10T20:12:00Z">
        <w:r w:rsidDel="00DD7752">
          <w:rPr>
            <w:color w:val="000000"/>
            <w:sz w:val="24"/>
            <w:szCs w:val="24"/>
          </w:rPr>
          <w:delText>, ponieważ</w:delText>
        </w:r>
      </w:del>
      <w:r>
        <w:rPr>
          <w:color w:val="000000"/>
          <w:sz w:val="24"/>
          <w:szCs w:val="24"/>
        </w:rPr>
        <w:t xml:space="preserve"> </w:t>
      </w:r>
      <w:ins w:id="1644" w:author="Kuba Fa" w:date="2023-03-10T20:12:00Z">
        <w:r w:rsidR="00DD7752">
          <w:rPr>
            <w:color w:val="000000"/>
            <w:sz w:val="24"/>
            <w:szCs w:val="24"/>
          </w:rPr>
          <w:t>J</w:t>
        </w:r>
      </w:ins>
      <w:del w:id="1645" w:author="Kuba Fa" w:date="2023-03-10T20:12:00Z">
        <w:r w:rsidDel="00DD7752">
          <w:rPr>
            <w:color w:val="000000"/>
            <w:sz w:val="24"/>
            <w:szCs w:val="24"/>
          </w:rPr>
          <w:delText>j</w:delText>
        </w:r>
      </w:del>
      <w:r>
        <w:rPr>
          <w:color w:val="000000"/>
          <w:sz w:val="24"/>
          <w:szCs w:val="24"/>
        </w:rPr>
        <w:t>est to reprezentatywna ilość danych, gdyż zespół mierzy się przez ten okres z praktycznie</w:t>
      </w:r>
      <w:ins w:id="1646" w:author="Kuba Fa" w:date="2023-03-10T20:13:00Z">
        <w:r w:rsidR="00DD7752">
          <w:rPr>
            <w:color w:val="000000"/>
            <w:sz w:val="24"/>
            <w:szCs w:val="24"/>
          </w:rPr>
          <w:t xml:space="preserve"> wszystkimi drużynami w</w:t>
        </w:r>
      </w:ins>
      <w:r>
        <w:rPr>
          <w:color w:val="000000"/>
          <w:sz w:val="24"/>
          <w:szCs w:val="24"/>
        </w:rPr>
        <w:t xml:space="preserve"> </w:t>
      </w:r>
      <w:del w:id="1647" w:author="Kuba Fa" w:date="2023-03-10T20:13:00Z">
        <w:r w:rsidDel="00DD7752">
          <w:rPr>
            <w:color w:val="000000"/>
            <w:sz w:val="24"/>
            <w:szCs w:val="24"/>
          </w:rPr>
          <w:delText>całą</w:delText>
        </w:r>
      </w:del>
      <w:r>
        <w:rPr>
          <w:color w:val="000000"/>
          <w:sz w:val="24"/>
          <w:szCs w:val="24"/>
        </w:rPr>
        <w:t xml:space="preserve"> li</w:t>
      </w:r>
      <w:ins w:id="1648" w:author="Kuba Fa" w:date="2023-03-10T20:13:00Z">
        <w:r w:rsidR="00DD7752">
          <w:rPr>
            <w:color w:val="000000"/>
            <w:sz w:val="24"/>
            <w:szCs w:val="24"/>
          </w:rPr>
          <w:t>dze</w:t>
        </w:r>
      </w:ins>
      <w:del w:id="1649" w:author="Kuba Fa" w:date="2023-03-10T20:13:00Z">
        <w:r w:rsidDel="00DD7752">
          <w:rPr>
            <w:color w:val="000000"/>
            <w:sz w:val="24"/>
            <w:szCs w:val="24"/>
          </w:rPr>
          <w:delText>gą</w:delText>
        </w:r>
      </w:del>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ma wpływu na przewidywanie wyniku z obecnego okresu i nie zakłóca obrazu okresie jak rok wyniki są zupełnie odmienne w stosunku do dzisiejszych, zarówno pod względem zdobyczy punktowej, jak i bilansu bramkowego. </w:t>
      </w:r>
    </w:p>
    <w:p w14:paraId="3C9295AA" w14:textId="77777777" w:rsidR="006B74F2" w:rsidRDefault="006B74F2" w:rsidP="006B74F2">
      <w:pPr>
        <w:rPr>
          <w:color w:val="000000"/>
          <w:sz w:val="24"/>
          <w:szCs w:val="24"/>
        </w:rPr>
      </w:pPr>
    </w:p>
    <w:p w14:paraId="5E847E30" w14:textId="77777777" w:rsidR="006B74F2" w:rsidRDefault="006B74F2">
      <w:pPr>
        <w:keepNext/>
        <w:jc w:val="center"/>
        <w:pPrChange w:id="1650" w:author="Kuba Fa" w:date="2023-03-11T18:53:00Z">
          <w:pPr>
            <w:keepNext/>
          </w:pPr>
        </w:pPrChange>
      </w:pPr>
      <w:r w:rsidRPr="00586748">
        <w:rPr>
          <w:noProof/>
          <w:color w:val="000000"/>
          <w:sz w:val="24"/>
          <w:szCs w:val="24"/>
        </w:rPr>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41"/>
                    <a:stretch>
                      <a:fillRect/>
                    </a:stretch>
                  </pic:blipFill>
                  <pic:spPr>
                    <a:xfrm>
                      <a:off x="0" y="0"/>
                      <a:ext cx="3124636" cy="3677163"/>
                    </a:xfrm>
                    <a:prstGeom prst="rect">
                      <a:avLst/>
                    </a:prstGeom>
                  </pic:spPr>
                </pic:pic>
              </a:graphicData>
            </a:graphic>
          </wp:inline>
        </w:drawing>
      </w:r>
    </w:p>
    <w:p w14:paraId="1BE9D2B4" w14:textId="1990FD89" w:rsidR="006B74F2" w:rsidRPr="00267892" w:rsidDel="009E0A85" w:rsidRDefault="006B74F2">
      <w:pPr>
        <w:pStyle w:val="Legenda"/>
        <w:jc w:val="center"/>
        <w:rPr>
          <w:del w:id="1651" w:author="Kuba Fa" w:date="2023-02-02T15:21:00Z"/>
          <w:sz w:val="22"/>
          <w:szCs w:val="22"/>
          <w:rPrChange w:id="1652" w:author="Kuba Fa" w:date="2023-03-11T18:53:00Z">
            <w:rPr>
              <w:del w:id="1653" w:author="Kuba Fa" w:date="2023-02-02T15:21:00Z"/>
            </w:rPr>
          </w:rPrChange>
        </w:rPr>
        <w:pPrChange w:id="1654" w:author="Kuba Fa" w:date="2023-03-11T18:53:00Z">
          <w:pPr>
            <w:pStyle w:val="Legenda"/>
          </w:pPr>
        </w:pPrChange>
      </w:pPr>
      <w:r w:rsidRPr="00267892">
        <w:rPr>
          <w:sz w:val="22"/>
          <w:szCs w:val="22"/>
          <w:rPrChange w:id="1655" w:author="Kuba Fa" w:date="2023-03-11T18:53:00Z">
            <w:rPr/>
          </w:rPrChange>
        </w:rPr>
        <w:t>Rysunek 2</w:t>
      </w:r>
      <w:ins w:id="1656" w:author="Kuba Fa" w:date="2023-03-10T20:29:00Z">
        <w:r w:rsidR="002420F2" w:rsidRPr="00267892">
          <w:rPr>
            <w:sz w:val="22"/>
            <w:szCs w:val="22"/>
            <w:rPrChange w:id="1657" w:author="Kuba Fa" w:date="2023-03-11T18:53:00Z">
              <w:rPr/>
            </w:rPrChange>
          </w:rPr>
          <w:t>2</w:t>
        </w:r>
      </w:ins>
      <w:del w:id="1658" w:author="Kuba Fa" w:date="2023-03-10T17:24:00Z">
        <w:r w:rsidRPr="00267892" w:rsidDel="00764647">
          <w:rPr>
            <w:sz w:val="22"/>
            <w:szCs w:val="22"/>
            <w:rPrChange w:id="1659" w:author="Kuba Fa" w:date="2023-03-11T18:53:00Z">
              <w:rPr/>
            </w:rPrChange>
          </w:rPr>
          <w:delText>5</w:delText>
        </w:r>
      </w:del>
      <w:r w:rsidRPr="00267892">
        <w:rPr>
          <w:sz w:val="22"/>
          <w:szCs w:val="22"/>
          <w:rPrChange w:id="1660" w:author="Kuba Fa" w:date="2023-03-11T18:53:00Z">
            <w:rPr/>
          </w:rPrChange>
        </w:rPr>
        <w:t xml:space="preserve"> - metoda obliczania punktów ELO </w:t>
      </w:r>
      <w:ins w:id="1661" w:author="Kuba Fa" w:date="2023-02-02T15:21:00Z">
        <w:r w:rsidR="009E0A85" w:rsidRPr="00267892">
          <w:rPr>
            <w:sz w:val="22"/>
            <w:szCs w:val="22"/>
            <w:rPrChange w:id="1662" w:author="Kuba Fa" w:date="2023-03-11T18:53:00Z">
              <w:rPr/>
            </w:rPrChange>
          </w:rPr>
          <w:t>[</w:t>
        </w:r>
      </w:ins>
      <w:ins w:id="1663" w:author="Kuba Fa" w:date="2023-03-10T22:03:00Z">
        <w:r w:rsidR="00813B29" w:rsidRPr="00267892">
          <w:rPr>
            <w:sz w:val="22"/>
            <w:szCs w:val="22"/>
            <w:rPrChange w:id="1664" w:author="Kuba Fa" w:date="2023-03-11T18:53:00Z">
              <w:rPr/>
            </w:rPrChange>
          </w:rPr>
          <w:t>14</w:t>
        </w:r>
      </w:ins>
      <w:ins w:id="1665" w:author="Kuba Fa" w:date="2023-02-02T15:21:00Z">
        <w:r w:rsidR="009E0A85" w:rsidRPr="00267892">
          <w:rPr>
            <w:sz w:val="22"/>
            <w:szCs w:val="22"/>
            <w:rPrChange w:id="1666" w:author="Kuba Fa" w:date="2023-03-11T18:53:00Z">
              <w:rPr/>
            </w:rPrChange>
          </w:rPr>
          <w:t>]</w:t>
        </w:r>
      </w:ins>
    </w:p>
    <w:p w14:paraId="161E248C" w14:textId="7FE3C44D" w:rsidR="006B74F2" w:rsidRDefault="006B74F2" w:rsidP="00D046B8">
      <w:pPr>
        <w:pStyle w:val="Legenda"/>
        <w:rPr>
          <w:color w:val="000000"/>
          <w:sz w:val="24"/>
          <w:szCs w:val="24"/>
        </w:rPr>
      </w:pPr>
      <w:del w:id="1667" w:author="Kuba Fa" w:date="2023-02-02T15:21:00Z">
        <w:r w:rsidRPr="002C2749" w:rsidDel="009E0A85">
          <w:delText>https://pl.wikipedia.org/wiki/Ranking_Elo_(pi%C5%82ka_no%C5%BCna)</w:delText>
        </w:r>
      </w:del>
    </w:p>
    <w:p w14:paraId="1D6CBDD8" w14:textId="2CC9D8E1" w:rsidR="006B74F2" w:rsidRDefault="006B74F2">
      <w:pPr>
        <w:jc w:val="both"/>
        <w:rPr>
          <w:color w:val="000000"/>
          <w:sz w:val="24"/>
          <w:szCs w:val="24"/>
        </w:rPr>
        <w:pPrChange w:id="1668" w:author="Kuba Fa" w:date="2023-02-02T18:13:00Z">
          <w:pPr/>
        </w:pPrChange>
      </w:pPr>
      <w:r>
        <w:rPr>
          <w:color w:val="000000"/>
          <w:sz w:val="24"/>
          <w:szCs w:val="24"/>
        </w:rPr>
        <w:t>W rankingu ELO indeksem ważności oznaczana jest ranga meczu. W przypadku spotkania podczas mistrzostw świata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które drużyna zajmie miejsce w tabeli</w:t>
      </w:r>
      <w:ins w:id="1669" w:author="Kuba Fa" w:date="2023-03-10T22:04:00Z">
        <w:r w:rsidR="00813B29">
          <w:rPr>
            <w:color w:val="000000"/>
            <w:sz w:val="24"/>
            <w:szCs w:val="24"/>
          </w:rPr>
          <w:t>. To przekłada się na to</w:t>
        </w:r>
      </w:ins>
      <w:del w:id="1670" w:author="Kuba Fa" w:date="2023-03-10T22:04:00Z">
        <w:r w:rsidDel="00813B29">
          <w:rPr>
            <w:color w:val="000000"/>
            <w:sz w:val="24"/>
            <w:szCs w:val="24"/>
          </w:rPr>
          <w:delText>,</w:delText>
        </w:r>
      </w:del>
      <w:r>
        <w:rPr>
          <w:color w:val="000000"/>
          <w:sz w:val="24"/>
          <w:szCs w:val="24"/>
        </w:rPr>
        <w:t xml:space="preserve"> czy się utrzyma w lidze, bądź awansuje. </w:t>
      </w:r>
      <w:del w:id="1671" w:author="Kuba Fa" w:date="2023-03-10T22:05:00Z">
        <w:r w:rsidDel="00813B29">
          <w:rPr>
            <w:color w:val="000000"/>
            <w:sz w:val="24"/>
            <w:szCs w:val="24"/>
          </w:rPr>
          <w:delText>W mojej aplikacji chce zweryfikować</w:delText>
        </w:r>
      </w:del>
      <w:ins w:id="1672" w:author="Kuba Fa" w:date="2023-03-10T22:05:00Z">
        <w:r w:rsidR="00813B29">
          <w:rPr>
            <w:color w:val="000000"/>
            <w:sz w:val="24"/>
            <w:szCs w:val="24"/>
          </w:rPr>
          <w:t>Aplikacja weryfikuje</w:t>
        </w:r>
      </w:ins>
      <w:r>
        <w:rPr>
          <w:color w:val="000000"/>
          <w:sz w:val="24"/>
          <w:szCs w:val="24"/>
        </w:rPr>
        <w:t xml:space="preserve"> </w:t>
      </w:r>
      <w:del w:id="1673" w:author="Kuba Fa" w:date="2023-03-10T22:05:00Z">
        <w:r w:rsidDel="00813B29">
          <w:rPr>
            <w:color w:val="000000"/>
            <w:sz w:val="24"/>
            <w:szCs w:val="24"/>
          </w:rPr>
          <w:delText xml:space="preserve">ostatnią </w:delText>
        </w:r>
      </w:del>
      <w:r>
        <w:rPr>
          <w:color w:val="000000"/>
          <w:sz w:val="24"/>
          <w:szCs w:val="24"/>
        </w:rPr>
        <w:t xml:space="preserve">formę </w:t>
      </w:r>
      <w:del w:id="1674" w:author="Kuba Fa" w:date="2023-03-10T22:05:00Z">
        <w:r w:rsidDel="00813B29">
          <w:rPr>
            <w:color w:val="000000"/>
            <w:sz w:val="24"/>
            <w:szCs w:val="24"/>
          </w:rPr>
          <w:delText xml:space="preserve">danej </w:delText>
        </w:r>
      </w:del>
      <w:r>
        <w:rPr>
          <w:color w:val="000000"/>
          <w:sz w:val="24"/>
          <w:szCs w:val="24"/>
        </w:rPr>
        <w:t xml:space="preserve">drużyny, a w ocenieniu tego pomagają ostatnie mecze, szczególnie te które </w:t>
      </w:r>
      <w:del w:id="1675" w:author="Kuba Fa" w:date="2023-03-10T22:17:00Z">
        <w:r w:rsidDel="009571CC">
          <w:rPr>
            <w:color w:val="000000"/>
            <w:sz w:val="24"/>
            <w:szCs w:val="24"/>
          </w:rPr>
          <w:delText xml:space="preserve">się </w:delText>
        </w:r>
      </w:del>
      <w:del w:id="1676" w:author="Kuba Fa" w:date="2023-03-10T22:16:00Z">
        <w:r w:rsidDel="009571CC">
          <w:rPr>
            <w:color w:val="000000"/>
            <w:sz w:val="24"/>
            <w:szCs w:val="24"/>
          </w:rPr>
          <w:delText>odbyły ostatnio</w:delText>
        </w:r>
      </w:del>
      <w:ins w:id="1677" w:author="Kuba Fa" w:date="2023-03-10T22:17:00Z">
        <w:r w:rsidR="009571CC">
          <w:rPr>
            <w:color w:val="000000"/>
            <w:sz w:val="24"/>
            <w:szCs w:val="24"/>
          </w:rPr>
          <w:t xml:space="preserve"> </w:t>
        </w:r>
      </w:ins>
      <w:ins w:id="1678" w:author="Kuba Fa" w:date="2023-03-10T22:16:00Z">
        <w:r w:rsidR="009571CC">
          <w:rPr>
            <w:color w:val="000000"/>
            <w:sz w:val="24"/>
            <w:szCs w:val="24"/>
          </w:rPr>
          <w:t>odbywały się w mniejszym odstęp</w:t>
        </w:r>
      </w:ins>
      <w:ins w:id="1679" w:author="Kuba Fa" w:date="2023-03-10T22:17:00Z">
        <w:r w:rsidR="009571CC">
          <w:rPr>
            <w:color w:val="000000"/>
            <w:sz w:val="24"/>
            <w:szCs w:val="24"/>
          </w:rPr>
          <w:t>ie czasowym od obecnej daty</w:t>
        </w:r>
      </w:ins>
      <w:r>
        <w:rPr>
          <w:color w:val="000000"/>
          <w:sz w:val="24"/>
          <w:szCs w:val="24"/>
        </w:rPr>
        <w:t xml:space="preserve">. </w:t>
      </w:r>
      <w:del w:id="1680" w:author="Kuba Fa" w:date="2023-03-10T22:17:00Z">
        <w:r w:rsidDel="009571CC">
          <w:rPr>
            <w:color w:val="000000"/>
            <w:sz w:val="24"/>
            <w:szCs w:val="24"/>
          </w:rPr>
          <w:delText>Na podstawie otrzymywanych wyników metodą prób i błędów, postanowiłem ustalić rangę za pomocą następującego liniowego wzoru.</w:delText>
        </w:r>
      </w:del>
      <w:ins w:id="1681" w:author="Kuba Fa" w:date="2023-03-10T22:17:00Z">
        <w:r w:rsidR="009571CC">
          <w:rPr>
            <w:color w:val="000000"/>
            <w:sz w:val="24"/>
            <w:szCs w:val="24"/>
          </w:rPr>
          <w:t xml:space="preserve"> </w:t>
        </w:r>
      </w:ins>
      <w:ins w:id="1682" w:author="Kuba Fa" w:date="2023-03-10T22:18:00Z">
        <w:r w:rsidR="009571CC">
          <w:rPr>
            <w:color w:val="000000"/>
            <w:sz w:val="24"/>
            <w:szCs w:val="24"/>
          </w:rPr>
          <w:t xml:space="preserve"> </w:t>
        </w:r>
      </w:ins>
      <w:ins w:id="1683" w:author="Kuba Fa" w:date="2023-03-10T22:17:00Z">
        <w:r w:rsidR="009571CC">
          <w:rPr>
            <w:color w:val="000000"/>
            <w:sz w:val="24"/>
            <w:szCs w:val="24"/>
          </w:rPr>
          <w:t>System</w:t>
        </w:r>
      </w:ins>
      <w:ins w:id="1684" w:author="Kuba Fa" w:date="2023-03-10T22:19:00Z">
        <w:r w:rsidR="009571CC">
          <w:rPr>
            <w:color w:val="000000"/>
            <w:sz w:val="24"/>
            <w:szCs w:val="24"/>
          </w:rPr>
          <w:t>, który przy testowaniu</w:t>
        </w:r>
      </w:ins>
      <w:ins w:id="1685" w:author="Kuba Fa" w:date="2023-03-10T22:18:00Z">
        <w:r w:rsidR="009571CC">
          <w:rPr>
            <w:color w:val="000000"/>
            <w:sz w:val="24"/>
            <w:szCs w:val="24"/>
          </w:rPr>
          <w:t xml:space="preserve"> da</w:t>
        </w:r>
      </w:ins>
      <w:ins w:id="1686" w:author="Kuba Fa" w:date="2023-03-10T22:20:00Z">
        <w:r w:rsidR="009571CC">
          <w:rPr>
            <w:color w:val="000000"/>
            <w:sz w:val="24"/>
            <w:szCs w:val="24"/>
          </w:rPr>
          <w:t>wał</w:t>
        </w:r>
      </w:ins>
      <w:ins w:id="1687" w:author="Kuba Fa" w:date="2023-03-10T22:18:00Z">
        <w:r w:rsidR="009571CC">
          <w:rPr>
            <w:color w:val="000000"/>
            <w:sz w:val="24"/>
            <w:szCs w:val="24"/>
          </w:rPr>
          <w:t xml:space="preserve"> najlepsze efekty </w:t>
        </w:r>
      </w:ins>
      <w:ins w:id="1688" w:author="Kuba Fa" w:date="2023-03-10T22:19:00Z">
        <w:r w:rsidR="009571CC">
          <w:rPr>
            <w:color w:val="000000"/>
            <w:sz w:val="24"/>
            <w:szCs w:val="24"/>
          </w:rPr>
          <w:t xml:space="preserve">wygląda </w:t>
        </w:r>
      </w:ins>
      <w:ins w:id="1689" w:author="Kuba Fa" w:date="2023-03-10T22:20:00Z">
        <w:r w:rsidR="009571CC">
          <w:rPr>
            <w:color w:val="000000"/>
            <w:sz w:val="24"/>
            <w:szCs w:val="24"/>
          </w:rPr>
          <w:t>następująco:</w:t>
        </w:r>
      </w:ins>
    </w:p>
    <w:p w14:paraId="6FBBB6AC" w14:textId="760A502F" w:rsidR="006B74F2" w:rsidRDefault="006B74F2">
      <w:pPr>
        <w:jc w:val="center"/>
        <w:rPr>
          <w:color w:val="000000"/>
          <w:sz w:val="24"/>
          <w:szCs w:val="24"/>
        </w:rPr>
        <w:pPrChange w:id="1690" w:author="Kuba Fa" w:date="2023-03-10T22:18:00Z">
          <w:pPr/>
        </w:pPrChange>
      </w:pPr>
      <w:r>
        <w:rPr>
          <w:color w:val="000000"/>
          <w:sz w:val="24"/>
          <w:szCs w:val="24"/>
        </w:rPr>
        <w:t>K = 2 – (X/7.5), gdzie</w:t>
      </w:r>
      <w:r w:rsidR="00D046B8">
        <w:rPr>
          <w:color w:val="000000"/>
          <w:sz w:val="24"/>
          <w:szCs w:val="24"/>
        </w:rPr>
        <w:t xml:space="preserve"> </w:t>
      </w:r>
      <w:del w:id="1691" w:author="Kuba Fa" w:date="2023-03-10T22:19:00Z">
        <w:r w:rsidR="00D046B8" w:rsidRPr="00D046B8" w:rsidDel="009571CC">
          <w:rPr>
            <w:color w:val="FF0000"/>
            <w:sz w:val="24"/>
            <w:szCs w:val="24"/>
          </w:rPr>
          <w:delText>[]</w:delText>
        </w:r>
      </w:del>
    </w:p>
    <w:p w14:paraId="0F5BCEF6" w14:textId="555BB10C" w:rsidR="006B74F2" w:rsidRDefault="006B74F2">
      <w:pPr>
        <w:jc w:val="center"/>
        <w:rPr>
          <w:color w:val="000000"/>
          <w:sz w:val="24"/>
          <w:szCs w:val="24"/>
        </w:rPr>
        <w:pPrChange w:id="1692" w:author="Kuba Fa" w:date="2023-03-10T22:18:00Z">
          <w:pPr/>
        </w:pPrChange>
      </w:pPr>
      <w:r>
        <w:rPr>
          <w:color w:val="000000"/>
          <w:sz w:val="24"/>
          <w:szCs w:val="24"/>
        </w:rPr>
        <w:lastRenderedPageBreak/>
        <w:t>K – indeks ważności meczu</w:t>
      </w:r>
      <w:ins w:id="1693" w:author="Kuba Fa" w:date="2023-03-10T22:20:00Z">
        <w:r w:rsidR="009571CC">
          <w:rPr>
            <w:color w:val="000000"/>
            <w:sz w:val="24"/>
            <w:szCs w:val="24"/>
          </w:rPr>
          <w:t>,</w:t>
        </w:r>
      </w:ins>
    </w:p>
    <w:p w14:paraId="501F6B30" w14:textId="153526F5" w:rsidR="006B74F2" w:rsidRDefault="006B74F2">
      <w:pPr>
        <w:jc w:val="center"/>
        <w:rPr>
          <w:color w:val="000000"/>
          <w:sz w:val="24"/>
          <w:szCs w:val="24"/>
        </w:rPr>
        <w:pPrChange w:id="1694" w:author="Kuba Fa" w:date="2023-03-10T22:18:00Z">
          <w:pPr/>
        </w:pPrChange>
      </w:pPr>
      <w:r>
        <w:rPr>
          <w:color w:val="000000"/>
          <w:sz w:val="24"/>
          <w:szCs w:val="24"/>
        </w:rPr>
        <w:t>X – numer meczu</w:t>
      </w:r>
      <w:ins w:id="1695" w:author="Kuba Fa" w:date="2023-03-10T22:20:00Z">
        <w:r w:rsidR="009571CC">
          <w:rPr>
            <w:color w:val="000000"/>
            <w:sz w:val="24"/>
            <w:szCs w:val="24"/>
          </w:rPr>
          <w:t>.</w:t>
        </w:r>
      </w:ins>
    </w:p>
    <w:p w14:paraId="605FF6A3" w14:textId="2CBCE181" w:rsidR="006B74F2" w:rsidRDefault="006B74F2">
      <w:pPr>
        <w:jc w:val="both"/>
        <w:rPr>
          <w:color w:val="000000"/>
          <w:sz w:val="24"/>
          <w:szCs w:val="24"/>
        </w:rPr>
        <w:pPrChange w:id="1696" w:author="Kuba Fa" w:date="2023-02-02T18:13:00Z">
          <w:pPr/>
        </w:pPrChange>
      </w:pPr>
      <w:del w:id="1697" w:author="Kuba Fa" w:date="2023-03-10T22:22:00Z">
        <w:r w:rsidDel="00B12AC4">
          <w:rPr>
            <w:color w:val="000000"/>
            <w:sz w:val="24"/>
            <w:szCs w:val="24"/>
          </w:rPr>
          <w:delText xml:space="preserve">Nie komplikowałem obliczeń z wstawianiem spodziewanego wyniku meczu do obliczania rankingu, ze względu na to, że w obszarze 15 kolejek kluby mierzą się z całym przekrojem ligi. </w:delText>
        </w:r>
      </w:del>
      <w:ins w:id="1698" w:author="Kuba Fa" w:date="2023-03-10T22:22:00Z">
        <w:r w:rsidR="00B12AC4">
          <w:rPr>
            <w:color w:val="000000"/>
            <w:sz w:val="24"/>
            <w:szCs w:val="24"/>
          </w:rPr>
          <w:t xml:space="preserve">Podczas 15 spotkań </w:t>
        </w:r>
      </w:ins>
      <w:ins w:id="1699" w:author="Kuba Fa" w:date="2023-03-10T22:23:00Z">
        <w:r w:rsidR="00B12AC4">
          <w:rPr>
            <w:color w:val="000000"/>
            <w:sz w:val="24"/>
            <w:szCs w:val="24"/>
          </w:rPr>
          <w:t xml:space="preserve">drużyny </w:t>
        </w:r>
      </w:ins>
      <w:ins w:id="1700" w:author="Kuba Fa" w:date="2023-03-10T22:24:00Z">
        <w:r w:rsidR="00B12AC4">
          <w:rPr>
            <w:color w:val="000000"/>
            <w:sz w:val="24"/>
            <w:szCs w:val="24"/>
          </w:rPr>
          <w:t>r</w:t>
        </w:r>
      </w:ins>
      <w:del w:id="1701" w:author="Kuba Fa" w:date="2023-03-10T22:24:00Z">
        <w:r w:rsidDel="00B12AC4">
          <w:rPr>
            <w:color w:val="000000"/>
            <w:sz w:val="24"/>
            <w:szCs w:val="24"/>
          </w:rPr>
          <w:delText>R</w:delText>
        </w:r>
      </w:del>
      <w:r>
        <w:rPr>
          <w:color w:val="000000"/>
          <w:sz w:val="24"/>
          <w:szCs w:val="24"/>
        </w:rPr>
        <w:t>ywalizują zarówno z lepszymi</w:t>
      </w:r>
      <w:ins w:id="1702" w:author="Kuba Fa" w:date="2023-03-10T22:24:00Z">
        <w:r w:rsidR="00B12AC4">
          <w:rPr>
            <w:color w:val="000000"/>
            <w:sz w:val="24"/>
            <w:szCs w:val="24"/>
          </w:rPr>
          <w:t xml:space="preserve"> i słabszymi</w:t>
        </w:r>
      </w:ins>
      <w:r>
        <w:rPr>
          <w:color w:val="000000"/>
          <w:sz w:val="24"/>
          <w:szCs w:val="24"/>
        </w:rPr>
        <w:t xml:space="preserve"> drużynami, </w:t>
      </w:r>
      <w:del w:id="1703" w:author="Kuba Fa" w:date="2023-03-10T22:24:00Z">
        <w:r w:rsidDel="00B12AC4">
          <w:rPr>
            <w:color w:val="000000"/>
            <w:sz w:val="24"/>
            <w:szCs w:val="24"/>
          </w:rPr>
          <w:delText>jak i tymi które w teorii powinny być na dnie tabeli</w:delText>
        </w:r>
      </w:del>
      <w:ins w:id="1704" w:author="Kuba Fa" w:date="2023-03-10T22:24:00Z">
        <w:r w:rsidR="00B12AC4">
          <w:rPr>
            <w:color w:val="000000"/>
            <w:sz w:val="24"/>
            <w:szCs w:val="24"/>
          </w:rPr>
          <w:t xml:space="preserve">stąd brak konieczności </w:t>
        </w:r>
      </w:ins>
      <w:ins w:id="1705" w:author="Kuba Fa" w:date="2023-03-10T22:25:00Z">
        <w:r w:rsidR="00B12AC4">
          <w:rPr>
            <w:color w:val="000000"/>
            <w:sz w:val="24"/>
            <w:szCs w:val="24"/>
          </w:rPr>
          <w:t>dodatkowego punktowania w zaleności od siły przeciwników</w:t>
        </w:r>
      </w:ins>
      <w:r>
        <w:rPr>
          <w:color w:val="000000"/>
          <w:sz w:val="24"/>
          <w:szCs w:val="24"/>
        </w:rPr>
        <w:t>.</w:t>
      </w:r>
      <w:del w:id="1706" w:author="Kuba Fa" w:date="2023-03-10T22:26:00Z">
        <w:r w:rsidDel="00B12AC4">
          <w:rPr>
            <w:color w:val="000000"/>
            <w:sz w:val="24"/>
            <w:szCs w:val="24"/>
          </w:rPr>
          <w:delText xml:space="preserve"> </w:delText>
        </w:r>
      </w:del>
      <w:r>
        <w:rPr>
          <w:color w:val="000000"/>
          <w:sz w:val="24"/>
          <w:szCs w:val="24"/>
        </w:rPr>
        <w:t xml:space="preserve"> </w:t>
      </w:r>
      <w:del w:id="1707" w:author="Kuba Fa" w:date="2023-03-10T22:26:00Z">
        <w:r w:rsidDel="00B12AC4">
          <w:rPr>
            <w:color w:val="000000"/>
            <w:sz w:val="24"/>
            <w:szCs w:val="24"/>
          </w:rPr>
          <w:delText>Dodałem za to taki parametr jak gra na własnym boisku</w:delText>
        </w:r>
      </w:del>
      <w:ins w:id="1708" w:author="Kuba Fa" w:date="2023-03-10T22:26:00Z">
        <w:r w:rsidR="00B12AC4">
          <w:rPr>
            <w:color w:val="000000"/>
            <w:sz w:val="24"/>
            <w:szCs w:val="24"/>
          </w:rPr>
          <w:t>Parametr</w:t>
        </w:r>
      </w:ins>
      <w:ins w:id="1709" w:author="Kuba Fa" w:date="2023-03-10T22:27:00Z">
        <w:r w:rsidR="00B12AC4">
          <w:rPr>
            <w:color w:val="000000"/>
            <w:sz w:val="24"/>
            <w:szCs w:val="24"/>
          </w:rPr>
          <w:t>, który dodatkowo znajduje się punktacji jest teren rozgrywania spotkania</w:t>
        </w:r>
      </w:ins>
      <w:r>
        <w:rPr>
          <w:color w:val="000000"/>
          <w:sz w:val="24"/>
          <w:szCs w:val="24"/>
        </w:rPr>
        <w:t xml:space="preserve">. W analizie statycznej Ekstraklasy </w:t>
      </w:r>
      <w:del w:id="1710" w:author="Kuba Fa" w:date="2023-03-10T22:28:00Z">
        <w:r w:rsidDel="00B12AC4">
          <w:rPr>
            <w:color w:val="000000"/>
            <w:sz w:val="24"/>
            <w:szCs w:val="24"/>
          </w:rPr>
          <w:delText xml:space="preserve">portalu 90minut.pl </w:delText>
        </w:r>
      </w:del>
      <w:r>
        <w:rPr>
          <w:color w:val="000000"/>
          <w:sz w:val="24"/>
          <w:szCs w:val="24"/>
        </w:rPr>
        <w:t xml:space="preserve">z </w:t>
      </w:r>
      <w:del w:id="1711" w:author="Kuba Fa" w:date="2023-03-10T22:28:00Z">
        <w:r w:rsidDel="00B12AC4">
          <w:rPr>
            <w:color w:val="000000"/>
            <w:sz w:val="24"/>
            <w:szCs w:val="24"/>
          </w:rPr>
          <w:delText xml:space="preserve">ostatniego </w:delText>
        </w:r>
      </w:del>
      <w:r>
        <w:rPr>
          <w:color w:val="000000"/>
          <w:sz w:val="24"/>
          <w:szCs w:val="24"/>
        </w:rPr>
        <w:t xml:space="preserve">sezonu 2021/2022 można znaleźć informacje </w:t>
      </w:r>
      <w:del w:id="1712" w:author="Kuba Fa" w:date="2023-03-10T22:28:00Z">
        <w:r w:rsidDel="00B12AC4">
          <w:rPr>
            <w:color w:val="000000"/>
            <w:sz w:val="24"/>
            <w:szCs w:val="24"/>
          </w:rPr>
          <w:delText>związane z grą u siebie</w:delText>
        </w:r>
      </w:del>
      <w:ins w:id="1713" w:author="Kuba Fa" w:date="2023-03-10T22:28:00Z">
        <w:r w:rsidR="00B12AC4">
          <w:rPr>
            <w:color w:val="000000"/>
            <w:sz w:val="24"/>
            <w:szCs w:val="24"/>
          </w:rPr>
          <w:t xml:space="preserve"> pokazujące, jak ważnym </w:t>
        </w:r>
      </w:ins>
      <w:ins w:id="1714" w:author="Kuba Fa" w:date="2023-03-10T22:29:00Z">
        <w:r w:rsidR="00B12AC4">
          <w:rPr>
            <w:color w:val="000000"/>
            <w:sz w:val="24"/>
            <w:szCs w:val="24"/>
          </w:rPr>
          <w:t>czynnikiem jest to, czy drużyna gra u siebie czy na wyjeździe</w:t>
        </w:r>
      </w:ins>
      <w:r>
        <w:rPr>
          <w:color w:val="000000"/>
          <w:sz w:val="24"/>
          <w:szCs w:val="24"/>
        </w:rPr>
        <w:t>.</w:t>
      </w:r>
    </w:p>
    <w:p w14:paraId="5C85C220" w14:textId="5CD843F1" w:rsidR="006B74F2" w:rsidRDefault="00D046B8">
      <w:pPr>
        <w:jc w:val="center"/>
        <w:rPr>
          <w:rFonts w:cstheme="minorHAnsi"/>
          <w:i/>
          <w:iCs/>
          <w:color w:val="000000"/>
          <w:sz w:val="24"/>
          <w:szCs w:val="24"/>
          <w:shd w:val="clear" w:color="auto" w:fill="FFFFFF"/>
        </w:rPr>
        <w:pPrChange w:id="1715" w:author="Kuba Fa" w:date="2023-03-10T22:30:00Z">
          <w:pPr>
            <w:jc w:val="both"/>
          </w:pPr>
        </w:pPrChange>
      </w:pPr>
      <w:r>
        <w:rPr>
          <w:rFonts w:cstheme="minorHAnsi"/>
          <w:i/>
          <w:iCs/>
          <w:color w:val="000000"/>
          <w:sz w:val="24"/>
          <w:szCs w:val="24"/>
          <w:shd w:val="clear" w:color="auto" w:fill="FFFFFF"/>
        </w:rPr>
        <w:t>„</w:t>
      </w:r>
      <w:r w:rsidR="006B74F2" w:rsidRPr="00F425E5">
        <w:rPr>
          <w:rFonts w:cstheme="minorHAnsi"/>
          <w:i/>
          <w:iCs/>
          <w:color w:val="000000"/>
          <w:sz w:val="24"/>
          <w:szCs w:val="24"/>
          <w:shd w:val="clear" w:color="auto" w:fill="FFFFFF"/>
        </w:rPr>
        <w:t>W 306 meczach zdobyto 818 goli, co daje średnią 2,673 goli na mecz. Gospodarze zdobyli 459 goli (56%), a goście 359 goli (44%)</w:t>
      </w:r>
      <w:r w:rsidR="006B74F2">
        <w:rPr>
          <w:rFonts w:cstheme="minorHAnsi"/>
          <w:i/>
          <w:iCs/>
          <w:color w:val="000000"/>
          <w:sz w:val="24"/>
          <w:szCs w:val="24"/>
          <w:shd w:val="clear" w:color="auto" w:fill="FFFFFF"/>
        </w:rPr>
        <w:t xml:space="preserve"> (</w:t>
      </w:r>
      <w:r w:rsidR="006B74F2" w:rsidRPr="00F425E5">
        <w:rPr>
          <w:rFonts w:cstheme="minorHAnsi"/>
          <w:i/>
          <w:iCs/>
          <w:color w:val="000000"/>
          <w:sz w:val="24"/>
          <w:szCs w:val="24"/>
          <w:shd w:val="clear" w:color="auto" w:fill="FFFFFF"/>
        </w:rPr>
        <w:t>.</w:t>
      </w:r>
      <w:r w:rsidR="006B74F2">
        <w:rPr>
          <w:rFonts w:cstheme="minorHAnsi"/>
          <w:i/>
          <w:iCs/>
          <w:color w:val="000000"/>
          <w:sz w:val="24"/>
          <w:szCs w:val="24"/>
          <w:shd w:val="clear" w:color="auto" w:fill="FFFFFF"/>
        </w:rPr>
        <w:t xml:space="preserve">..) </w:t>
      </w:r>
      <w:r w:rsidR="006B74F2" w:rsidRPr="00F425E5">
        <w:rPr>
          <w:rFonts w:cstheme="minorHAnsi"/>
          <w:i/>
          <w:iCs/>
          <w:color w:val="000000"/>
          <w:sz w:val="24"/>
          <w:szCs w:val="24"/>
          <w:shd w:val="clear" w:color="auto" w:fill="FFFFFF"/>
        </w:rPr>
        <w:t>Gospodarze wygrali 135 meczów (44%), padły 84 remisy (27%), a goście wygrali 87 meczów (28%).</w:t>
      </w:r>
      <w:r>
        <w:rPr>
          <w:rFonts w:cstheme="minorHAnsi"/>
          <w:i/>
          <w:iCs/>
          <w:color w:val="000000"/>
          <w:sz w:val="24"/>
          <w:szCs w:val="24"/>
          <w:shd w:val="clear" w:color="auto" w:fill="FFFFFF"/>
        </w:rPr>
        <w:t>”</w:t>
      </w:r>
    </w:p>
    <w:p w14:paraId="6FB356DB" w14:textId="0E96DA17" w:rsidR="00D046B8" w:rsidRPr="00D046B8" w:rsidRDefault="00D046B8">
      <w:pPr>
        <w:jc w:val="center"/>
        <w:rPr>
          <w:rFonts w:cstheme="minorHAnsi"/>
          <w:i/>
          <w:iCs/>
          <w:color w:val="FF0000"/>
          <w:sz w:val="24"/>
          <w:szCs w:val="24"/>
          <w:shd w:val="clear" w:color="auto" w:fill="FFFFFF"/>
        </w:rPr>
        <w:pPrChange w:id="1716" w:author="Kuba Fa" w:date="2023-03-10T22:30:00Z">
          <w:pPr>
            <w:jc w:val="both"/>
          </w:pPr>
        </w:pPrChange>
      </w:pPr>
      <w:r w:rsidRPr="00D046B8">
        <w:rPr>
          <w:rFonts w:cstheme="minorHAnsi"/>
          <w:i/>
          <w:iCs/>
          <w:color w:val="FF0000"/>
          <w:sz w:val="24"/>
          <w:szCs w:val="24"/>
          <w:shd w:val="clear" w:color="auto" w:fill="FFFFFF"/>
        </w:rPr>
        <w:t>[</w:t>
      </w:r>
      <w:ins w:id="1717" w:author="Kuba Fa" w:date="2023-03-10T22:30:00Z">
        <w:r w:rsidR="00B12AC4">
          <w:rPr>
            <w:rFonts w:cstheme="minorHAnsi"/>
            <w:i/>
            <w:iCs/>
            <w:color w:val="FF0000"/>
            <w:sz w:val="24"/>
            <w:szCs w:val="24"/>
            <w:shd w:val="clear" w:color="auto" w:fill="FFFFFF"/>
          </w:rPr>
          <w:t>15</w:t>
        </w:r>
      </w:ins>
      <w:del w:id="1718" w:author="Kuba Fa" w:date="2023-03-10T22:30:00Z">
        <w:r w:rsidRPr="00D046B8" w:rsidDel="00B12AC4">
          <w:rPr>
            <w:rFonts w:cstheme="minorHAnsi"/>
            <w:i/>
            <w:iCs/>
            <w:color w:val="FF0000"/>
            <w:sz w:val="24"/>
            <w:szCs w:val="24"/>
            <w:shd w:val="clear" w:color="auto" w:fill="FFFFFF"/>
          </w:rPr>
          <w:delText>przypis</w:delText>
        </w:r>
      </w:del>
      <w:r w:rsidRPr="00D046B8">
        <w:rPr>
          <w:rFonts w:cstheme="minorHAnsi"/>
          <w:i/>
          <w:iCs/>
          <w:color w:val="FF0000"/>
          <w:sz w:val="24"/>
          <w:szCs w:val="24"/>
          <w:shd w:val="clear" w:color="auto" w:fill="FFFFFF"/>
        </w:rPr>
        <w:t>]</w:t>
      </w:r>
    </w:p>
    <w:p w14:paraId="12752995" w14:textId="240F329C" w:rsidR="006B74F2" w:rsidRDefault="006B74F2">
      <w:pPr>
        <w:jc w:val="both"/>
        <w:rPr>
          <w:color w:val="000000"/>
          <w:sz w:val="24"/>
          <w:szCs w:val="24"/>
        </w:rPr>
        <w:pPrChange w:id="1719" w:author="Kuba Fa" w:date="2023-02-02T18:13:00Z">
          <w:pPr/>
        </w:pPrChange>
      </w:pPr>
      <w:r>
        <w:rPr>
          <w:color w:val="000000"/>
          <w:sz w:val="24"/>
          <w:szCs w:val="24"/>
        </w:rPr>
        <w:t xml:space="preserve">Stosunek zwycięstw gości do gospodarzy wynosi 64,(4)%. W lidze </w:t>
      </w:r>
      <w:del w:id="1720" w:author="Kuba Fa" w:date="2023-03-10T22:31:00Z">
        <w:r w:rsidDel="00B12AC4">
          <w:rPr>
            <w:color w:val="000000"/>
            <w:sz w:val="24"/>
            <w:szCs w:val="24"/>
          </w:rPr>
          <w:delText>„każdy gra z każdym”</w:delText>
        </w:r>
      </w:del>
      <w:ins w:id="1721" w:author="Kuba Fa" w:date="2023-03-10T22:31:00Z">
        <w:r w:rsidR="00B12AC4">
          <w:rPr>
            <w:color w:val="000000"/>
            <w:sz w:val="24"/>
            <w:szCs w:val="24"/>
          </w:rPr>
          <w:t>każda drużyna rozgrywa ze sobą po dwa mecze,</w:t>
        </w:r>
      </w:ins>
      <w:r>
        <w:rPr>
          <w:color w:val="000000"/>
          <w:sz w:val="24"/>
          <w:szCs w:val="24"/>
        </w:rPr>
        <w:t xml:space="preserve"> zarówno na swoim jak i wyjazdowym terenie. </w:t>
      </w:r>
      <w:del w:id="1722" w:author="Kuba Fa" w:date="2023-03-10T22:31:00Z">
        <w:r w:rsidDel="00B12AC4">
          <w:rPr>
            <w:color w:val="000000"/>
            <w:sz w:val="24"/>
            <w:szCs w:val="24"/>
          </w:rPr>
          <w:delText>Widać więc tu</w:delText>
        </w:r>
      </w:del>
      <w:ins w:id="1723" w:author="Kuba Fa" w:date="2023-03-10T22:31:00Z">
        <w:r w:rsidR="00B12AC4">
          <w:rPr>
            <w:color w:val="000000"/>
            <w:sz w:val="24"/>
            <w:szCs w:val="24"/>
          </w:rPr>
          <w:t xml:space="preserve">Widoczna </w:t>
        </w:r>
      </w:ins>
      <w:ins w:id="1724" w:author="Kuba Fa" w:date="2023-03-10T22:32:00Z">
        <w:r w:rsidR="00B12AC4">
          <w:rPr>
            <w:color w:val="000000"/>
            <w:sz w:val="24"/>
            <w:szCs w:val="24"/>
          </w:rPr>
          <w:t>jest</w:t>
        </w:r>
      </w:ins>
      <w:r>
        <w:rPr>
          <w:color w:val="000000"/>
          <w:sz w:val="24"/>
          <w:szCs w:val="24"/>
        </w:rPr>
        <w:t xml:space="preserve"> spor</w:t>
      </w:r>
      <w:ins w:id="1725" w:author="Kuba Fa" w:date="2023-03-10T22:32:00Z">
        <w:r w:rsidR="00B12AC4">
          <w:rPr>
            <w:color w:val="000000"/>
            <w:sz w:val="24"/>
            <w:szCs w:val="24"/>
          </w:rPr>
          <w:t>a</w:t>
        </w:r>
      </w:ins>
      <w:del w:id="1726" w:author="Kuba Fa" w:date="2023-03-10T22:32:00Z">
        <w:r w:rsidDel="00B12AC4">
          <w:rPr>
            <w:color w:val="000000"/>
            <w:sz w:val="24"/>
            <w:szCs w:val="24"/>
          </w:rPr>
          <w:delText>ą</w:delText>
        </w:r>
      </w:del>
      <w:r>
        <w:rPr>
          <w:color w:val="000000"/>
          <w:sz w:val="24"/>
          <w:szCs w:val="24"/>
        </w:rPr>
        <w:t xml:space="preserve"> zależność wyniku od miejsca w którym spotkanie jest rozgrywane. Około 1/3 wyników spotkań </w:t>
      </w:r>
      <w:del w:id="1727" w:author="Kuba Fa" w:date="2023-03-10T22:32:00Z">
        <w:r w:rsidDel="00B12AC4">
          <w:rPr>
            <w:color w:val="000000"/>
            <w:sz w:val="24"/>
            <w:szCs w:val="24"/>
          </w:rPr>
          <w:delText>jest przechylane na rzecz</w:delText>
        </w:r>
      </w:del>
      <w:ins w:id="1728" w:author="Kuba Fa" w:date="2023-03-10T22:32:00Z">
        <w:r w:rsidR="00B12AC4">
          <w:rPr>
            <w:color w:val="000000"/>
            <w:sz w:val="24"/>
            <w:szCs w:val="24"/>
          </w:rPr>
          <w:t xml:space="preserve">kończy się sukcesem </w:t>
        </w:r>
      </w:ins>
      <w:r>
        <w:rPr>
          <w:color w:val="000000"/>
          <w:sz w:val="24"/>
          <w:szCs w:val="24"/>
        </w:rPr>
        <w:t xml:space="preserve"> gospodarzy ze względu na swoje boisko, kibiców i brak konieczności odbywania podróży</w:t>
      </w:r>
      <w:ins w:id="1729" w:author="Kuba Fa" w:date="2023-03-10T22:32:00Z">
        <w:r w:rsidR="00B12AC4">
          <w:rPr>
            <w:color w:val="000000"/>
            <w:sz w:val="24"/>
            <w:szCs w:val="24"/>
          </w:rPr>
          <w:t xml:space="preserve"> przed spotkaniem</w:t>
        </w:r>
      </w:ins>
      <w:r>
        <w:rPr>
          <w:color w:val="000000"/>
          <w:sz w:val="24"/>
          <w:szCs w:val="24"/>
        </w:rPr>
        <w:t xml:space="preserve">. Jednak </w:t>
      </w:r>
      <w:del w:id="1730" w:author="Kuba Fa" w:date="2023-03-10T22:33:00Z">
        <w:r w:rsidDel="00B12AC4">
          <w:rPr>
            <w:color w:val="000000"/>
            <w:sz w:val="24"/>
            <w:szCs w:val="24"/>
          </w:rPr>
          <w:delText>nie jest to jednoznaczne, często jest to kwestia indywidualna</w:delText>
        </w:r>
      </w:del>
      <w:ins w:id="1731" w:author="Kuba Fa" w:date="2023-03-10T22:33:00Z">
        <w:r w:rsidR="00B12AC4">
          <w:rPr>
            <w:color w:val="000000"/>
            <w:sz w:val="24"/>
            <w:szCs w:val="24"/>
          </w:rPr>
          <w:t xml:space="preserve"> ta sytuacja raz jest większym, a raz mniejszym atutem</w:t>
        </w:r>
      </w:ins>
      <w:r>
        <w:rPr>
          <w:color w:val="000000"/>
          <w:sz w:val="24"/>
          <w:szCs w:val="24"/>
        </w:rPr>
        <w:t>.</w:t>
      </w:r>
      <w:ins w:id="1732" w:author="Kuba Fa" w:date="2023-03-10T22:33:00Z">
        <w:r w:rsidR="00B12AC4">
          <w:rPr>
            <w:color w:val="000000"/>
            <w:sz w:val="24"/>
            <w:szCs w:val="24"/>
          </w:rPr>
          <w:t xml:space="preserve"> </w:t>
        </w:r>
      </w:ins>
      <w:ins w:id="1733" w:author="Kuba Fa" w:date="2023-03-10T22:34:00Z">
        <w:r w:rsidR="00B12AC4">
          <w:rPr>
            <w:color w:val="000000"/>
            <w:sz w:val="24"/>
            <w:szCs w:val="24"/>
          </w:rPr>
          <w:t>Zależne jest to od drużyny.</w:t>
        </w:r>
      </w:ins>
      <w:r>
        <w:rPr>
          <w:color w:val="000000"/>
          <w:sz w:val="24"/>
          <w:szCs w:val="24"/>
        </w:rPr>
        <w:t xml:space="preserve"> W sezonie 2021/2022 aż 15 na 18 zespołów zdobyło więcej punktów u siebie względem meczów na wyjeździe. </w:t>
      </w:r>
      <w:del w:id="1734" w:author="Kuba Fa" w:date="2023-03-10T22:34:00Z">
        <w:r w:rsidDel="00B12AC4">
          <w:rPr>
            <w:color w:val="000000"/>
            <w:sz w:val="24"/>
            <w:szCs w:val="24"/>
          </w:rPr>
          <w:delText>Niektóre zespoły wręcz były uzależnione od dobrych wyników na własnym boisku</w:delText>
        </w:r>
      </w:del>
      <w:ins w:id="1735" w:author="Kuba Fa" w:date="2023-03-10T22:34:00Z">
        <w:r w:rsidR="00B12AC4">
          <w:rPr>
            <w:color w:val="000000"/>
            <w:sz w:val="24"/>
            <w:szCs w:val="24"/>
          </w:rPr>
          <w:t xml:space="preserve"> U niektórych zespołów widać było dużą dysproporcje pomiędzy</w:t>
        </w:r>
      </w:ins>
      <w:ins w:id="1736" w:author="Kuba Fa" w:date="2023-03-10T22:35:00Z">
        <w:r w:rsidR="00B12AC4">
          <w:rPr>
            <w:color w:val="000000"/>
            <w:sz w:val="24"/>
            <w:szCs w:val="24"/>
          </w:rPr>
          <w:t xml:space="preserve"> ilością punktów u siebie i na wyjeździe</w:t>
        </w:r>
      </w:ins>
      <w:ins w:id="1737" w:author="Kuba Fa" w:date="2023-03-10T22:34:00Z">
        <w:r w:rsidR="00B12AC4">
          <w:rPr>
            <w:color w:val="000000"/>
            <w:sz w:val="24"/>
            <w:szCs w:val="24"/>
          </w:rPr>
          <w:t xml:space="preserve"> </w:t>
        </w:r>
      </w:ins>
      <w:r>
        <w:rPr>
          <w:color w:val="000000"/>
          <w:sz w:val="24"/>
          <w:szCs w:val="24"/>
        </w:rPr>
        <w:t xml:space="preserve">. Dobrym przykładem jest 40 zdobytych punktów Lechii Gdańsk u siebie i tylko 17 na obcym boisku. Podobnie Wisła z dorobkiem 35 punktów w Płocku i 13 oczek na wyjazdach. Zdarzają się jednak sytuacje, w których drużynom lepiej się gra na innym boisku, niż tym gdzie formalnie są gospodarzem. W takiej sytuacji jest Warta Poznań, która rozgrywa swoje spotkania domowe w Grodzisku Wielkopolskim, ze względu na brak własnego stadionu, spełniającego wymogi licencyjne na najwyższym poziomie rozgrywkowym. W sezonie 2021/2022 stosunek punktów domowych </w:t>
      </w:r>
      <w:del w:id="1738" w:author="Kuba Fa" w:date="2023-03-10T22:36:00Z">
        <w:r w:rsidDel="00B12AC4">
          <w:rPr>
            <w:color w:val="000000"/>
            <w:sz w:val="24"/>
            <w:szCs w:val="24"/>
          </w:rPr>
          <w:delText xml:space="preserve">Warty </w:delText>
        </w:r>
      </w:del>
      <w:r>
        <w:rPr>
          <w:color w:val="000000"/>
          <w:sz w:val="24"/>
          <w:szCs w:val="24"/>
        </w:rPr>
        <w:t xml:space="preserve">do wyjazdowych </w:t>
      </w:r>
      <w:ins w:id="1739" w:author="Kuba Fa" w:date="2023-03-10T22:36:00Z">
        <w:r w:rsidR="00B12AC4">
          <w:rPr>
            <w:color w:val="000000"/>
            <w:sz w:val="24"/>
            <w:szCs w:val="24"/>
          </w:rPr>
          <w:t xml:space="preserve">Warty </w:t>
        </w:r>
      </w:ins>
      <w:r>
        <w:rPr>
          <w:color w:val="000000"/>
          <w:sz w:val="24"/>
          <w:szCs w:val="24"/>
        </w:rPr>
        <w:t xml:space="preserve">wynosił 18:24. Po rundzie jesiennej kolejnego sezonu, czyli po rozegraniu połowy spotkań, ta różnica jest sporo większa i wynosi 6:19. Mając na uwadze powyższe statystyki </w:t>
      </w:r>
      <w:ins w:id="1740" w:author="Kuba Fa" w:date="2023-03-10T22:37:00Z">
        <w:r w:rsidR="00B12AC4">
          <w:rPr>
            <w:color w:val="000000"/>
            <w:sz w:val="24"/>
            <w:szCs w:val="24"/>
          </w:rPr>
          <w:t>system</w:t>
        </w:r>
      </w:ins>
      <w:del w:id="1741" w:author="Kuba Fa" w:date="2023-03-10T22:37:00Z">
        <w:r w:rsidDel="00B12AC4">
          <w:rPr>
            <w:color w:val="000000"/>
            <w:sz w:val="24"/>
            <w:szCs w:val="24"/>
          </w:rPr>
          <w:delText>postanowiłem, że</w:delText>
        </w:r>
      </w:del>
      <w:r>
        <w:rPr>
          <w:color w:val="000000"/>
          <w:sz w:val="24"/>
          <w:szCs w:val="24"/>
        </w:rPr>
        <w:t xml:space="preserve"> prócz punktów mających określić formę w ostatnich 15 meczach do rankingu klubu</w:t>
      </w:r>
      <w:del w:id="1742" w:author="Kuba Fa" w:date="2023-03-10T22:37:00Z">
        <w:r w:rsidDel="00B12AC4">
          <w:rPr>
            <w:color w:val="000000"/>
            <w:sz w:val="24"/>
            <w:szCs w:val="24"/>
          </w:rPr>
          <w:delText xml:space="preserve"> </w:delText>
        </w:r>
      </w:del>
      <w:ins w:id="1743" w:author="Kuba Fa" w:date="2023-03-10T22:37:00Z">
        <w:r w:rsidR="00B12AC4">
          <w:rPr>
            <w:color w:val="000000"/>
            <w:sz w:val="24"/>
            <w:szCs w:val="24"/>
          </w:rPr>
          <w:t xml:space="preserve">, </w:t>
        </w:r>
      </w:ins>
      <w:del w:id="1744" w:author="Kuba Fa" w:date="2023-03-10T22:37:00Z">
        <w:r w:rsidDel="00B12AC4">
          <w:rPr>
            <w:color w:val="000000"/>
            <w:sz w:val="24"/>
            <w:szCs w:val="24"/>
          </w:rPr>
          <w:delText xml:space="preserve">będzie </w:delText>
        </w:r>
      </w:del>
      <w:r>
        <w:rPr>
          <w:color w:val="000000"/>
          <w:sz w:val="24"/>
          <w:szCs w:val="24"/>
        </w:rPr>
        <w:t>wlicza</w:t>
      </w:r>
      <w:ins w:id="1745" w:author="Kuba Fa" w:date="2023-03-10T22:38:00Z">
        <w:r w:rsidR="00B12AC4">
          <w:rPr>
            <w:color w:val="000000"/>
            <w:sz w:val="24"/>
            <w:szCs w:val="24"/>
          </w:rPr>
          <w:t>na jest</w:t>
        </w:r>
      </w:ins>
      <w:del w:id="1746" w:author="Kuba Fa" w:date="2023-03-10T22:37:00Z">
        <w:r w:rsidDel="00B12AC4">
          <w:rPr>
            <w:color w:val="000000"/>
            <w:sz w:val="24"/>
            <w:szCs w:val="24"/>
          </w:rPr>
          <w:delText>ła</w:delText>
        </w:r>
      </w:del>
      <w:r>
        <w:rPr>
          <w:color w:val="000000"/>
          <w:sz w:val="24"/>
          <w:szCs w:val="24"/>
        </w:rPr>
        <w:t xml:space="preserve"> </w:t>
      </w:r>
      <w:del w:id="1747" w:author="Kuba Fa" w:date="2023-03-10T22:37:00Z">
        <w:r w:rsidDel="00B12AC4">
          <w:rPr>
            <w:color w:val="000000"/>
            <w:sz w:val="24"/>
            <w:szCs w:val="24"/>
          </w:rPr>
          <w:delText xml:space="preserve">się też </w:delText>
        </w:r>
      </w:del>
      <w:r>
        <w:rPr>
          <w:color w:val="000000"/>
          <w:sz w:val="24"/>
          <w:szCs w:val="24"/>
        </w:rPr>
        <w:t>form</w:t>
      </w:r>
      <w:ins w:id="1748" w:author="Kuba Fa" w:date="2023-03-10T22:38:00Z">
        <w:r w:rsidR="00B12AC4">
          <w:rPr>
            <w:color w:val="000000"/>
            <w:sz w:val="24"/>
            <w:szCs w:val="24"/>
          </w:rPr>
          <w:t>a</w:t>
        </w:r>
      </w:ins>
      <w:del w:id="1749" w:author="Kuba Fa" w:date="2023-03-10T22:37:00Z">
        <w:r w:rsidDel="00B12AC4">
          <w:rPr>
            <w:color w:val="000000"/>
            <w:sz w:val="24"/>
            <w:szCs w:val="24"/>
          </w:rPr>
          <w:delText>a</w:delText>
        </w:r>
      </w:del>
      <w:r>
        <w:rPr>
          <w:color w:val="000000"/>
          <w:sz w:val="24"/>
          <w:szCs w:val="24"/>
        </w:rPr>
        <w:t xml:space="preserve"> zespołu w </w:t>
      </w:r>
      <w:del w:id="1750" w:author="Marcin Ochab" w:date="2023-02-01T14:33:00Z">
        <w:r w:rsidDel="003A3545">
          <w:rPr>
            <w:color w:val="000000"/>
            <w:sz w:val="24"/>
            <w:szCs w:val="24"/>
          </w:rPr>
          <w:delText>miejscu</w:delText>
        </w:r>
      </w:del>
      <w:r w:rsidR="003A3545">
        <w:rPr>
          <w:color w:val="000000"/>
          <w:sz w:val="24"/>
          <w:szCs w:val="24"/>
        </w:rPr>
        <w:t>miejscu,</w:t>
      </w:r>
      <w:r>
        <w:rPr>
          <w:color w:val="000000"/>
          <w:sz w:val="24"/>
          <w:szCs w:val="24"/>
        </w:rPr>
        <w:t xml:space="preserve"> gdzie będzie się odbywał</w:t>
      </w:r>
      <w:ins w:id="1751" w:author="Kuba Fa" w:date="2023-03-10T22:37:00Z">
        <w:r w:rsidR="00B12AC4">
          <w:rPr>
            <w:color w:val="000000"/>
            <w:sz w:val="24"/>
            <w:szCs w:val="24"/>
          </w:rPr>
          <w:t xml:space="preserve"> szacowany</w:t>
        </w:r>
      </w:ins>
      <w:r>
        <w:rPr>
          <w:color w:val="000000"/>
          <w:sz w:val="24"/>
          <w:szCs w:val="24"/>
        </w:rPr>
        <w:t xml:space="preserve"> mecz. Jeśli drużyna gra kolejny mecz u siebie, 1/3 punktów w rankingu będzie zależna od </w:t>
      </w:r>
      <w:ins w:id="1752" w:author="Kuba Fa" w:date="2023-03-10T22:38:00Z">
        <w:r w:rsidR="00B12AC4">
          <w:rPr>
            <w:color w:val="000000"/>
            <w:sz w:val="24"/>
            <w:szCs w:val="24"/>
          </w:rPr>
          <w:t xml:space="preserve">ilości punktów w </w:t>
        </w:r>
      </w:ins>
      <w:r>
        <w:rPr>
          <w:color w:val="000000"/>
          <w:sz w:val="24"/>
          <w:szCs w:val="24"/>
        </w:rPr>
        <w:t xml:space="preserve">ostatnich 5 </w:t>
      </w:r>
      <w:ins w:id="1753" w:author="Kuba Fa" w:date="2023-03-10T22:39:00Z">
        <w:r w:rsidR="00B12AC4">
          <w:rPr>
            <w:color w:val="000000"/>
            <w:sz w:val="24"/>
            <w:szCs w:val="24"/>
          </w:rPr>
          <w:t xml:space="preserve">domowych </w:t>
        </w:r>
      </w:ins>
      <w:r>
        <w:rPr>
          <w:color w:val="000000"/>
          <w:sz w:val="24"/>
          <w:szCs w:val="24"/>
        </w:rPr>
        <w:t>spotka</w:t>
      </w:r>
      <w:ins w:id="1754" w:author="Kuba Fa" w:date="2023-03-10T22:38:00Z">
        <w:r w:rsidR="00B12AC4">
          <w:rPr>
            <w:color w:val="000000"/>
            <w:sz w:val="24"/>
            <w:szCs w:val="24"/>
          </w:rPr>
          <w:t>niach</w:t>
        </w:r>
      </w:ins>
      <w:del w:id="1755" w:author="Kuba Fa" w:date="2023-03-10T22:38:00Z">
        <w:r w:rsidDel="00B12AC4">
          <w:rPr>
            <w:color w:val="000000"/>
            <w:sz w:val="24"/>
            <w:szCs w:val="24"/>
          </w:rPr>
          <w:delText>ń</w:delText>
        </w:r>
      </w:del>
      <w:del w:id="1756" w:author="Kuba Fa" w:date="2023-03-10T22:39:00Z">
        <w:r w:rsidDel="00B12AC4">
          <w:rPr>
            <w:color w:val="000000"/>
            <w:sz w:val="24"/>
            <w:szCs w:val="24"/>
          </w:rPr>
          <w:delText xml:space="preserve"> u siebie</w:delText>
        </w:r>
      </w:del>
      <w:r>
        <w:rPr>
          <w:color w:val="000000"/>
          <w:sz w:val="24"/>
          <w:szCs w:val="24"/>
        </w:rPr>
        <w:t>. Analogicznie w przypadku spotkań wyjazdowych. Ogólny wzór na obliczanie punktów w rankingu, który będzie miał zakres procentowy, czyli wartości od 0 do 100 jest następujący:</w:t>
      </w:r>
    </w:p>
    <w:p w14:paraId="33C8F872" w14:textId="77777777" w:rsidR="006B74F2" w:rsidRDefault="006B74F2" w:rsidP="006B74F2">
      <w:pPr>
        <w:rPr>
          <w:color w:val="000000"/>
          <w:sz w:val="24"/>
          <w:szCs w:val="24"/>
        </w:rPr>
      </w:pPr>
    </w:p>
    <w:p w14:paraId="3FEFF38C" w14:textId="6ABB331D" w:rsidR="006B74F2" w:rsidRDefault="006B74F2">
      <w:pPr>
        <w:ind w:left="708"/>
        <w:rPr>
          <w:color w:val="000000"/>
          <w:sz w:val="24"/>
          <w:szCs w:val="24"/>
        </w:rPr>
        <w:pPrChange w:id="1757" w:author="Kuba Fa" w:date="2023-02-02T18:14:00Z">
          <w:pPr/>
        </w:pPrChange>
      </w:pPr>
      <w:r>
        <w:rPr>
          <w:color w:val="000000"/>
          <w:sz w:val="24"/>
          <w:szCs w:val="24"/>
        </w:rPr>
        <w:lastRenderedPageBreak/>
        <w:t>PP = ((2*(PO/45)+(PT/15))/3)*100, gdzie</w:t>
      </w:r>
      <w:r w:rsidR="00832E2D">
        <w:rPr>
          <w:color w:val="000000"/>
          <w:sz w:val="24"/>
          <w:szCs w:val="24"/>
        </w:rPr>
        <w:t>:</w:t>
      </w:r>
    </w:p>
    <w:p w14:paraId="735F1C4C" w14:textId="77777777" w:rsidR="006B74F2" w:rsidRDefault="006B74F2">
      <w:pPr>
        <w:ind w:left="708"/>
        <w:rPr>
          <w:color w:val="000000"/>
          <w:sz w:val="24"/>
          <w:szCs w:val="24"/>
        </w:rPr>
        <w:pPrChange w:id="1758" w:author="Kuba Fa" w:date="2023-02-02T18:14:00Z">
          <w:pPr/>
        </w:pPrChange>
      </w:pPr>
      <w:r>
        <w:rPr>
          <w:color w:val="000000"/>
          <w:sz w:val="24"/>
          <w:szCs w:val="24"/>
        </w:rPr>
        <w:t>PP – punkty procentowo,</w:t>
      </w:r>
    </w:p>
    <w:p w14:paraId="22CD72AB" w14:textId="77777777" w:rsidR="006B74F2" w:rsidRDefault="006B74F2">
      <w:pPr>
        <w:ind w:left="708"/>
        <w:rPr>
          <w:color w:val="000000"/>
          <w:sz w:val="24"/>
          <w:szCs w:val="24"/>
        </w:rPr>
        <w:pPrChange w:id="1759" w:author="Kuba Fa" w:date="2023-02-02T18:14:00Z">
          <w:pPr/>
        </w:pPrChange>
      </w:pPr>
      <w:r>
        <w:rPr>
          <w:color w:val="000000"/>
          <w:sz w:val="24"/>
          <w:szCs w:val="24"/>
        </w:rPr>
        <w:t>PO – punkty ogólne, czyli liczba punktów w ostatnich 15 meczach pomnożona razy indeks ważność meczu k(wzór powyżej, uśredniona wartość równa 1), 45 to maksymalna wartość po,</w:t>
      </w:r>
    </w:p>
    <w:p w14:paraId="3EB4C2B1" w14:textId="0B81882F" w:rsidR="006B74F2" w:rsidRDefault="006B74F2">
      <w:pPr>
        <w:ind w:left="708"/>
        <w:rPr>
          <w:ins w:id="1760" w:author="Kuba Fa" w:date="2023-03-10T23:22:00Z"/>
          <w:color w:val="000000"/>
          <w:sz w:val="24"/>
          <w:szCs w:val="24"/>
        </w:rPr>
      </w:pPr>
      <w:r>
        <w:rPr>
          <w:color w:val="000000"/>
          <w:sz w:val="24"/>
          <w:szCs w:val="24"/>
        </w:rPr>
        <w:t>PT – punkty terenowe, czyli liczba punktów w ostatnich 5 meczach u siebie, bądź na wyjeździe w zależności od tego gdzie dana drużyna gra, 15 to maksymalna wartość pt</w:t>
      </w:r>
      <w:ins w:id="1761" w:author="Kuba Fa" w:date="2023-03-10T23:22:00Z">
        <w:r w:rsidR="002670A5">
          <w:rPr>
            <w:color w:val="000000"/>
            <w:sz w:val="24"/>
            <w:szCs w:val="24"/>
          </w:rPr>
          <w:t>.</w:t>
        </w:r>
      </w:ins>
    </w:p>
    <w:p w14:paraId="0352376A" w14:textId="77777777" w:rsidR="002670A5" w:rsidDel="002670A5" w:rsidRDefault="002670A5">
      <w:pPr>
        <w:ind w:left="708"/>
        <w:rPr>
          <w:del w:id="1762" w:author="Kuba Fa" w:date="2023-03-10T23:23:00Z"/>
          <w:color w:val="000000"/>
          <w:sz w:val="24"/>
          <w:szCs w:val="24"/>
        </w:rPr>
        <w:pPrChange w:id="1763" w:author="Kuba Fa" w:date="2023-02-02T18:14:00Z">
          <w:pPr/>
        </w:pPrChange>
      </w:pPr>
    </w:p>
    <w:p w14:paraId="379DDF76" w14:textId="77777777" w:rsidR="006B74F2" w:rsidRDefault="006B74F2" w:rsidP="006B74F2">
      <w:pPr>
        <w:rPr>
          <w:color w:val="000000"/>
          <w:sz w:val="24"/>
          <w:szCs w:val="24"/>
        </w:rPr>
      </w:pPr>
    </w:p>
    <w:p w14:paraId="3E927F91" w14:textId="63FE8CF4" w:rsidR="006B74F2" w:rsidRDefault="006B74F2">
      <w:pPr>
        <w:jc w:val="both"/>
        <w:rPr>
          <w:color w:val="000000"/>
          <w:sz w:val="24"/>
          <w:szCs w:val="24"/>
        </w:rPr>
        <w:pPrChange w:id="1764" w:author="Kuba Fa" w:date="2023-02-02T18:14:00Z">
          <w:pPr/>
        </w:pPrChange>
      </w:pPr>
      <w:del w:id="1765" w:author="Kuba Fa" w:date="2023-03-10T22:39:00Z">
        <w:r w:rsidDel="00B12AC4">
          <w:rPr>
            <w:color w:val="000000"/>
            <w:sz w:val="24"/>
            <w:szCs w:val="24"/>
          </w:rPr>
          <w:delText>Mamy więc informacje o ilości punktów drużyny w rankingu. Lecz celem</w:delText>
        </w:r>
      </w:del>
      <w:ins w:id="1766" w:author="Kuba Fa" w:date="2023-03-10T22:39:00Z">
        <w:r w:rsidR="00B12AC4">
          <w:rPr>
            <w:color w:val="000000"/>
            <w:sz w:val="24"/>
            <w:szCs w:val="24"/>
          </w:rPr>
          <w:t>Celem</w:t>
        </w:r>
      </w:ins>
      <w:r>
        <w:rPr>
          <w:color w:val="000000"/>
          <w:sz w:val="24"/>
          <w:szCs w:val="24"/>
        </w:rPr>
        <w:t xml:space="preserve"> aplikacji nie jest tylko i wyłącznie wygenerowanie siły drużyny, lecz wynik w spotkaniu z drużyną przeciwną. Aby próbować przewidywać jakim wynikiem zakończy się spotkanie potrzebne są informacje o tym</w:t>
      </w:r>
      <w:ins w:id="1767" w:author="Kuba Fa" w:date="2023-03-10T22:39:00Z">
        <w:r w:rsidR="00B12AC4">
          <w:rPr>
            <w:color w:val="000000"/>
            <w:sz w:val="24"/>
            <w:szCs w:val="24"/>
          </w:rPr>
          <w:t>,</w:t>
        </w:r>
      </w:ins>
      <w:r>
        <w:rPr>
          <w:color w:val="000000"/>
          <w:sz w:val="24"/>
          <w:szCs w:val="24"/>
        </w:rPr>
        <w:t xml:space="preserve"> która drużyna wygra spotkanie, jaka będzie różnica bramkowa i ile bramek padnie. W piłce nożnej dosyć często dochodzi do remisów i trzeba je też brać pod uwagę przy predykcjach. Przy obliczaniu tylu działań mało prawdopodobne jest, że siła obu drużyn będzie identyczna. W celu rozwiązania tego problemu </w:t>
      </w:r>
      <w:del w:id="1768" w:author="Kuba Fa" w:date="2023-03-10T22:45:00Z">
        <w:r w:rsidDel="003716A6">
          <w:rPr>
            <w:color w:val="000000"/>
            <w:sz w:val="24"/>
            <w:szCs w:val="24"/>
          </w:rPr>
          <w:delText>komunikowałem się</w:delText>
        </w:r>
      </w:del>
      <w:ins w:id="1769" w:author="Kuba Fa" w:date="2023-03-10T22:46:00Z">
        <w:r w:rsidR="003716A6">
          <w:rPr>
            <w:color w:val="000000"/>
            <w:sz w:val="24"/>
            <w:szCs w:val="24"/>
          </w:rPr>
          <w:t xml:space="preserve"> </w:t>
        </w:r>
      </w:ins>
      <w:ins w:id="1770" w:author="Kuba Fa" w:date="2023-03-10T22:45:00Z">
        <w:r w:rsidR="003716A6">
          <w:rPr>
            <w:color w:val="000000"/>
            <w:sz w:val="24"/>
            <w:szCs w:val="24"/>
          </w:rPr>
          <w:t>na</w:t>
        </w:r>
      </w:ins>
      <w:ins w:id="1771" w:author="Kuba Fa" w:date="2023-03-10T22:46:00Z">
        <w:r w:rsidR="003716A6">
          <w:rPr>
            <w:color w:val="000000"/>
            <w:sz w:val="24"/>
            <w:szCs w:val="24"/>
          </w:rPr>
          <w:t>stąpiła komunikacja</w:t>
        </w:r>
      </w:ins>
      <w:r>
        <w:rPr>
          <w:color w:val="000000"/>
          <w:sz w:val="24"/>
          <w:szCs w:val="24"/>
        </w:rPr>
        <w:t xml:space="preserve"> </w:t>
      </w:r>
      <w:r w:rsidRPr="00C327FF">
        <w:rPr>
          <w:color w:val="000000" w:themeColor="text1"/>
          <w:sz w:val="24"/>
          <w:szCs w:val="24"/>
          <w:rPrChange w:id="1772" w:author="Kuba Fa" w:date="2023-02-02T15:09:00Z">
            <w:rPr>
              <w:color w:val="000000"/>
              <w:sz w:val="24"/>
              <w:szCs w:val="24"/>
            </w:rPr>
          </w:rPrChange>
        </w:rPr>
        <w:t xml:space="preserve">z </w:t>
      </w:r>
      <w:ins w:id="1773" w:author="Kuba Fa" w:date="2023-03-10T22:46:00Z">
        <w:r w:rsidR="003716A6">
          <w:rPr>
            <w:color w:val="000000" w:themeColor="text1"/>
            <w:sz w:val="24"/>
            <w:szCs w:val="24"/>
          </w:rPr>
          <w:t xml:space="preserve">mgr. Inż. </w:t>
        </w:r>
      </w:ins>
      <w:r w:rsidRPr="00C327FF">
        <w:rPr>
          <w:color w:val="000000" w:themeColor="text1"/>
          <w:rPrChange w:id="1774" w:author="Kuba Fa" w:date="2023-02-02T15:09:00Z">
            <w:rPr/>
          </w:rPrChange>
        </w:rPr>
        <w:fldChar w:fldCharType="begin"/>
      </w:r>
      <w:r w:rsidRPr="00C327FF">
        <w:rPr>
          <w:color w:val="000000" w:themeColor="text1"/>
          <w:rPrChange w:id="1775" w:author="Kuba Fa" w:date="2023-02-02T15:09:00Z">
            <w:rPr/>
          </w:rPrChange>
        </w:rPr>
        <w:instrText>HYPERLINK "https://twitter.com/pklimek99"</w:instrText>
      </w:r>
      <w:r w:rsidRPr="000C13E8">
        <w:rPr>
          <w:color w:val="000000" w:themeColor="text1"/>
        </w:rPr>
      </w:r>
      <w:r w:rsidRPr="00C327FF">
        <w:rPr>
          <w:color w:val="000000" w:themeColor="text1"/>
          <w:rPrChange w:id="1776" w:author="Kuba Fa" w:date="2023-02-02T15:09:00Z">
            <w:rPr>
              <w:rStyle w:val="Hipercze"/>
              <w:sz w:val="24"/>
              <w:szCs w:val="24"/>
            </w:rPr>
          </w:rPrChange>
        </w:rPr>
        <w:fldChar w:fldCharType="separate"/>
      </w:r>
      <w:r w:rsidRPr="00C327FF">
        <w:rPr>
          <w:rStyle w:val="Hipercze"/>
          <w:color w:val="000000" w:themeColor="text1"/>
          <w:sz w:val="24"/>
          <w:szCs w:val="24"/>
          <w:u w:val="none"/>
          <w:rPrChange w:id="1777" w:author="Kuba Fa" w:date="2023-02-02T15:09:00Z">
            <w:rPr>
              <w:rStyle w:val="Hipercze"/>
              <w:sz w:val="24"/>
              <w:szCs w:val="24"/>
            </w:rPr>
          </w:rPrChange>
        </w:rPr>
        <w:t>Piotrem Klimkiem</w:t>
      </w:r>
      <w:r w:rsidRPr="00C327FF">
        <w:rPr>
          <w:rStyle w:val="Hipercze"/>
          <w:color w:val="000000" w:themeColor="text1"/>
          <w:sz w:val="24"/>
          <w:szCs w:val="24"/>
          <w:u w:val="none"/>
          <w:rPrChange w:id="1778" w:author="Kuba Fa" w:date="2023-02-02T15:09:00Z">
            <w:rPr>
              <w:rStyle w:val="Hipercze"/>
              <w:sz w:val="24"/>
              <w:szCs w:val="24"/>
            </w:rPr>
          </w:rPrChange>
        </w:rPr>
        <w:fldChar w:fldCharType="end"/>
      </w:r>
      <w:ins w:id="1779" w:author="Kuba Fa" w:date="2023-02-02T15:09:00Z">
        <w:r w:rsidR="00C327FF" w:rsidRPr="00C327FF">
          <w:rPr>
            <w:rStyle w:val="Hipercze"/>
            <w:color w:val="000000" w:themeColor="text1"/>
            <w:sz w:val="24"/>
            <w:szCs w:val="24"/>
            <w:u w:val="none"/>
            <w:rPrChange w:id="1780" w:author="Kuba Fa" w:date="2023-02-02T15:09:00Z">
              <w:rPr>
                <w:rStyle w:val="Hipercze"/>
                <w:color w:val="000000" w:themeColor="text1"/>
                <w:sz w:val="24"/>
                <w:szCs w:val="24"/>
              </w:rPr>
            </w:rPrChange>
          </w:rPr>
          <w:t xml:space="preserve"> </w:t>
        </w:r>
        <w:r w:rsidR="00C327FF" w:rsidRPr="00C327FF">
          <w:rPr>
            <w:rStyle w:val="Hipercze"/>
            <w:color w:val="000000" w:themeColor="text1"/>
            <w:sz w:val="24"/>
            <w:szCs w:val="24"/>
            <w:u w:val="none"/>
            <w:rPrChange w:id="1781" w:author="Kuba Fa" w:date="2023-02-02T15:09:00Z">
              <w:rPr>
                <w:rStyle w:val="Hipercze"/>
                <w:sz w:val="24"/>
                <w:szCs w:val="24"/>
              </w:rPr>
            </w:rPrChange>
          </w:rPr>
          <w:t>[</w:t>
        </w:r>
      </w:ins>
      <w:ins w:id="1782" w:author="Kuba Fa" w:date="2023-03-10T22:50:00Z">
        <w:r w:rsidR="003716A6">
          <w:rPr>
            <w:rStyle w:val="Hipercze"/>
            <w:color w:val="000000" w:themeColor="text1"/>
            <w:sz w:val="24"/>
            <w:szCs w:val="24"/>
            <w:u w:val="none"/>
          </w:rPr>
          <w:t>16</w:t>
        </w:r>
      </w:ins>
      <w:ins w:id="1783" w:author="Kuba Fa" w:date="2023-02-02T15:09:00Z">
        <w:r w:rsidR="00C327FF" w:rsidRPr="00C327FF">
          <w:rPr>
            <w:rStyle w:val="Hipercze"/>
            <w:color w:val="000000" w:themeColor="text1"/>
            <w:sz w:val="24"/>
            <w:szCs w:val="24"/>
            <w:u w:val="none"/>
            <w:rPrChange w:id="1784" w:author="Kuba Fa" w:date="2023-02-02T15:09:00Z">
              <w:rPr>
                <w:rStyle w:val="Hipercze"/>
                <w:sz w:val="24"/>
                <w:szCs w:val="24"/>
              </w:rPr>
            </w:rPrChange>
          </w:rPr>
          <w:t>]</w:t>
        </w:r>
      </w:ins>
      <w:r w:rsidRPr="00C327FF">
        <w:rPr>
          <w:color w:val="000000" w:themeColor="text1"/>
          <w:sz w:val="24"/>
          <w:szCs w:val="24"/>
          <w:rPrChange w:id="1785" w:author="Kuba Fa" w:date="2023-02-02T15:09:00Z">
            <w:rPr>
              <w:color w:val="000000"/>
              <w:sz w:val="24"/>
              <w:szCs w:val="24"/>
            </w:rPr>
          </w:rPrChange>
        </w:rPr>
        <w:t xml:space="preserve"> </w:t>
      </w:r>
      <w:r>
        <w:rPr>
          <w:color w:val="000000"/>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del w:id="1786" w:author="Kuba Fa" w:date="2023-03-10T22:43:00Z">
        <w:r w:rsidDel="003716A6">
          <w:rPr>
            <w:color w:val="000000"/>
            <w:sz w:val="24"/>
            <w:szCs w:val="24"/>
          </w:rPr>
          <w:delText xml:space="preserve">biorę </w:delText>
        </w:r>
      </w:del>
      <w:ins w:id="1787" w:author="Kuba Fa" w:date="2023-03-10T22:43:00Z">
        <w:r w:rsidR="003716A6">
          <w:rPr>
            <w:color w:val="000000"/>
            <w:sz w:val="24"/>
            <w:szCs w:val="24"/>
          </w:rPr>
          <w:t xml:space="preserve">brane są </w:t>
        </w:r>
      </w:ins>
      <w:r>
        <w:rPr>
          <w:color w:val="000000"/>
          <w:sz w:val="24"/>
          <w:szCs w:val="24"/>
        </w:rPr>
        <w:t>pod uwagę liczby z poprzedniego sezonu. Skoro w ostatnim sezonie liczba remisów wynosiła 23.03% to</w:t>
      </w:r>
      <w:ins w:id="1788" w:author="Kuba Fa" w:date="2023-03-10T22:51:00Z">
        <w:r w:rsidR="00C2110E">
          <w:rPr>
            <w:color w:val="000000"/>
            <w:sz w:val="24"/>
            <w:szCs w:val="24"/>
          </w:rPr>
          <w:t xml:space="preserve"> można zakładać, że</w:t>
        </w:r>
      </w:ins>
      <w:r>
        <w:rPr>
          <w:color w:val="000000"/>
          <w:sz w:val="24"/>
          <w:szCs w:val="24"/>
        </w:rPr>
        <w:t xml:space="preserve"> w obecnym stosunek powinien mieć </w:t>
      </w:r>
      <w:del w:id="1789" w:author="Kuba Fa" w:date="2023-03-10T22:43:00Z">
        <w:r w:rsidDel="003716A6">
          <w:rPr>
            <w:color w:val="000000"/>
            <w:sz w:val="24"/>
            <w:szCs w:val="24"/>
          </w:rPr>
          <w:delText xml:space="preserve">w miarę </w:delText>
        </w:r>
      </w:del>
      <w:r>
        <w:rPr>
          <w:color w:val="000000"/>
          <w:sz w:val="24"/>
          <w:szCs w:val="24"/>
        </w:rPr>
        <w:t>podobną wartość</w:t>
      </w:r>
      <w:ins w:id="1790" w:author="Kuba Fa" w:date="2023-03-10T22:51:00Z">
        <w:r w:rsidR="00C2110E">
          <w:rPr>
            <w:color w:val="000000"/>
            <w:sz w:val="24"/>
            <w:szCs w:val="24"/>
          </w:rPr>
          <w:t>.</w:t>
        </w:r>
      </w:ins>
      <w:del w:id="1791" w:author="Kuba Fa" w:date="2023-03-10T22:51:00Z">
        <w:r w:rsidDel="00C2110E">
          <w:rPr>
            <w:color w:val="000000"/>
            <w:sz w:val="24"/>
            <w:szCs w:val="24"/>
          </w:rPr>
          <w:delText xml:space="preserve"> </w:delText>
        </w:r>
      </w:del>
      <w:ins w:id="1792" w:author="Kuba Fa" w:date="2023-03-10T22:51:00Z">
        <w:r w:rsidR="00C2110E">
          <w:rPr>
            <w:color w:val="000000"/>
            <w:sz w:val="24"/>
            <w:szCs w:val="24"/>
          </w:rPr>
          <w:t>C</w:t>
        </w:r>
      </w:ins>
      <w:del w:id="1793" w:author="Kuba Fa" w:date="2023-03-10T22:51:00Z">
        <w:r w:rsidDel="00C2110E">
          <w:rPr>
            <w:color w:val="000000"/>
            <w:sz w:val="24"/>
            <w:szCs w:val="24"/>
          </w:rPr>
          <w:delText>i c</w:delText>
        </w:r>
      </w:del>
      <w:r>
        <w:rPr>
          <w:color w:val="000000"/>
          <w:sz w:val="24"/>
          <w:szCs w:val="24"/>
        </w:rPr>
        <w:t xml:space="preserve">o czwarte bądź piąte </w:t>
      </w:r>
      <w:del w:id="1794" w:author="Kuba Fa" w:date="2023-03-10T22:43:00Z">
        <w:r w:rsidDel="003716A6">
          <w:rPr>
            <w:color w:val="000000"/>
            <w:sz w:val="24"/>
            <w:szCs w:val="24"/>
          </w:rPr>
          <w:delText xml:space="preserve">przewidywanie </w:delText>
        </w:r>
      </w:del>
      <w:ins w:id="1795" w:author="Kuba Fa" w:date="2023-03-10T22:43:00Z">
        <w:r w:rsidR="003716A6">
          <w:rPr>
            <w:color w:val="000000"/>
            <w:sz w:val="24"/>
            <w:szCs w:val="24"/>
          </w:rPr>
          <w:t xml:space="preserve">szacowanie </w:t>
        </w:r>
      </w:ins>
      <w:r>
        <w:rPr>
          <w:color w:val="000000"/>
          <w:sz w:val="24"/>
          <w:szCs w:val="24"/>
        </w:rPr>
        <w:t xml:space="preserve">powinno wskazywać na remis. Wzory, które po konsultacjach i analizie </w:t>
      </w:r>
      <w:del w:id="1796" w:author="Kuba Fa" w:date="2023-03-10T22:52:00Z">
        <w:r w:rsidDel="006A651F">
          <w:rPr>
            <w:color w:val="000000"/>
            <w:sz w:val="24"/>
            <w:szCs w:val="24"/>
          </w:rPr>
          <w:delText>najlepiej pasowały</w:delText>
        </w:r>
      </w:del>
      <w:ins w:id="1797" w:author="Kuba Fa" w:date="2023-03-10T22:52:00Z">
        <w:r w:rsidR="006A651F">
          <w:rPr>
            <w:color w:val="000000"/>
            <w:sz w:val="24"/>
            <w:szCs w:val="24"/>
          </w:rPr>
          <w:t xml:space="preserve"> okazały się najlepsze</w:t>
        </w:r>
      </w:ins>
      <w:r>
        <w:rPr>
          <w:color w:val="000000"/>
          <w:sz w:val="24"/>
          <w:szCs w:val="24"/>
        </w:rPr>
        <w:t xml:space="preserve"> do podziału sił drużyn A i B na procenty A, B i remis</w:t>
      </w:r>
      <w:del w:id="1798" w:author="Kuba Fa" w:date="2023-03-10T22:53:00Z">
        <w:r w:rsidDel="006A651F">
          <w:rPr>
            <w:color w:val="000000"/>
            <w:sz w:val="24"/>
            <w:szCs w:val="24"/>
          </w:rPr>
          <w:delText>u</w:delText>
        </w:r>
      </w:del>
      <w:r>
        <w:rPr>
          <w:color w:val="000000"/>
          <w:sz w:val="24"/>
          <w:szCs w:val="24"/>
        </w:rPr>
        <w:t xml:space="preserve"> wynoszą następująco:</w:t>
      </w:r>
    </w:p>
    <w:p w14:paraId="1C4D4C8E" w14:textId="0C2ED218" w:rsidR="00D046B8" w:rsidRPr="00D046B8" w:rsidDel="006A651F" w:rsidRDefault="00D046B8" w:rsidP="006B74F2">
      <w:pPr>
        <w:rPr>
          <w:del w:id="1799" w:author="Kuba Fa" w:date="2023-03-10T22:53:00Z"/>
          <w:color w:val="FF0000"/>
          <w:sz w:val="24"/>
          <w:szCs w:val="24"/>
          <w:u w:val="single"/>
        </w:rPr>
      </w:pPr>
      <w:del w:id="1800" w:author="Kuba Fa" w:date="2023-03-10T22:53:00Z">
        <w:r w:rsidRPr="00D046B8" w:rsidDel="006A651F">
          <w:rPr>
            <w:color w:val="FF0000"/>
            <w:sz w:val="24"/>
            <w:szCs w:val="24"/>
            <w:u w:val="single"/>
          </w:rPr>
          <w:delText>[Podpunkty i przecinki]</w:delText>
        </w:r>
      </w:del>
    </w:p>
    <w:p w14:paraId="1534C561" w14:textId="6E2F012F" w:rsidR="006B74F2" w:rsidRPr="006A651F" w:rsidRDefault="006B74F2">
      <w:pPr>
        <w:pStyle w:val="Akapitzlist"/>
        <w:numPr>
          <w:ilvl w:val="0"/>
          <w:numId w:val="60"/>
        </w:numPr>
        <w:rPr>
          <w:b/>
          <w:bCs/>
          <w:color w:val="000000"/>
          <w:rPrChange w:id="1801" w:author="Kuba Fa" w:date="2023-03-10T22:53:00Z">
            <w:rPr>
              <w:color w:val="000000"/>
              <w:sz w:val="24"/>
              <w:szCs w:val="24"/>
              <w:u w:val="single"/>
            </w:rPr>
          </w:rPrChange>
        </w:rPr>
        <w:pPrChange w:id="1802" w:author="Kuba Fa" w:date="2023-03-10T22:53:00Z">
          <w:pPr/>
        </w:pPrChange>
      </w:pPr>
      <w:r w:rsidRPr="006A651F">
        <w:rPr>
          <w:b/>
          <w:bCs/>
          <w:color w:val="000000"/>
          <w:rPrChange w:id="1803" w:author="Kuba Fa" w:date="2023-03-10T22:53:00Z">
            <w:rPr>
              <w:color w:val="000000"/>
              <w:u w:val="single"/>
            </w:rPr>
          </w:rPrChange>
        </w:rPr>
        <w:t>Jeśli H &gt;= 60:</w:t>
      </w:r>
    </w:p>
    <w:p w14:paraId="2484DCB4" w14:textId="35C16086" w:rsidR="006B74F2" w:rsidRPr="00E65E28" w:rsidRDefault="006B74F2">
      <w:pPr>
        <w:pStyle w:val="Akapitzlist"/>
        <w:numPr>
          <w:ilvl w:val="0"/>
          <w:numId w:val="61"/>
        </w:numPr>
        <w:rPr>
          <w:color w:val="000000"/>
          <w:rPrChange w:id="1804" w:author="Kuba Fa" w:date="2023-02-02T18:14:00Z">
            <w:rPr/>
          </w:rPrChange>
        </w:rPr>
        <w:pPrChange w:id="1805" w:author="Kuba Fa" w:date="2023-03-10T22:53:00Z">
          <w:pPr/>
        </w:pPrChange>
      </w:pPr>
      <w:r w:rsidRPr="00E65E28">
        <w:rPr>
          <w:color w:val="000000"/>
          <w:rPrChange w:id="1806" w:author="Kuba Fa" w:date="2023-02-02T18:14:00Z">
            <w:rPr/>
          </w:rPrChange>
        </w:rPr>
        <w:t>HW = 50 + H-60</w:t>
      </w:r>
      <w:ins w:id="1807" w:author="Kuba Fa" w:date="2023-03-10T22:54:00Z">
        <w:r w:rsidR="006A651F">
          <w:rPr>
            <w:color w:val="000000"/>
          </w:rPr>
          <w:t>,</w:t>
        </w:r>
      </w:ins>
    </w:p>
    <w:p w14:paraId="18139D4A" w14:textId="24F0A231" w:rsidR="006B74F2" w:rsidRPr="00E65E28" w:rsidRDefault="006B74F2">
      <w:pPr>
        <w:pStyle w:val="Akapitzlist"/>
        <w:numPr>
          <w:ilvl w:val="0"/>
          <w:numId w:val="61"/>
        </w:numPr>
        <w:rPr>
          <w:color w:val="000000"/>
          <w:rPrChange w:id="1808" w:author="Kuba Fa" w:date="2023-02-02T18:14:00Z">
            <w:rPr/>
          </w:rPrChange>
        </w:rPr>
        <w:pPrChange w:id="1809" w:author="Kuba Fa" w:date="2023-03-10T22:53:00Z">
          <w:pPr/>
        </w:pPrChange>
      </w:pPr>
      <w:r w:rsidRPr="00E65E28">
        <w:rPr>
          <w:color w:val="000000"/>
          <w:rPrChange w:id="1810" w:author="Kuba Fa" w:date="2023-02-02T18:14:00Z">
            <w:rPr/>
          </w:rPrChange>
        </w:rPr>
        <w:t>DW = 30 - (H-60)/2</w:t>
      </w:r>
      <w:ins w:id="1811" w:author="Kuba Fa" w:date="2023-03-10T22:54:00Z">
        <w:r w:rsidR="006A651F">
          <w:rPr>
            <w:color w:val="000000"/>
          </w:rPr>
          <w:t>,</w:t>
        </w:r>
      </w:ins>
    </w:p>
    <w:p w14:paraId="4385E6B1" w14:textId="1CCB8D5E" w:rsidR="006B74F2" w:rsidRPr="00E65E28" w:rsidRDefault="006B74F2">
      <w:pPr>
        <w:pStyle w:val="Akapitzlist"/>
        <w:numPr>
          <w:ilvl w:val="0"/>
          <w:numId w:val="61"/>
        </w:numPr>
        <w:rPr>
          <w:color w:val="000000"/>
          <w:rPrChange w:id="1812" w:author="Kuba Fa" w:date="2023-02-02T18:14:00Z">
            <w:rPr/>
          </w:rPrChange>
        </w:rPr>
        <w:pPrChange w:id="1813" w:author="Kuba Fa" w:date="2023-03-10T22:53:00Z">
          <w:pPr/>
        </w:pPrChange>
      </w:pPr>
      <w:r w:rsidRPr="00E65E28">
        <w:rPr>
          <w:color w:val="000000"/>
          <w:rPrChange w:id="1814" w:author="Kuba Fa" w:date="2023-02-02T18:14:00Z">
            <w:rPr/>
          </w:rPrChange>
        </w:rPr>
        <w:t>AW = 20 - (H-60)/2</w:t>
      </w:r>
      <w:ins w:id="1815" w:author="Kuba Fa" w:date="2023-03-10T22:54:00Z">
        <w:r w:rsidR="006A651F">
          <w:rPr>
            <w:color w:val="000000"/>
          </w:rPr>
          <w:t>.</w:t>
        </w:r>
      </w:ins>
    </w:p>
    <w:p w14:paraId="02EFE0BB" w14:textId="77777777" w:rsidR="006B74F2" w:rsidRPr="006A651F" w:rsidRDefault="006B74F2">
      <w:pPr>
        <w:pStyle w:val="Akapitzlist"/>
        <w:numPr>
          <w:ilvl w:val="0"/>
          <w:numId w:val="62"/>
        </w:numPr>
        <w:rPr>
          <w:b/>
          <w:bCs/>
          <w:color w:val="000000"/>
          <w:rPrChange w:id="1816" w:author="Kuba Fa" w:date="2023-03-10T22:54:00Z">
            <w:rPr>
              <w:color w:val="000000"/>
              <w:sz w:val="24"/>
              <w:szCs w:val="24"/>
              <w:u w:val="single"/>
            </w:rPr>
          </w:rPrChange>
        </w:rPr>
        <w:pPrChange w:id="1817" w:author="Kuba Fa" w:date="2023-03-10T22:54:00Z">
          <w:pPr/>
        </w:pPrChange>
      </w:pPr>
      <w:r w:rsidRPr="006A651F">
        <w:rPr>
          <w:b/>
          <w:bCs/>
          <w:color w:val="000000"/>
          <w:rPrChange w:id="1818" w:author="Kuba Fa" w:date="2023-03-10T22:54:00Z">
            <w:rPr>
              <w:color w:val="000000"/>
              <w:u w:val="single"/>
            </w:rPr>
          </w:rPrChange>
        </w:rPr>
        <w:t>Jeśli H &gt; 50 i H &lt; 60:</w:t>
      </w:r>
    </w:p>
    <w:p w14:paraId="478D23E6" w14:textId="244A5270" w:rsidR="006B74F2" w:rsidRPr="00E65E28" w:rsidRDefault="006B74F2">
      <w:pPr>
        <w:pStyle w:val="Akapitzlist"/>
        <w:numPr>
          <w:ilvl w:val="0"/>
          <w:numId w:val="63"/>
        </w:numPr>
        <w:rPr>
          <w:color w:val="000000"/>
          <w:rPrChange w:id="1819" w:author="Kuba Fa" w:date="2023-02-02T18:14:00Z">
            <w:rPr/>
          </w:rPrChange>
        </w:rPr>
        <w:pPrChange w:id="1820" w:author="Kuba Fa" w:date="2023-03-10T22:54:00Z">
          <w:pPr/>
        </w:pPrChange>
      </w:pPr>
      <w:r w:rsidRPr="00E65E28">
        <w:rPr>
          <w:color w:val="000000"/>
          <w:rPrChange w:id="1821" w:author="Kuba Fa" w:date="2023-02-02T18:14:00Z">
            <w:rPr/>
          </w:rPrChange>
        </w:rPr>
        <w:t>HW = 30 + (H-50)*2</w:t>
      </w:r>
      <w:ins w:id="1822" w:author="Kuba Fa" w:date="2023-03-10T22:55:00Z">
        <w:r w:rsidR="006A651F">
          <w:rPr>
            <w:color w:val="000000"/>
          </w:rPr>
          <w:t>,</w:t>
        </w:r>
      </w:ins>
    </w:p>
    <w:p w14:paraId="0CA710B7" w14:textId="11C4335D" w:rsidR="006B74F2" w:rsidRPr="00E65E28" w:rsidRDefault="006B74F2">
      <w:pPr>
        <w:pStyle w:val="Akapitzlist"/>
        <w:numPr>
          <w:ilvl w:val="0"/>
          <w:numId w:val="63"/>
        </w:numPr>
        <w:rPr>
          <w:color w:val="000000"/>
          <w:rPrChange w:id="1823" w:author="Kuba Fa" w:date="2023-02-02T18:14:00Z">
            <w:rPr/>
          </w:rPrChange>
        </w:rPr>
        <w:pPrChange w:id="1824" w:author="Kuba Fa" w:date="2023-03-10T22:54:00Z">
          <w:pPr/>
        </w:pPrChange>
      </w:pPr>
      <w:r w:rsidRPr="00E65E28">
        <w:rPr>
          <w:color w:val="000000"/>
          <w:rPrChange w:id="1825" w:author="Kuba Fa" w:date="2023-02-02T18:14:00Z">
            <w:rPr/>
          </w:rPrChange>
        </w:rPr>
        <w:t>DW = 40 - (H-50)</w:t>
      </w:r>
      <w:ins w:id="1826" w:author="Kuba Fa" w:date="2023-03-10T22:55:00Z">
        <w:r w:rsidR="006A651F">
          <w:rPr>
            <w:color w:val="000000"/>
          </w:rPr>
          <w:t>,</w:t>
        </w:r>
      </w:ins>
    </w:p>
    <w:p w14:paraId="00390504" w14:textId="1AF577D4" w:rsidR="006B74F2" w:rsidRPr="00E65E28" w:rsidRDefault="006B74F2">
      <w:pPr>
        <w:pStyle w:val="Akapitzlist"/>
        <w:numPr>
          <w:ilvl w:val="0"/>
          <w:numId w:val="63"/>
        </w:numPr>
        <w:rPr>
          <w:color w:val="000000"/>
          <w:rPrChange w:id="1827" w:author="Kuba Fa" w:date="2023-02-02T18:14:00Z">
            <w:rPr/>
          </w:rPrChange>
        </w:rPr>
        <w:pPrChange w:id="1828" w:author="Kuba Fa" w:date="2023-03-10T22:54:00Z">
          <w:pPr/>
        </w:pPrChange>
      </w:pPr>
      <w:r w:rsidRPr="00E65E28">
        <w:rPr>
          <w:color w:val="000000"/>
          <w:rPrChange w:id="1829" w:author="Kuba Fa" w:date="2023-02-02T18:14:00Z">
            <w:rPr/>
          </w:rPrChange>
        </w:rPr>
        <w:t>AW = 30 - (H-50)</w:t>
      </w:r>
      <w:ins w:id="1830" w:author="Kuba Fa" w:date="2023-03-10T22:55:00Z">
        <w:r w:rsidR="006A651F">
          <w:rPr>
            <w:color w:val="000000"/>
          </w:rPr>
          <w:t>.</w:t>
        </w:r>
      </w:ins>
    </w:p>
    <w:p w14:paraId="26821756" w14:textId="77777777" w:rsidR="006B74F2" w:rsidRPr="006A651F" w:rsidRDefault="006B74F2">
      <w:pPr>
        <w:pStyle w:val="Akapitzlist"/>
        <w:numPr>
          <w:ilvl w:val="0"/>
          <w:numId w:val="64"/>
        </w:numPr>
        <w:rPr>
          <w:b/>
          <w:bCs/>
          <w:color w:val="000000"/>
          <w:rPrChange w:id="1831" w:author="Kuba Fa" w:date="2023-03-10T22:55:00Z">
            <w:rPr>
              <w:color w:val="000000"/>
              <w:sz w:val="24"/>
              <w:szCs w:val="24"/>
              <w:u w:val="single"/>
            </w:rPr>
          </w:rPrChange>
        </w:rPr>
        <w:pPrChange w:id="1832" w:author="Kuba Fa" w:date="2023-03-10T22:55:00Z">
          <w:pPr/>
        </w:pPrChange>
      </w:pPr>
      <w:r w:rsidRPr="006A651F">
        <w:rPr>
          <w:b/>
          <w:bCs/>
          <w:color w:val="000000"/>
          <w:rPrChange w:id="1833" w:author="Kuba Fa" w:date="2023-03-10T22:55:00Z">
            <w:rPr>
              <w:color w:val="000000"/>
              <w:u w:val="single"/>
            </w:rPr>
          </w:rPrChange>
        </w:rPr>
        <w:t>Jeśli H &lt;= 50 i H &gt; 40:</w:t>
      </w:r>
    </w:p>
    <w:p w14:paraId="67C61083" w14:textId="32C524B4" w:rsidR="006B74F2" w:rsidRPr="00E65E28" w:rsidRDefault="006B74F2">
      <w:pPr>
        <w:pStyle w:val="Akapitzlist"/>
        <w:numPr>
          <w:ilvl w:val="0"/>
          <w:numId w:val="65"/>
        </w:numPr>
        <w:rPr>
          <w:color w:val="000000"/>
          <w:rPrChange w:id="1834" w:author="Kuba Fa" w:date="2023-02-02T18:14:00Z">
            <w:rPr/>
          </w:rPrChange>
        </w:rPr>
        <w:pPrChange w:id="1835" w:author="Kuba Fa" w:date="2023-03-10T22:55:00Z">
          <w:pPr/>
        </w:pPrChange>
      </w:pPr>
      <w:r w:rsidRPr="00E65E28">
        <w:rPr>
          <w:color w:val="000000"/>
          <w:rPrChange w:id="1836" w:author="Kuba Fa" w:date="2023-02-02T18:14:00Z">
            <w:rPr/>
          </w:rPrChange>
        </w:rPr>
        <w:t>HW = 30 - (A-50)</w:t>
      </w:r>
      <w:ins w:id="1837" w:author="Kuba Fa" w:date="2023-03-10T22:56:00Z">
        <w:r w:rsidR="006A651F">
          <w:rPr>
            <w:color w:val="000000"/>
          </w:rPr>
          <w:t>,</w:t>
        </w:r>
      </w:ins>
    </w:p>
    <w:p w14:paraId="34746AC0" w14:textId="34D8FE3B" w:rsidR="006B74F2" w:rsidRPr="00E65E28" w:rsidRDefault="006B74F2">
      <w:pPr>
        <w:pStyle w:val="Akapitzlist"/>
        <w:numPr>
          <w:ilvl w:val="0"/>
          <w:numId w:val="65"/>
        </w:numPr>
        <w:rPr>
          <w:color w:val="000000"/>
          <w:rPrChange w:id="1838" w:author="Kuba Fa" w:date="2023-02-02T18:14:00Z">
            <w:rPr/>
          </w:rPrChange>
        </w:rPr>
        <w:pPrChange w:id="1839" w:author="Kuba Fa" w:date="2023-03-10T22:55:00Z">
          <w:pPr/>
        </w:pPrChange>
      </w:pPr>
      <w:r w:rsidRPr="00E65E28">
        <w:rPr>
          <w:color w:val="000000"/>
          <w:rPrChange w:id="1840" w:author="Kuba Fa" w:date="2023-02-02T18:14:00Z">
            <w:rPr/>
          </w:rPrChange>
        </w:rPr>
        <w:t xml:space="preserve">DW = 40 </w:t>
      </w:r>
      <w:del w:id="1841" w:author="Kuba Fa" w:date="2023-03-10T22:56:00Z">
        <w:r w:rsidRPr="00E65E28" w:rsidDel="006A651F">
          <w:rPr>
            <w:color w:val="000000"/>
            <w:rPrChange w:id="1842" w:author="Kuba Fa" w:date="2023-02-02T18:14:00Z">
              <w:rPr/>
            </w:rPrChange>
          </w:rPr>
          <w:delText>-</w:delText>
        </w:r>
      </w:del>
      <w:ins w:id="1843" w:author="Kuba Fa" w:date="2023-03-10T22:56:00Z">
        <w:r w:rsidR="006A651F">
          <w:rPr>
            <w:color w:val="000000"/>
          </w:rPr>
          <w:t>–</w:t>
        </w:r>
      </w:ins>
      <w:r w:rsidRPr="00E65E28">
        <w:rPr>
          <w:color w:val="000000"/>
          <w:rPrChange w:id="1844" w:author="Kuba Fa" w:date="2023-02-02T18:14:00Z">
            <w:rPr/>
          </w:rPrChange>
        </w:rPr>
        <w:t xml:space="preserve"> (A-50)</w:t>
      </w:r>
      <w:ins w:id="1845" w:author="Kuba Fa" w:date="2023-03-10T22:56:00Z">
        <w:r w:rsidR="006A651F">
          <w:rPr>
            <w:color w:val="000000"/>
          </w:rPr>
          <w:t>,</w:t>
        </w:r>
      </w:ins>
    </w:p>
    <w:p w14:paraId="71301692" w14:textId="0A6334B4" w:rsidR="006B74F2" w:rsidRPr="00E65E28" w:rsidRDefault="006B74F2">
      <w:pPr>
        <w:pStyle w:val="Akapitzlist"/>
        <w:numPr>
          <w:ilvl w:val="0"/>
          <w:numId w:val="65"/>
        </w:numPr>
        <w:rPr>
          <w:color w:val="000000"/>
          <w:rPrChange w:id="1846" w:author="Kuba Fa" w:date="2023-02-02T18:14:00Z">
            <w:rPr/>
          </w:rPrChange>
        </w:rPr>
        <w:pPrChange w:id="1847" w:author="Kuba Fa" w:date="2023-03-10T22:55:00Z">
          <w:pPr/>
        </w:pPrChange>
      </w:pPr>
      <w:r w:rsidRPr="00E65E28">
        <w:rPr>
          <w:color w:val="000000"/>
          <w:rPrChange w:id="1848" w:author="Kuba Fa" w:date="2023-02-02T18:14:00Z">
            <w:rPr/>
          </w:rPrChange>
        </w:rPr>
        <w:t>AW = 30 + (A-50)*2</w:t>
      </w:r>
      <w:ins w:id="1849" w:author="Kuba Fa" w:date="2023-03-10T22:56:00Z">
        <w:r w:rsidR="006A651F">
          <w:rPr>
            <w:color w:val="000000"/>
          </w:rPr>
          <w:t>.</w:t>
        </w:r>
      </w:ins>
    </w:p>
    <w:p w14:paraId="5CDEE289" w14:textId="77777777" w:rsidR="006B74F2" w:rsidRDefault="006B74F2" w:rsidP="006B74F2">
      <w:pPr>
        <w:rPr>
          <w:color w:val="000000"/>
          <w:sz w:val="24"/>
          <w:szCs w:val="24"/>
        </w:rPr>
      </w:pPr>
    </w:p>
    <w:p w14:paraId="6DA59994" w14:textId="77777777" w:rsidR="006B74F2" w:rsidRPr="006A651F" w:rsidRDefault="006B74F2">
      <w:pPr>
        <w:pStyle w:val="Akapitzlist"/>
        <w:numPr>
          <w:ilvl w:val="0"/>
          <w:numId w:val="66"/>
        </w:numPr>
        <w:rPr>
          <w:b/>
          <w:bCs/>
          <w:color w:val="000000"/>
          <w:rPrChange w:id="1850" w:author="Kuba Fa" w:date="2023-03-10T22:56:00Z">
            <w:rPr>
              <w:color w:val="000000"/>
              <w:sz w:val="24"/>
              <w:szCs w:val="24"/>
              <w:u w:val="single"/>
            </w:rPr>
          </w:rPrChange>
        </w:rPr>
        <w:pPrChange w:id="1851" w:author="Kuba Fa" w:date="2023-03-10T22:56:00Z">
          <w:pPr/>
        </w:pPrChange>
      </w:pPr>
      <w:r w:rsidRPr="006A651F">
        <w:rPr>
          <w:b/>
          <w:bCs/>
          <w:color w:val="000000"/>
          <w:rPrChange w:id="1852" w:author="Kuba Fa" w:date="2023-03-10T22:56:00Z">
            <w:rPr>
              <w:color w:val="000000"/>
              <w:u w:val="single"/>
            </w:rPr>
          </w:rPrChange>
        </w:rPr>
        <w:t>Jeśli H &lt;= 40:</w:t>
      </w:r>
    </w:p>
    <w:p w14:paraId="0501AD9E" w14:textId="41450A07" w:rsidR="006B74F2" w:rsidRPr="00E65E28" w:rsidRDefault="006B74F2">
      <w:pPr>
        <w:pStyle w:val="Akapitzlist"/>
        <w:numPr>
          <w:ilvl w:val="0"/>
          <w:numId w:val="67"/>
        </w:numPr>
        <w:rPr>
          <w:color w:val="000000"/>
          <w:rPrChange w:id="1853" w:author="Kuba Fa" w:date="2023-02-02T18:15:00Z">
            <w:rPr/>
          </w:rPrChange>
        </w:rPr>
        <w:pPrChange w:id="1854" w:author="Kuba Fa" w:date="2023-03-10T22:56:00Z">
          <w:pPr/>
        </w:pPrChange>
      </w:pPr>
      <w:r w:rsidRPr="00E65E28">
        <w:rPr>
          <w:color w:val="000000"/>
          <w:rPrChange w:id="1855" w:author="Kuba Fa" w:date="2023-02-02T18:15:00Z">
            <w:rPr/>
          </w:rPrChange>
        </w:rPr>
        <w:t>HW = 20 – (A-60)/2</w:t>
      </w:r>
      <w:ins w:id="1856" w:author="Kuba Fa" w:date="2023-03-10T22:56:00Z">
        <w:r w:rsidR="006A651F">
          <w:rPr>
            <w:color w:val="000000"/>
          </w:rPr>
          <w:t>,</w:t>
        </w:r>
      </w:ins>
    </w:p>
    <w:p w14:paraId="2C6E3AC6" w14:textId="7D337ECF" w:rsidR="006B74F2" w:rsidRPr="00E65E28" w:rsidRDefault="006B74F2">
      <w:pPr>
        <w:pStyle w:val="Akapitzlist"/>
        <w:numPr>
          <w:ilvl w:val="0"/>
          <w:numId w:val="67"/>
        </w:numPr>
        <w:rPr>
          <w:color w:val="000000"/>
          <w:rPrChange w:id="1857" w:author="Kuba Fa" w:date="2023-02-02T18:15:00Z">
            <w:rPr/>
          </w:rPrChange>
        </w:rPr>
        <w:pPrChange w:id="1858" w:author="Kuba Fa" w:date="2023-03-10T22:56:00Z">
          <w:pPr/>
        </w:pPrChange>
      </w:pPr>
      <w:r w:rsidRPr="00E65E28">
        <w:rPr>
          <w:color w:val="000000"/>
          <w:rPrChange w:id="1859" w:author="Kuba Fa" w:date="2023-02-02T18:15:00Z">
            <w:rPr/>
          </w:rPrChange>
        </w:rPr>
        <w:lastRenderedPageBreak/>
        <w:t>DW = 30 - (A-60)/2</w:t>
      </w:r>
      <w:ins w:id="1860" w:author="Kuba Fa" w:date="2023-03-10T22:56:00Z">
        <w:r w:rsidR="006A651F">
          <w:rPr>
            <w:color w:val="000000"/>
          </w:rPr>
          <w:t>,</w:t>
        </w:r>
      </w:ins>
    </w:p>
    <w:p w14:paraId="411F97D9" w14:textId="0440995E" w:rsidR="006A651F" w:rsidRDefault="006B74F2" w:rsidP="006A651F">
      <w:pPr>
        <w:pStyle w:val="Akapitzlist"/>
        <w:numPr>
          <w:ilvl w:val="0"/>
          <w:numId w:val="67"/>
        </w:numPr>
        <w:rPr>
          <w:ins w:id="1861" w:author="Kuba Fa" w:date="2023-03-10T22:57:00Z"/>
          <w:color w:val="000000"/>
        </w:rPr>
      </w:pPr>
      <w:r w:rsidRPr="00E65E28">
        <w:rPr>
          <w:color w:val="000000"/>
          <w:rPrChange w:id="1862" w:author="Kuba Fa" w:date="2023-02-02T18:15:00Z">
            <w:rPr>
              <w:rFonts w:asciiTheme="minorHAnsi" w:hAnsiTheme="minorHAnsi" w:cstheme="minorBidi"/>
              <w:sz w:val="22"/>
              <w:szCs w:val="22"/>
            </w:rPr>
          </w:rPrChange>
        </w:rPr>
        <w:t>AW = 50 + A-6</w:t>
      </w:r>
      <w:ins w:id="1863" w:author="Kuba Fa" w:date="2023-03-10T22:57:00Z">
        <w:r w:rsidR="006A651F">
          <w:rPr>
            <w:color w:val="000000"/>
          </w:rPr>
          <w:t>0.</w:t>
        </w:r>
      </w:ins>
      <w:del w:id="1864" w:author="Kuba Fa" w:date="2023-03-10T22:57:00Z">
        <w:r w:rsidRPr="00E65E28" w:rsidDel="006A651F">
          <w:rPr>
            <w:color w:val="000000"/>
            <w:rPrChange w:id="1865" w:author="Kuba Fa" w:date="2023-02-02T18:15:00Z">
              <w:rPr>
                <w:rFonts w:asciiTheme="minorHAnsi" w:hAnsiTheme="minorHAnsi" w:cstheme="minorBidi"/>
                <w:sz w:val="22"/>
                <w:szCs w:val="22"/>
              </w:rPr>
            </w:rPrChange>
          </w:rPr>
          <w:delText>0</w:delText>
        </w:r>
      </w:del>
    </w:p>
    <w:p w14:paraId="1BD1967F" w14:textId="5C3F7991" w:rsidR="006B74F2" w:rsidRPr="00E65E28" w:rsidRDefault="006A651F">
      <w:pPr>
        <w:pStyle w:val="Akapitzlist"/>
        <w:numPr>
          <w:ilvl w:val="0"/>
          <w:numId w:val="68"/>
        </w:numPr>
        <w:rPr>
          <w:color w:val="000000"/>
          <w:rPrChange w:id="1866" w:author="Kuba Fa" w:date="2023-02-02T18:15:00Z">
            <w:rPr/>
          </w:rPrChange>
        </w:rPr>
        <w:pPrChange w:id="1867" w:author="Kuba Fa" w:date="2023-03-10T22:58:00Z">
          <w:pPr/>
        </w:pPrChange>
      </w:pPr>
      <w:ins w:id="1868" w:author="Kuba Fa" w:date="2023-03-10T22:57:00Z">
        <w:r>
          <w:rPr>
            <w:color w:val="000000"/>
          </w:rPr>
          <w:t>G</w:t>
        </w:r>
      </w:ins>
      <w:del w:id="1869" w:author="Kuba Fa" w:date="2023-03-10T22:57:00Z">
        <w:r w:rsidR="006B74F2" w:rsidRPr="00E65E28" w:rsidDel="006A651F">
          <w:rPr>
            <w:color w:val="000000"/>
            <w:rPrChange w:id="1870" w:author="Kuba Fa" w:date="2023-02-02T18:15:00Z">
              <w:rPr/>
            </w:rPrChange>
          </w:rPr>
          <w:delText>, g</w:delText>
        </w:r>
      </w:del>
      <w:r w:rsidR="006B74F2" w:rsidRPr="00E65E28">
        <w:rPr>
          <w:color w:val="000000"/>
          <w:rPrChange w:id="1871" w:author="Kuba Fa" w:date="2023-02-02T18:15:00Z">
            <w:rPr/>
          </w:rPrChange>
        </w:rPr>
        <w:t>dzie</w:t>
      </w:r>
    </w:p>
    <w:p w14:paraId="52875470" w14:textId="4B80DD80" w:rsidR="006B74F2" w:rsidRPr="00E65E28" w:rsidRDefault="006B74F2">
      <w:pPr>
        <w:pStyle w:val="Akapitzlist"/>
        <w:ind w:left="720" w:firstLine="0"/>
        <w:rPr>
          <w:color w:val="000000"/>
          <w:rPrChange w:id="1872" w:author="Kuba Fa" w:date="2023-02-02T18:15:00Z">
            <w:rPr/>
          </w:rPrChange>
        </w:rPr>
        <w:pPrChange w:id="1873" w:author="Kuba Fa" w:date="2023-02-02T18:15:00Z">
          <w:pPr/>
        </w:pPrChange>
      </w:pPr>
      <w:r w:rsidRPr="00E65E28">
        <w:rPr>
          <w:color w:val="000000"/>
          <w:rPrChange w:id="1874" w:author="Kuba Fa" w:date="2023-02-02T18:15:00Z">
            <w:rPr/>
          </w:rPrChange>
        </w:rPr>
        <w:t>H – procentowy stosunek siły drużyny gospodarzy do siły obu drużyn, H równe 100</w:t>
      </w:r>
      <w:del w:id="1875" w:author="Kuba Fa" w:date="2023-02-02T18:15:00Z">
        <w:r w:rsidRPr="00E65E28" w:rsidDel="00E65E28">
          <w:rPr>
            <w:color w:val="000000"/>
            <w:rPrChange w:id="1876" w:author="Kuba Fa" w:date="2023-02-02T18:15:00Z">
              <w:rPr/>
            </w:rPrChange>
          </w:rPr>
          <w:delText xml:space="preserve"> </w:delText>
        </w:r>
      </w:del>
      <w:ins w:id="1877" w:author="Kuba Fa" w:date="2023-02-02T18:15:00Z">
        <w:r w:rsidR="00E65E28">
          <w:rPr>
            <w:color w:val="000000"/>
          </w:rPr>
          <w:t>-A</w:t>
        </w:r>
      </w:ins>
      <w:del w:id="1878" w:author="Kuba Fa" w:date="2023-02-02T18:15:00Z">
        <w:r w:rsidRPr="00E65E28" w:rsidDel="00E65E28">
          <w:rPr>
            <w:color w:val="000000"/>
            <w:rPrChange w:id="1879" w:author="Kuba Fa" w:date="2023-02-02T18:15:00Z">
              <w:rPr/>
            </w:rPrChange>
          </w:rPr>
          <w:delText>- A</w:delText>
        </w:r>
      </w:del>
    </w:p>
    <w:p w14:paraId="2CBF1F69" w14:textId="77777777" w:rsidR="006B74F2" w:rsidRPr="00E65E28" w:rsidRDefault="006B74F2">
      <w:pPr>
        <w:pStyle w:val="Akapitzlist"/>
        <w:ind w:left="720" w:firstLine="0"/>
        <w:rPr>
          <w:color w:val="000000"/>
          <w:rPrChange w:id="1880" w:author="Kuba Fa" w:date="2023-02-02T18:15:00Z">
            <w:rPr/>
          </w:rPrChange>
        </w:rPr>
        <w:pPrChange w:id="1881" w:author="Kuba Fa" w:date="2023-02-02T18:15:00Z">
          <w:pPr/>
        </w:pPrChange>
      </w:pPr>
      <w:r w:rsidRPr="00E65E28">
        <w:rPr>
          <w:color w:val="000000"/>
          <w:rPrChange w:id="1882" w:author="Kuba Fa" w:date="2023-02-02T18:15:00Z">
            <w:rPr/>
          </w:rPrChange>
        </w:rPr>
        <w:t>A – procentowy stosunek siły drużyny gości do siły obu drużyn, A jest równe 100 - H</w:t>
      </w:r>
    </w:p>
    <w:p w14:paraId="3B24C700" w14:textId="77777777" w:rsidR="006B74F2" w:rsidRPr="00E65E28" w:rsidRDefault="006B74F2">
      <w:pPr>
        <w:pStyle w:val="Akapitzlist"/>
        <w:ind w:left="720" w:firstLine="0"/>
        <w:rPr>
          <w:color w:val="000000"/>
          <w:rPrChange w:id="1883" w:author="Kuba Fa" w:date="2023-02-02T18:15:00Z">
            <w:rPr/>
          </w:rPrChange>
        </w:rPr>
        <w:pPrChange w:id="1884" w:author="Kuba Fa" w:date="2023-02-02T18:15:00Z">
          <w:pPr/>
        </w:pPrChange>
      </w:pPr>
      <w:r w:rsidRPr="00E65E28">
        <w:rPr>
          <w:color w:val="000000"/>
          <w:rPrChange w:id="1885" w:author="Kuba Fa" w:date="2023-02-02T18:15:00Z">
            <w:rPr/>
          </w:rPrChange>
        </w:rPr>
        <w:t>HW – prawdopodobieństwo na zakończenie spotkania zwycięstwem gospodarzy</w:t>
      </w:r>
    </w:p>
    <w:p w14:paraId="0CF32C43" w14:textId="77777777" w:rsidR="006B74F2" w:rsidRPr="00E65E28" w:rsidRDefault="006B74F2">
      <w:pPr>
        <w:pStyle w:val="Akapitzlist"/>
        <w:ind w:left="720" w:firstLine="0"/>
        <w:rPr>
          <w:color w:val="000000"/>
          <w:rPrChange w:id="1886" w:author="Kuba Fa" w:date="2023-02-02T18:15:00Z">
            <w:rPr/>
          </w:rPrChange>
        </w:rPr>
        <w:pPrChange w:id="1887" w:author="Kuba Fa" w:date="2023-02-02T18:15:00Z">
          <w:pPr/>
        </w:pPrChange>
      </w:pPr>
      <w:r w:rsidRPr="00E65E28">
        <w:rPr>
          <w:color w:val="000000"/>
          <w:rPrChange w:id="1888" w:author="Kuba Fa" w:date="2023-02-02T18:15:00Z">
            <w:rPr/>
          </w:rPrChange>
        </w:rPr>
        <w:t>DW - prawdopodobieństwo na zakończenie spotkania remisem</w:t>
      </w:r>
    </w:p>
    <w:p w14:paraId="67F5B0F9" w14:textId="1616E040" w:rsidR="006B74F2" w:rsidRDefault="006B74F2" w:rsidP="00E65E28">
      <w:pPr>
        <w:pStyle w:val="Akapitzlist"/>
        <w:ind w:left="720" w:firstLine="0"/>
        <w:rPr>
          <w:ins w:id="1889" w:author="Kuba Fa" w:date="2023-02-02T18:16:00Z"/>
          <w:color w:val="000000"/>
        </w:rPr>
      </w:pPr>
      <w:r w:rsidRPr="00E65E28">
        <w:rPr>
          <w:color w:val="000000"/>
          <w:rPrChange w:id="1890" w:author="Kuba Fa" w:date="2023-02-02T18:15:00Z">
            <w:rPr/>
          </w:rPrChange>
        </w:rPr>
        <w:t>AW - prawdopodobieństwo na zakończenie spotkania zwycięstwem gości</w:t>
      </w:r>
    </w:p>
    <w:p w14:paraId="06A5A483" w14:textId="77777777" w:rsidR="00E65E28" w:rsidRPr="00E65E28" w:rsidRDefault="00E65E28">
      <w:pPr>
        <w:pStyle w:val="Akapitzlist"/>
        <w:ind w:left="720" w:firstLine="0"/>
        <w:rPr>
          <w:color w:val="000000"/>
          <w:rPrChange w:id="1891" w:author="Kuba Fa" w:date="2023-02-02T18:15:00Z">
            <w:rPr/>
          </w:rPrChange>
        </w:rPr>
        <w:pPrChange w:id="1892" w:author="Kuba Fa" w:date="2023-02-02T18:15:00Z">
          <w:pPr/>
        </w:pPrChange>
      </w:pPr>
    </w:p>
    <w:p w14:paraId="579327DB" w14:textId="77777777" w:rsidR="006B74F2" w:rsidRPr="006A651F" w:rsidRDefault="006B74F2">
      <w:pPr>
        <w:pStyle w:val="Akapitzlist"/>
        <w:numPr>
          <w:ilvl w:val="0"/>
          <w:numId w:val="66"/>
        </w:numPr>
        <w:jc w:val="both"/>
        <w:rPr>
          <w:b/>
          <w:bCs/>
          <w:color w:val="000000"/>
          <w:rPrChange w:id="1893" w:author="Kuba Fa" w:date="2023-03-10T22:59:00Z">
            <w:rPr/>
          </w:rPrChange>
        </w:rPr>
        <w:pPrChange w:id="1894" w:author="Kuba Fa" w:date="2023-03-10T22:58:00Z">
          <w:pPr/>
        </w:pPrChange>
      </w:pPr>
      <w:r w:rsidRPr="006A651F">
        <w:rPr>
          <w:b/>
          <w:bCs/>
          <w:color w:val="000000"/>
          <w:rPrChange w:id="1895" w:author="Kuba Fa" w:date="2023-03-10T22:59:00Z">
            <w:rPr/>
          </w:rPrChange>
        </w:rPr>
        <w:t>Przykładowe rozkłady:</w:t>
      </w:r>
    </w:p>
    <w:p w14:paraId="436CEFE0" w14:textId="77777777" w:rsidR="006B74F2" w:rsidRPr="00E65E28" w:rsidRDefault="006B74F2">
      <w:pPr>
        <w:pStyle w:val="Akapitzlist"/>
        <w:numPr>
          <w:ilvl w:val="0"/>
          <w:numId w:val="69"/>
        </w:numPr>
        <w:rPr>
          <w:color w:val="000000"/>
          <w:rPrChange w:id="1896" w:author="Kuba Fa" w:date="2023-02-02T18:16:00Z">
            <w:rPr/>
          </w:rPrChange>
        </w:rPr>
        <w:pPrChange w:id="1897" w:author="Kuba Fa" w:date="2023-03-10T22:59:00Z">
          <w:pPr/>
        </w:pPrChange>
      </w:pPr>
      <w:r w:rsidRPr="002670A5">
        <w:rPr>
          <w:b/>
          <w:bCs/>
          <w:color w:val="000000"/>
          <w:rPrChange w:id="1898" w:author="Kuba Fa" w:date="2023-03-10T23:15:00Z">
            <w:rPr/>
          </w:rPrChange>
        </w:rPr>
        <w:t>55-45</w:t>
      </w:r>
      <w:r w:rsidRPr="00E65E28">
        <w:rPr>
          <w:color w:val="000000"/>
          <w:rPrChange w:id="1899" w:author="Kuba Fa" w:date="2023-02-02T18:16:00Z">
            <w:rPr/>
          </w:rPrChange>
        </w:rPr>
        <w:t>: 40-35-25,</w:t>
      </w:r>
    </w:p>
    <w:p w14:paraId="453B2CC1" w14:textId="77777777" w:rsidR="006B74F2" w:rsidRPr="00E65E28" w:rsidRDefault="006B74F2">
      <w:pPr>
        <w:pStyle w:val="Akapitzlist"/>
        <w:numPr>
          <w:ilvl w:val="0"/>
          <w:numId w:val="69"/>
        </w:numPr>
        <w:rPr>
          <w:color w:val="000000"/>
          <w:rPrChange w:id="1900" w:author="Kuba Fa" w:date="2023-02-02T18:16:00Z">
            <w:rPr/>
          </w:rPrChange>
        </w:rPr>
        <w:pPrChange w:id="1901" w:author="Kuba Fa" w:date="2023-03-10T22:59:00Z">
          <w:pPr/>
        </w:pPrChange>
      </w:pPr>
      <w:r w:rsidRPr="002670A5">
        <w:rPr>
          <w:b/>
          <w:bCs/>
          <w:color w:val="000000"/>
          <w:rPrChange w:id="1902" w:author="Kuba Fa" w:date="2023-03-10T23:15:00Z">
            <w:rPr/>
          </w:rPrChange>
        </w:rPr>
        <w:t>59-41</w:t>
      </w:r>
      <w:r w:rsidRPr="00E65E28">
        <w:rPr>
          <w:color w:val="000000"/>
          <w:rPrChange w:id="1903" w:author="Kuba Fa" w:date="2023-02-02T18:16:00Z">
            <w:rPr/>
          </w:rPrChange>
        </w:rPr>
        <w:t>: 48-31-21,</w:t>
      </w:r>
    </w:p>
    <w:p w14:paraId="0A30D3CA" w14:textId="6F21939A" w:rsidR="006B74F2" w:rsidRDefault="006B74F2" w:rsidP="006A651F">
      <w:pPr>
        <w:pStyle w:val="Akapitzlist"/>
        <w:numPr>
          <w:ilvl w:val="0"/>
          <w:numId w:val="69"/>
        </w:numPr>
        <w:rPr>
          <w:ins w:id="1904" w:author="Kuba Fa" w:date="2023-03-10T23:24:00Z"/>
          <w:color w:val="000000"/>
        </w:rPr>
      </w:pPr>
      <w:r w:rsidRPr="002670A5">
        <w:rPr>
          <w:b/>
          <w:bCs/>
          <w:color w:val="000000"/>
          <w:rPrChange w:id="1905" w:author="Kuba Fa" w:date="2023-03-10T23:15:00Z">
            <w:rPr>
              <w:rFonts w:asciiTheme="minorHAnsi" w:hAnsiTheme="minorHAnsi" w:cstheme="minorBidi"/>
              <w:sz w:val="22"/>
              <w:szCs w:val="22"/>
            </w:rPr>
          </w:rPrChange>
        </w:rPr>
        <w:t>70-30</w:t>
      </w:r>
      <w:r w:rsidRPr="00E65E28">
        <w:rPr>
          <w:color w:val="000000"/>
          <w:rPrChange w:id="1906" w:author="Kuba Fa" w:date="2023-02-02T18:16:00Z">
            <w:rPr>
              <w:rFonts w:asciiTheme="minorHAnsi" w:hAnsiTheme="minorHAnsi" w:cstheme="minorBidi"/>
              <w:sz w:val="22"/>
              <w:szCs w:val="22"/>
            </w:rPr>
          </w:rPrChange>
        </w:rPr>
        <w:t>: 60-25-15</w:t>
      </w:r>
      <w:ins w:id="1907" w:author="Kuba Fa" w:date="2023-03-10T22:58:00Z">
        <w:r w:rsidR="006A651F">
          <w:rPr>
            <w:color w:val="000000"/>
          </w:rPr>
          <w:t>.</w:t>
        </w:r>
      </w:ins>
    </w:p>
    <w:p w14:paraId="762872E7" w14:textId="2BB05A0B" w:rsidR="002670A5" w:rsidRDefault="002670A5" w:rsidP="002670A5">
      <w:pPr>
        <w:ind w:left="360"/>
        <w:rPr>
          <w:ins w:id="1908" w:author="Kuba Fa" w:date="2023-03-10T23:24:00Z"/>
          <w:color w:val="000000"/>
        </w:rPr>
      </w:pPr>
    </w:p>
    <w:p w14:paraId="277B1643" w14:textId="03727CFC" w:rsidR="002670A5" w:rsidRPr="002670A5" w:rsidRDefault="002670A5">
      <w:pPr>
        <w:pStyle w:val="MojNormalny2"/>
        <w:ind w:firstLine="0"/>
        <w:rPr>
          <w:b/>
          <w:bCs/>
          <w:sz w:val="32"/>
          <w:szCs w:val="32"/>
          <w:rPrChange w:id="1909" w:author="Kuba Fa" w:date="2023-03-10T23:24:00Z">
            <w:rPr/>
          </w:rPrChange>
        </w:rPr>
        <w:pPrChange w:id="1910" w:author="Kuba Fa" w:date="2023-03-10T23:24:00Z">
          <w:pPr/>
        </w:pPrChange>
      </w:pPr>
      <w:ins w:id="1911" w:author="Kuba Fa" w:date="2023-03-10T23:24:00Z">
        <w:r>
          <w:rPr>
            <w:b/>
            <w:bCs/>
            <w:sz w:val="32"/>
            <w:szCs w:val="32"/>
          </w:rPr>
          <w:t>3.1.1.2 Wyznaczenie różnicy bramkowej</w:t>
        </w:r>
      </w:ins>
    </w:p>
    <w:p w14:paraId="0E39A089" w14:textId="233F66CE" w:rsidR="006B74F2" w:rsidRDefault="006B74F2">
      <w:pPr>
        <w:jc w:val="both"/>
        <w:rPr>
          <w:color w:val="000000"/>
          <w:sz w:val="24"/>
          <w:szCs w:val="24"/>
        </w:rPr>
        <w:pPrChange w:id="1912" w:author="Kuba Fa" w:date="2023-02-02T18:16:00Z">
          <w:pPr/>
        </w:pPrChange>
      </w:pPr>
      <w:del w:id="1913" w:author="Kuba Fa" w:date="2023-03-10T23:15:00Z">
        <w:r w:rsidDel="002670A5">
          <w:rPr>
            <w:color w:val="000000"/>
            <w:sz w:val="24"/>
            <w:szCs w:val="24"/>
          </w:rPr>
          <w:delText>Mają</w:delText>
        </w:r>
      </w:del>
      <w:ins w:id="1914" w:author="Kuba Fa" w:date="2023-03-10T23:15:00Z">
        <w:r w:rsidR="002670A5">
          <w:rPr>
            <w:color w:val="000000"/>
            <w:sz w:val="24"/>
            <w:szCs w:val="24"/>
          </w:rPr>
          <w:t>Posiadając</w:t>
        </w:r>
      </w:ins>
      <w:del w:id="1915" w:author="Kuba Fa" w:date="2023-03-10T23:15:00Z">
        <w:r w:rsidDel="002670A5">
          <w:rPr>
            <w:color w:val="000000"/>
            <w:sz w:val="24"/>
            <w:szCs w:val="24"/>
          </w:rPr>
          <w:delText>c</w:delText>
        </w:r>
      </w:del>
      <w:r>
        <w:rPr>
          <w:color w:val="000000"/>
          <w:sz w:val="24"/>
          <w:szCs w:val="24"/>
        </w:rPr>
        <w:t xml:space="preserve"> parametry HW, DW i AW można określić potencjalnego zwycięzcę spotkania. Wiadomą sprawą jest, że czym większa wartość danej statystyki tym większe prawdopodobieństwo na danego zwycięzcę. Wynika to z różnicy siły pomiędzy drużynami. Skoro drużyna A jest sporo lepsza od drużyny B, to można przypuszczać, nie tylko że zdobędzie 3 punkty, ale również, że różnica bramkowa będzie trochę większa. Z analizy statystycznej Ekstraklasy wynika, że</w:t>
      </w:r>
      <w:ins w:id="1916" w:author="Kuba Fa" w:date="2023-03-10T23:28:00Z">
        <w:r w:rsidR="00432010">
          <w:rPr>
            <w:color w:val="000000"/>
            <w:sz w:val="24"/>
            <w:szCs w:val="24"/>
          </w:rPr>
          <w:t>: „</w:t>
        </w:r>
      </w:ins>
    </w:p>
    <w:p w14:paraId="53D06B6E" w14:textId="44D48B4A" w:rsidR="006B74F2" w:rsidRPr="002E247C" w:rsidDel="002670A5" w:rsidRDefault="002E247C" w:rsidP="006B74F2">
      <w:pPr>
        <w:rPr>
          <w:del w:id="1917" w:author="Kuba Fa" w:date="2023-03-10T23:16:00Z"/>
          <w:color w:val="FF0000"/>
          <w:sz w:val="24"/>
          <w:szCs w:val="24"/>
        </w:rPr>
      </w:pPr>
      <w:del w:id="1918" w:author="Kuba Fa" w:date="2023-03-10T23:16:00Z">
        <w:r w:rsidRPr="002E247C" w:rsidDel="002670A5">
          <w:rPr>
            <w:color w:val="FF0000"/>
            <w:sz w:val="24"/>
            <w:szCs w:val="24"/>
          </w:rPr>
          <w:delText>[podpunkty]</w:delText>
        </w:r>
      </w:del>
    </w:p>
    <w:p w14:paraId="7DB6359F" w14:textId="6D359296" w:rsidR="006B74F2" w:rsidRPr="006C2CD0" w:rsidRDefault="006B74F2">
      <w:pPr>
        <w:jc w:val="center"/>
        <w:rPr>
          <w:i/>
          <w:iCs/>
        </w:rPr>
        <w:pPrChange w:id="1919" w:author="Kuba Fa" w:date="2023-03-10T23:26:00Z">
          <w:pPr/>
        </w:pPrChange>
      </w:pPr>
      <w:r w:rsidRPr="00B851E2">
        <w:rPr>
          <w:b/>
          <w:bCs/>
          <w:i/>
          <w:iCs/>
          <w:sz w:val="32"/>
          <w:szCs w:val="32"/>
        </w:rPr>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3-2 - 5 razy, 4-0 - 5 razy, 2-3 - 4 razy, 3-3 - 4 razy, 4-2 - 4 razy, 5-0 - 3 razy, 3-4 - 2 razy, 4-3 - 2 razy, 2-4 - 2 razy, 5-1 - 1 raz, 1-6 - 1 raz, 0-5 - 1 raz, 5-3 - 1 raz</w:t>
      </w:r>
      <w:del w:id="1920" w:author="Kuba Fa" w:date="2023-03-10T23:27:00Z">
        <w:r w:rsidRPr="006C2CD0" w:rsidDel="002670A5">
          <w:rPr>
            <w:i/>
            <w:iCs/>
          </w:rPr>
          <w:delText>,</w:delText>
        </w:r>
      </w:del>
    </w:p>
    <w:p w14:paraId="52340CB9" w14:textId="77777777" w:rsidR="006B74F2" w:rsidRPr="006C2CD0" w:rsidRDefault="006B74F2">
      <w:pPr>
        <w:jc w:val="center"/>
        <w:rPr>
          <w:i/>
          <w:iCs/>
          <w:color w:val="000000" w:themeColor="text1"/>
        </w:rPr>
        <w:pPrChange w:id="1921" w:author="Kuba Fa" w:date="2023-03-10T23:26:00Z">
          <w:pPr/>
        </w:pPrChange>
      </w:pPr>
      <w:r w:rsidRPr="006C2CD0">
        <w:rPr>
          <w:b/>
          <w:bCs/>
          <w:i/>
          <w:iCs/>
          <w:color w:val="000000" w:themeColor="text1"/>
          <w:sz w:val="28"/>
          <w:szCs w:val="28"/>
        </w:rPr>
        <w:t>Najwięcej goli (8) padło w meczu:</w:t>
      </w:r>
      <w:r w:rsidRPr="006C2CD0">
        <w:rPr>
          <w:i/>
          <w:iCs/>
          <w:color w:val="000000" w:themeColor="text1"/>
        </w:rPr>
        <w:br/>
      </w:r>
      <w:r>
        <w:fldChar w:fldCharType="begin"/>
      </w:r>
      <w:r>
        <w:instrText>HYPERLINK "http://www.90minut.pl/mecz.php?id_mecz=1677841"</w:instrText>
      </w:r>
      <w:r>
        <w:fldChar w:fldCharType="separate"/>
      </w:r>
      <w:r w:rsidRPr="006C2CD0">
        <w:rPr>
          <w:rStyle w:val="Hipercze"/>
          <w:i/>
          <w:iCs/>
          <w:color w:val="000000" w:themeColor="text1"/>
          <w:u w:val="none"/>
        </w:rPr>
        <w:t>Legia Warszawa 5-3 Górnik Zabrze</w:t>
      </w:r>
      <w:r>
        <w:rPr>
          <w:rStyle w:val="Hipercze"/>
          <w:i/>
          <w:iCs/>
          <w:color w:val="000000" w:themeColor="text1"/>
          <w:u w:val="none"/>
        </w:rPr>
        <w:fldChar w:fldCharType="end"/>
      </w:r>
    </w:p>
    <w:p w14:paraId="31D8E7B4" w14:textId="77777777" w:rsidR="006B74F2" w:rsidRPr="006C2CD0" w:rsidRDefault="006B74F2">
      <w:pPr>
        <w:jc w:val="center"/>
        <w:rPr>
          <w:i/>
          <w:iCs/>
          <w:color w:val="000000" w:themeColor="text1"/>
        </w:rPr>
        <w:pPrChange w:id="1922" w:author="Kuba Fa" w:date="2023-03-10T23:26:00Z">
          <w:pPr/>
        </w:pPrChange>
      </w:pPr>
      <w:r w:rsidRPr="006C2CD0">
        <w:rPr>
          <w:b/>
          <w:bCs/>
          <w:i/>
          <w:iCs/>
          <w:color w:val="000000" w:themeColor="text1"/>
          <w:sz w:val="28"/>
          <w:szCs w:val="28"/>
        </w:rPr>
        <w:t>Najwyższe zwycięstwo gospodarzy padło w meczach:</w:t>
      </w:r>
      <w:r w:rsidRPr="006C2CD0">
        <w:rPr>
          <w:i/>
          <w:iCs/>
          <w:color w:val="000000" w:themeColor="text1"/>
        </w:rPr>
        <w:br/>
      </w:r>
      <w:r>
        <w:fldChar w:fldCharType="begin"/>
      </w:r>
      <w:r>
        <w:instrText>HYPERLINK "http://www.90minut.pl/mecz.php?id_mecz=1677625"</w:instrText>
      </w:r>
      <w:r>
        <w:fldChar w:fldCharType="separate"/>
      </w:r>
      <w:r w:rsidRPr="006C2CD0">
        <w:rPr>
          <w:rStyle w:val="Hipercze"/>
          <w:i/>
          <w:iCs/>
          <w:color w:val="000000" w:themeColor="text1"/>
          <w:u w:val="none"/>
        </w:rPr>
        <w:t>Lech Poznań 5-0 Wisła Kraków</w:t>
      </w:r>
      <w:r>
        <w:rPr>
          <w:rStyle w:val="Hipercze"/>
          <w:i/>
          <w:iCs/>
          <w:color w:val="000000" w:themeColor="text1"/>
          <w:u w:val="none"/>
        </w:rPr>
        <w:fldChar w:fldCharType="end"/>
      </w:r>
      <w:r w:rsidRPr="006C2CD0">
        <w:rPr>
          <w:i/>
          <w:iCs/>
          <w:color w:val="000000" w:themeColor="text1"/>
        </w:rPr>
        <w:t>,</w:t>
      </w:r>
      <w:r w:rsidRPr="006C2CD0">
        <w:rPr>
          <w:i/>
          <w:iCs/>
          <w:color w:val="000000" w:themeColor="text1"/>
        </w:rPr>
        <w:br/>
      </w:r>
      <w:r>
        <w:fldChar w:fldCharType="begin"/>
      </w:r>
      <w:r>
        <w:instrText>HYPERLINK "http://www.90minut.pl/mecz.php?id_mecz=1677575"</w:instrText>
      </w:r>
      <w:r>
        <w:fldChar w:fldCharType="separate"/>
      </w:r>
      <w:r w:rsidRPr="006C2CD0">
        <w:rPr>
          <w:rStyle w:val="Hipercze"/>
          <w:i/>
          <w:iCs/>
          <w:color w:val="000000" w:themeColor="text1"/>
          <w:u w:val="none"/>
        </w:rPr>
        <w:t>Raków Częstochowa 5-0 Jagiellonia Białystok</w:t>
      </w:r>
      <w:r>
        <w:rPr>
          <w:rStyle w:val="Hipercze"/>
          <w:i/>
          <w:iCs/>
          <w:color w:val="000000" w:themeColor="text1"/>
          <w:u w:val="none"/>
        </w:rPr>
        <w:fldChar w:fldCharType="end"/>
      </w:r>
      <w:r w:rsidRPr="006C2CD0">
        <w:rPr>
          <w:i/>
          <w:iCs/>
          <w:color w:val="000000" w:themeColor="text1"/>
        </w:rPr>
        <w:t>,</w:t>
      </w:r>
      <w:r w:rsidRPr="006C2CD0">
        <w:rPr>
          <w:i/>
          <w:iCs/>
          <w:color w:val="000000" w:themeColor="text1"/>
        </w:rPr>
        <w:br/>
      </w:r>
      <w:r>
        <w:fldChar w:fldCharType="begin"/>
      </w:r>
      <w:r>
        <w:instrText>HYPERLINK "http://www.90minut.pl/mecz.php?id_mecz=1677743"</w:instrText>
      </w:r>
      <w:r>
        <w:fldChar w:fldCharType="separate"/>
      </w:r>
      <w:r w:rsidRPr="006C2CD0">
        <w:rPr>
          <w:rStyle w:val="Hipercze"/>
          <w:i/>
          <w:iCs/>
          <w:color w:val="000000" w:themeColor="text1"/>
          <w:u w:val="none"/>
        </w:rPr>
        <w:t>Lech Poznań 5-0 Bruk-Bet Termalica Nieciecza</w:t>
      </w:r>
      <w:r>
        <w:rPr>
          <w:rStyle w:val="Hipercze"/>
          <w:i/>
          <w:iCs/>
          <w:color w:val="000000" w:themeColor="text1"/>
          <w:u w:val="none"/>
        </w:rPr>
        <w:fldChar w:fldCharType="end"/>
      </w:r>
    </w:p>
    <w:p w14:paraId="693DBDB4" w14:textId="77777777" w:rsidR="006B74F2" w:rsidRPr="006C2CD0" w:rsidRDefault="006B74F2">
      <w:pPr>
        <w:jc w:val="center"/>
        <w:rPr>
          <w:i/>
          <w:iCs/>
          <w:color w:val="000000" w:themeColor="text1"/>
        </w:rPr>
        <w:pPrChange w:id="1923" w:author="Kuba Fa" w:date="2023-03-10T23:26:00Z">
          <w:pPr/>
        </w:pPrChange>
      </w:pPr>
      <w:r w:rsidRPr="006C2CD0">
        <w:rPr>
          <w:b/>
          <w:bCs/>
          <w:i/>
          <w:iCs/>
          <w:color w:val="000000" w:themeColor="text1"/>
          <w:sz w:val="28"/>
          <w:szCs w:val="28"/>
        </w:rPr>
        <w:t>Najwyższy remis padł w meczach:</w:t>
      </w:r>
      <w:r w:rsidRPr="006C2CD0">
        <w:rPr>
          <w:i/>
          <w:iCs/>
          <w:color w:val="000000" w:themeColor="text1"/>
        </w:rPr>
        <w:br/>
      </w:r>
      <w:r>
        <w:fldChar w:fldCharType="begin"/>
      </w:r>
      <w:r>
        <w:instrText>HYPERLINK "http://www.90minut.pl/mecz.php?id_mecz=1677642"</w:instrText>
      </w:r>
      <w:r>
        <w:fldChar w:fldCharType="separate"/>
      </w:r>
      <w:r w:rsidRPr="006C2CD0">
        <w:rPr>
          <w:rStyle w:val="Hipercze"/>
          <w:i/>
          <w:iCs/>
          <w:color w:val="000000" w:themeColor="text1"/>
          <w:u w:val="none"/>
        </w:rPr>
        <w:t>Cracovia 3-3 Stal Mielec</w:t>
      </w:r>
      <w:r>
        <w:rPr>
          <w:rStyle w:val="Hipercze"/>
          <w:i/>
          <w:iCs/>
          <w:color w:val="000000" w:themeColor="text1"/>
          <w:u w:val="none"/>
        </w:rPr>
        <w:fldChar w:fldCharType="end"/>
      </w:r>
      <w:r w:rsidRPr="006C2CD0">
        <w:rPr>
          <w:i/>
          <w:iCs/>
          <w:color w:val="000000" w:themeColor="text1"/>
        </w:rPr>
        <w:t>,</w:t>
      </w:r>
      <w:r w:rsidRPr="006C2CD0">
        <w:rPr>
          <w:i/>
          <w:iCs/>
          <w:color w:val="000000" w:themeColor="text1"/>
        </w:rPr>
        <w:br/>
      </w:r>
      <w:r>
        <w:fldChar w:fldCharType="begin"/>
      </w:r>
      <w:r>
        <w:instrText>HYPERLINK "http://www.90minut.pl/mecz.php?id_mecz=1677672"</w:instrText>
      </w:r>
      <w:r>
        <w:fldChar w:fldCharType="separate"/>
      </w:r>
      <w:r w:rsidRPr="006C2CD0">
        <w:rPr>
          <w:rStyle w:val="Hipercze"/>
          <w:i/>
          <w:iCs/>
          <w:color w:val="000000" w:themeColor="text1"/>
          <w:u w:val="none"/>
        </w:rPr>
        <w:t>Jagiellonia Białystok 3-3 Piast Gliwice</w:t>
      </w:r>
      <w:r>
        <w:rPr>
          <w:rStyle w:val="Hipercze"/>
          <w:i/>
          <w:iCs/>
          <w:color w:val="000000" w:themeColor="text1"/>
          <w:u w:val="none"/>
        </w:rPr>
        <w:fldChar w:fldCharType="end"/>
      </w:r>
      <w:r w:rsidRPr="006C2CD0">
        <w:rPr>
          <w:i/>
          <w:iCs/>
          <w:color w:val="000000" w:themeColor="text1"/>
        </w:rPr>
        <w:t>,</w:t>
      </w:r>
      <w:r w:rsidRPr="006C2CD0">
        <w:rPr>
          <w:i/>
          <w:iCs/>
          <w:color w:val="000000" w:themeColor="text1"/>
        </w:rPr>
        <w:br/>
      </w:r>
      <w:r>
        <w:fldChar w:fldCharType="begin"/>
      </w:r>
      <w:r>
        <w:instrText>HYPERLINK "http://www.90minut.pl/mecz.php?id_mecz=1677693"</w:instrText>
      </w:r>
      <w:r>
        <w:fldChar w:fldCharType="separate"/>
      </w:r>
      <w:r w:rsidRPr="006C2CD0">
        <w:rPr>
          <w:rStyle w:val="Hipercze"/>
          <w:i/>
          <w:iCs/>
          <w:color w:val="000000" w:themeColor="text1"/>
          <w:u w:val="none"/>
        </w:rPr>
        <w:t>Stal Mielec 3-3 Lechia Gdańsk</w:t>
      </w:r>
      <w:r>
        <w:rPr>
          <w:rStyle w:val="Hipercze"/>
          <w:i/>
          <w:iCs/>
          <w:color w:val="000000" w:themeColor="text1"/>
          <w:u w:val="none"/>
        </w:rPr>
        <w:fldChar w:fldCharType="end"/>
      </w:r>
      <w:r w:rsidRPr="006C2CD0">
        <w:rPr>
          <w:i/>
          <w:iCs/>
          <w:color w:val="000000" w:themeColor="text1"/>
        </w:rPr>
        <w:t>,</w:t>
      </w:r>
      <w:r w:rsidRPr="006C2CD0">
        <w:rPr>
          <w:i/>
          <w:iCs/>
          <w:color w:val="000000" w:themeColor="text1"/>
        </w:rPr>
        <w:br/>
      </w:r>
      <w:r>
        <w:fldChar w:fldCharType="begin"/>
      </w:r>
      <w:r>
        <w:instrText>HYPERLINK "http://www.90minut.pl/mecz.php?id_mecz=1677733"</w:instrText>
      </w:r>
      <w:r>
        <w:fldChar w:fldCharType="separate"/>
      </w:r>
      <w:r w:rsidRPr="006C2CD0">
        <w:rPr>
          <w:rStyle w:val="Hipercze"/>
          <w:i/>
          <w:iCs/>
          <w:color w:val="000000" w:themeColor="text1"/>
          <w:u w:val="none"/>
        </w:rPr>
        <w:t>Cracovia 3-3 Lech Poznań</w:t>
      </w:r>
      <w:r>
        <w:rPr>
          <w:rStyle w:val="Hipercze"/>
          <w:i/>
          <w:iCs/>
          <w:color w:val="000000" w:themeColor="text1"/>
          <w:u w:val="none"/>
        </w:rPr>
        <w:fldChar w:fldCharType="end"/>
      </w:r>
    </w:p>
    <w:p w14:paraId="00A39004" w14:textId="0D86440A" w:rsidR="006B74F2" w:rsidRDefault="006B74F2" w:rsidP="002670A5">
      <w:pPr>
        <w:jc w:val="center"/>
        <w:rPr>
          <w:ins w:id="1924" w:author="Kuba Fa" w:date="2023-03-10T23:27:00Z"/>
          <w:rStyle w:val="Hipercze"/>
          <w:i/>
          <w:iCs/>
          <w:color w:val="000000" w:themeColor="text1"/>
          <w:u w:val="none"/>
        </w:rPr>
      </w:pPr>
      <w:r w:rsidRPr="006C2CD0">
        <w:rPr>
          <w:b/>
          <w:bCs/>
          <w:i/>
          <w:iCs/>
          <w:color w:val="000000" w:themeColor="text1"/>
          <w:sz w:val="28"/>
          <w:szCs w:val="28"/>
        </w:rPr>
        <w:lastRenderedPageBreak/>
        <w:t>Najwyższe zwycięstwo gości padło w meczach:</w:t>
      </w:r>
      <w:r w:rsidRPr="006C2CD0">
        <w:rPr>
          <w:i/>
          <w:iCs/>
          <w:color w:val="000000" w:themeColor="text1"/>
        </w:rPr>
        <w:br/>
      </w:r>
      <w:hyperlink r:id="rId42"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3" w:history="1">
        <w:r w:rsidRPr="006C2CD0">
          <w:rPr>
            <w:rStyle w:val="Hipercze"/>
            <w:i/>
            <w:iCs/>
            <w:color w:val="000000" w:themeColor="text1"/>
            <w:u w:val="none"/>
          </w:rPr>
          <w:t>Radomiak Radom 1-6 Zagłębie Lubin</w:t>
        </w:r>
      </w:hyperlink>
      <w:ins w:id="1925" w:author="Kuba Fa" w:date="2023-03-10T23:28:00Z">
        <w:r w:rsidR="00432010">
          <w:rPr>
            <w:rStyle w:val="Hipercze"/>
            <w:i/>
            <w:iCs/>
            <w:color w:val="000000" w:themeColor="text1"/>
            <w:u w:val="none"/>
          </w:rPr>
          <w:t>”</w:t>
        </w:r>
      </w:ins>
    </w:p>
    <w:p w14:paraId="1ACC52FA" w14:textId="269915CA" w:rsidR="002670A5" w:rsidRDefault="002670A5">
      <w:pPr>
        <w:jc w:val="center"/>
        <w:rPr>
          <w:rStyle w:val="Hipercze"/>
          <w:i/>
          <w:iCs/>
          <w:color w:val="000000" w:themeColor="text1"/>
          <w:u w:val="none"/>
        </w:rPr>
        <w:pPrChange w:id="1926" w:author="Kuba Fa" w:date="2023-03-10T23:26:00Z">
          <w:pPr/>
        </w:pPrChange>
      </w:pPr>
      <w:ins w:id="1927" w:author="Kuba Fa" w:date="2023-03-10T23:27:00Z">
        <w:r>
          <w:rPr>
            <w:rStyle w:val="Hipercze"/>
            <w:i/>
            <w:iCs/>
            <w:color w:val="000000" w:themeColor="text1"/>
            <w:u w:val="none"/>
          </w:rPr>
          <w:t>[15]</w:t>
        </w:r>
      </w:ins>
    </w:p>
    <w:p w14:paraId="1DD892F7" w14:textId="1A595A30" w:rsidR="006B74F2" w:rsidRPr="002E247C" w:rsidDel="002670A5" w:rsidRDefault="00000000" w:rsidP="006B74F2">
      <w:pPr>
        <w:rPr>
          <w:del w:id="1928" w:author="Kuba Fa" w:date="2023-03-10T23:26:00Z"/>
          <w:i/>
          <w:iCs/>
          <w:color w:val="FF0000"/>
        </w:rPr>
      </w:pPr>
      <w:customXmlDelRangeStart w:id="1929" w:author="Kuba Fa" w:date="2023-03-10T23:26:00Z"/>
      <w:sdt>
        <w:sdtPr>
          <w:rPr>
            <w:rStyle w:val="Hipercze"/>
            <w:i/>
            <w:iCs/>
            <w:color w:val="FF0000"/>
            <w:u w:val="none"/>
          </w:rPr>
          <w:id w:val="-1898115250"/>
          <w:citation/>
        </w:sdtPr>
        <w:sdtContent>
          <w:customXmlDelRangeEnd w:id="1929"/>
          <w:del w:id="1930" w:author="Kuba Fa" w:date="2023-03-10T23:26:00Z">
            <w:r w:rsidR="006B74F2" w:rsidRPr="002E247C" w:rsidDel="002670A5">
              <w:rPr>
                <w:rStyle w:val="Hipercze"/>
                <w:i/>
                <w:iCs/>
                <w:color w:val="FF0000"/>
                <w:u w:val="none"/>
              </w:rPr>
              <w:fldChar w:fldCharType="begin"/>
            </w:r>
            <w:r w:rsidR="006B74F2" w:rsidRPr="002E247C" w:rsidDel="002670A5">
              <w:rPr>
                <w:rStyle w:val="Hipercze"/>
                <w:i/>
                <w:iCs/>
                <w:color w:val="FF0000"/>
                <w:u w:val="none"/>
              </w:rPr>
              <w:delInstrText xml:space="preserve">CITATION Paw22 \l 1045 </w:delInstrText>
            </w:r>
            <w:r w:rsidR="006B74F2" w:rsidRPr="002E247C" w:rsidDel="002670A5">
              <w:rPr>
                <w:rStyle w:val="Hipercze"/>
                <w:i/>
                <w:iCs/>
                <w:color w:val="FF0000"/>
                <w:u w:val="none"/>
              </w:rPr>
              <w:fldChar w:fldCharType="separate"/>
            </w:r>
            <w:r w:rsidR="006B74F2" w:rsidRPr="002E247C" w:rsidDel="002670A5">
              <w:rPr>
                <w:rStyle w:val="Hipercze"/>
                <w:i/>
                <w:iCs/>
                <w:noProof/>
                <w:color w:val="FF0000"/>
                <w:u w:val="none"/>
              </w:rPr>
              <w:delText xml:space="preserve"> </w:delText>
            </w:r>
            <w:r w:rsidR="006B74F2" w:rsidRPr="002E247C" w:rsidDel="002670A5">
              <w:rPr>
                <w:noProof/>
                <w:color w:val="FF0000"/>
              </w:rPr>
              <w:delText>(http://img.90minut.pl/misc/stats-ekstraklasa-2021-22-wiosna.html, 2022)</w:delText>
            </w:r>
            <w:r w:rsidR="006B74F2" w:rsidRPr="002E247C" w:rsidDel="002670A5">
              <w:rPr>
                <w:rStyle w:val="Hipercze"/>
                <w:i/>
                <w:iCs/>
                <w:color w:val="FF0000"/>
                <w:u w:val="none"/>
              </w:rPr>
              <w:fldChar w:fldCharType="end"/>
            </w:r>
          </w:del>
          <w:customXmlDelRangeStart w:id="1931" w:author="Kuba Fa" w:date="2023-03-10T23:26:00Z"/>
        </w:sdtContent>
      </w:sdt>
      <w:customXmlDelRangeEnd w:id="1931"/>
    </w:p>
    <w:p w14:paraId="188AD956" w14:textId="77777777" w:rsidR="006B74F2" w:rsidRPr="006C2CD0" w:rsidRDefault="006B74F2" w:rsidP="006B74F2">
      <w:pPr>
        <w:rPr>
          <w:color w:val="000000" w:themeColor="text1"/>
        </w:rPr>
      </w:pPr>
    </w:p>
    <w:p w14:paraId="21C081C9" w14:textId="26A4AEFE" w:rsidR="006B74F2" w:rsidRDefault="006B74F2">
      <w:pPr>
        <w:jc w:val="both"/>
        <w:rPr>
          <w:color w:val="000000"/>
          <w:sz w:val="24"/>
          <w:szCs w:val="24"/>
        </w:rPr>
        <w:pPrChange w:id="1932" w:author="Kuba Fa" w:date="2023-02-02T18:16:00Z">
          <w:pPr/>
        </w:pPrChange>
      </w:pPr>
      <w:del w:id="1933" w:author="Kuba Fa" w:date="2023-03-10T23:28:00Z">
        <w:r w:rsidDel="00432010">
          <w:rPr>
            <w:color w:val="000000"/>
            <w:sz w:val="24"/>
            <w:szCs w:val="24"/>
          </w:rPr>
          <w:delText>Wynika z tego, że</w:delText>
        </w:r>
      </w:del>
      <w:ins w:id="1934" w:author="Kuba Fa" w:date="2023-03-10T23:28:00Z">
        <w:r w:rsidR="00432010">
          <w:rPr>
            <w:color w:val="000000"/>
            <w:sz w:val="24"/>
            <w:szCs w:val="24"/>
          </w:rPr>
          <w:t>Można zauważyć, że spośród</w:t>
        </w:r>
      </w:ins>
      <w:r>
        <w:rPr>
          <w:color w:val="000000"/>
          <w:sz w:val="24"/>
          <w:szCs w:val="24"/>
        </w:rPr>
        <w:t xml:space="preserve"> 222 mecz</w:t>
      </w:r>
      <w:ins w:id="1935" w:author="Kuba Fa" w:date="2023-03-10T23:29:00Z">
        <w:r w:rsidR="00432010">
          <w:rPr>
            <w:color w:val="000000"/>
            <w:sz w:val="24"/>
            <w:szCs w:val="24"/>
          </w:rPr>
          <w:t>y</w:t>
        </w:r>
      </w:ins>
      <w:del w:id="1936" w:author="Kuba Fa" w:date="2023-03-10T23:29:00Z">
        <w:r w:rsidDel="00432010">
          <w:rPr>
            <w:color w:val="000000"/>
            <w:sz w:val="24"/>
            <w:szCs w:val="24"/>
          </w:rPr>
          <w:delText>e</w:delText>
        </w:r>
      </w:del>
      <w:r>
        <w:rPr>
          <w:color w:val="000000"/>
          <w:sz w:val="24"/>
          <w:szCs w:val="24"/>
        </w:rPr>
        <w:t xml:space="preserve">, które nie zakończyły się remisem </w:t>
      </w:r>
      <w:del w:id="1937" w:author="Kuba Fa" w:date="2023-03-10T23:29:00Z">
        <w:r w:rsidDel="00432010">
          <w:rPr>
            <w:color w:val="000000"/>
            <w:sz w:val="24"/>
            <w:szCs w:val="24"/>
          </w:rPr>
          <w:delText>zakończyły się następującą różnicą bramek</w:delText>
        </w:r>
      </w:del>
      <w:ins w:id="1938" w:author="Kuba Fa" w:date="2023-03-10T23:29:00Z">
        <w:r w:rsidR="00432010">
          <w:rPr>
            <w:color w:val="000000"/>
            <w:sz w:val="24"/>
            <w:szCs w:val="24"/>
          </w:rPr>
          <w:t>różnica bramkowa była następująca</w:t>
        </w:r>
      </w:ins>
      <w:r>
        <w:rPr>
          <w:color w:val="000000"/>
          <w:sz w:val="24"/>
          <w:szCs w:val="24"/>
        </w:rPr>
        <w:t>:</w:t>
      </w:r>
    </w:p>
    <w:p w14:paraId="713FCD6D" w14:textId="7DD08B95" w:rsidR="006B74F2" w:rsidRPr="00E65E28" w:rsidRDefault="006B74F2">
      <w:pPr>
        <w:pStyle w:val="Akapitzlist"/>
        <w:numPr>
          <w:ilvl w:val="0"/>
          <w:numId w:val="36"/>
        </w:numPr>
        <w:rPr>
          <w:color w:val="000000"/>
          <w:rPrChange w:id="1939" w:author="Kuba Fa" w:date="2023-02-02T18:16:00Z">
            <w:rPr/>
          </w:rPrChange>
        </w:rPr>
        <w:pPrChange w:id="1940" w:author="Kuba Fa" w:date="2023-02-02T18:16:00Z">
          <w:pPr/>
        </w:pPrChange>
      </w:pPr>
      <w:del w:id="1941" w:author="Kuba Fa" w:date="2023-02-02T18:16:00Z">
        <w:r w:rsidRPr="00432010" w:rsidDel="00E65E28">
          <w:rPr>
            <w:b/>
            <w:bCs/>
            <w:color w:val="000000"/>
            <w:rPrChange w:id="1942" w:author="Kuba Fa" w:date="2023-03-10T23:29:00Z">
              <w:rPr/>
            </w:rPrChange>
          </w:rPr>
          <w:delText xml:space="preserve">- </w:delText>
        </w:r>
      </w:del>
      <w:r w:rsidRPr="00432010">
        <w:rPr>
          <w:b/>
          <w:bCs/>
          <w:color w:val="000000"/>
          <w:rPrChange w:id="1943" w:author="Kuba Fa" w:date="2023-03-10T23:29:00Z">
            <w:rPr/>
          </w:rPrChange>
        </w:rPr>
        <w:t>wygrane 1 bramką</w:t>
      </w:r>
      <w:r w:rsidRPr="00E65E28">
        <w:rPr>
          <w:color w:val="000000"/>
          <w:rPrChange w:id="1944" w:author="Kuba Fa" w:date="2023-02-02T18:16:00Z">
            <w:rPr/>
          </w:rPrChange>
        </w:rPr>
        <w:t>: 117 (52,7%)</w:t>
      </w:r>
      <w:ins w:id="1945" w:author="Kuba Fa" w:date="2023-03-10T23:29:00Z">
        <w:r w:rsidR="00432010">
          <w:rPr>
            <w:color w:val="000000"/>
          </w:rPr>
          <w:t>,</w:t>
        </w:r>
      </w:ins>
    </w:p>
    <w:p w14:paraId="37B8C925" w14:textId="09CBD4B3" w:rsidR="006B74F2" w:rsidRPr="00E65E28" w:rsidRDefault="006B74F2">
      <w:pPr>
        <w:pStyle w:val="Akapitzlist"/>
        <w:numPr>
          <w:ilvl w:val="0"/>
          <w:numId w:val="36"/>
        </w:numPr>
        <w:rPr>
          <w:color w:val="000000"/>
          <w:rPrChange w:id="1946" w:author="Kuba Fa" w:date="2023-02-02T18:16:00Z">
            <w:rPr/>
          </w:rPrChange>
        </w:rPr>
        <w:pPrChange w:id="1947" w:author="Kuba Fa" w:date="2023-02-02T18:16:00Z">
          <w:pPr/>
        </w:pPrChange>
      </w:pPr>
      <w:del w:id="1948" w:author="Kuba Fa" w:date="2023-02-02T18:16:00Z">
        <w:r w:rsidRPr="00E65E28" w:rsidDel="00E65E28">
          <w:rPr>
            <w:color w:val="000000"/>
            <w:rPrChange w:id="1949" w:author="Kuba Fa" w:date="2023-02-02T18:16:00Z">
              <w:rPr/>
            </w:rPrChange>
          </w:rPr>
          <w:delText xml:space="preserve">- </w:delText>
        </w:r>
      </w:del>
      <w:r w:rsidRPr="00432010">
        <w:rPr>
          <w:b/>
          <w:bCs/>
          <w:color w:val="000000"/>
          <w:rPrChange w:id="1950" w:author="Kuba Fa" w:date="2023-03-10T23:30:00Z">
            <w:rPr/>
          </w:rPrChange>
        </w:rPr>
        <w:t>wygrane 2 bramkami</w:t>
      </w:r>
      <w:r w:rsidRPr="00E65E28">
        <w:rPr>
          <w:color w:val="000000"/>
          <w:rPrChange w:id="1951" w:author="Kuba Fa" w:date="2023-02-02T18:16:00Z">
            <w:rPr/>
          </w:rPrChange>
        </w:rPr>
        <w:t>: 63 (28,4%)</w:t>
      </w:r>
      <w:ins w:id="1952" w:author="Kuba Fa" w:date="2023-03-10T23:29:00Z">
        <w:r w:rsidR="00432010">
          <w:rPr>
            <w:color w:val="000000"/>
          </w:rPr>
          <w:t>,</w:t>
        </w:r>
      </w:ins>
    </w:p>
    <w:p w14:paraId="470959F2" w14:textId="6BDB13A4" w:rsidR="006B74F2" w:rsidRPr="00E65E28" w:rsidRDefault="006B74F2">
      <w:pPr>
        <w:pStyle w:val="Akapitzlist"/>
        <w:numPr>
          <w:ilvl w:val="0"/>
          <w:numId w:val="36"/>
        </w:numPr>
        <w:rPr>
          <w:color w:val="000000"/>
          <w:rPrChange w:id="1953" w:author="Kuba Fa" w:date="2023-02-02T18:16:00Z">
            <w:rPr/>
          </w:rPrChange>
        </w:rPr>
        <w:pPrChange w:id="1954" w:author="Kuba Fa" w:date="2023-02-02T18:16:00Z">
          <w:pPr/>
        </w:pPrChange>
      </w:pPr>
      <w:del w:id="1955" w:author="Kuba Fa" w:date="2023-02-02T18:16:00Z">
        <w:r w:rsidRPr="00E65E28" w:rsidDel="00E65E28">
          <w:rPr>
            <w:color w:val="000000"/>
            <w:rPrChange w:id="1956" w:author="Kuba Fa" w:date="2023-02-02T18:16:00Z">
              <w:rPr/>
            </w:rPrChange>
          </w:rPr>
          <w:delText xml:space="preserve">- </w:delText>
        </w:r>
      </w:del>
      <w:r w:rsidRPr="00432010">
        <w:rPr>
          <w:b/>
          <w:bCs/>
          <w:color w:val="000000"/>
          <w:rPrChange w:id="1957" w:author="Kuba Fa" w:date="2023-03-10T23:30:00Z">
            <w:rPr/>
          </w:rPrChange>
        </w:rPr>
        <w:t>wygrane 3 bramkami</w:t>
      </w:r>
      <w:r w:rsidRPr="00E65E28">
        <w:rPr>
          <w:color w:val="000000"/>
          <w:rPrChange w:id="1958" w:author="Kuba Fa" w:date="2023-02-02T18:16:00Z">
            <w:rPr/>
          </w:rPrChange>
        </w:rPr>
        <w:t>: 26 (11,7%)</w:t>
      </w:r>
      <w:ins w:id="1959" w:author="Kuba Fa" w:date="2023-03-10T23:29:00Z">
        <w:r w:rsidR="00432010">
          <w:rPr>
            <w:color w:val="000000"/>
          </w:rPr>
          <w:t>,</w:t>
        </w:r>
      </w:ins>
    </w:p>
    <w:p w14:paraId="4CCC7A05" w14:textId="7972AF3F" w:rsidR="006B74F2" w:rsidRPr="00E65E28" w:rsidRDefault="006B74F2">
      <w:pPr>
        <w:pStyle w:val="Akapitzlist"/>
        <w:numPr>
          <w:ilvl w:val="0"/>
          <w:numId w:val="36"/>
        </w:numPr>
        <w:rPr>
          <w:color w:val="000000"/>
          <w:rPrChange w:id="1960" w:author="Kuba Fa" w:date="2023-02-02T18:16:00Z">
            <w:rPr/>
          </w:rPrChange>
        </w:rPr>
        <w:pPrChange w:id="1961" w:author="Kuba Fa" w:date="2023-02-02T18:16:00Z">
          <w:pPr/>
        </w:pPrChange>
      </w:pPr>
      <w:del w:id="1962" w:author="Kuba Fa" w:date="2023-02-02T18:16:00Z">
        <w:r w:rsidRPr="00E65E28" w:rsidDel="00E65E28">
          <w:rPr>
            <w:color w:val="000000"/>
            <w:rPrChange w:id="1963" w:author="Kuba Fa" w:date="2023-02-02T18:16:00Z">
              <w:rPr/>
            </w:rPrChange>
          </w:rPr>
          <w:delText xml:space="preserve">- </w:delText>
        </w:r>
      </w:del>
      <w:r w:rsidRPr="00432010">
        <w:rPr>
          <w:b/>
          <w:bCs/>
          <w:color w:val="000000"/>
          <w:rPrChange w:id="1964" w:author="Kuba Fa" w:date="2023-03-10T23:30:00Z">
            <w:rPr/>
          </w:rPrChange>
        </w:rPr>
        <w:t>wygrane 4 bramkami</w:t>
      </w:r>
      <w:r w:rsidRPr="00E65E28">
        <w:rPr>
          <w:color w:val="000000"/>
          <w:rPrChange w:id="1965" w:author="Kuba Fa" w:date="2023-02-02T18:16:00Z">
            <w:rPr/>
          </w:rPrChange>
        </w:rPr>
        <w:t>: 11 (4,9%)</w:t>
      </w:r>
      <w:ins w:id="1966" w:author="Kuba Fa" w:date="2023-03-10T23:29:00Z">
        <w:r w:rsidR="00432010">
          <w:rPr>
            <w:color w:val="000000"/>
          </w:rPr>
          <w:t>,</w:t>
        </w:r>
      </w:ins>
    </w:p>
    <w:p w14:paraId="5B71FB3D" w14:textId="2C6B8256" w:rsidR="006B74F2" w:rsidRPr="00E65E28" w:rsidRDefault="006B74F2">
      <w:pPr>
        <w:pStyle w:val="Akapitzlist"/>
        <w:numPr>
          <w:ilvl w:val="0"/>
          <w:numId w:val="36"/>
        </w:numPr>
        <w:rPr>
          <w:color w:val="000000"/>
          <w:rPrChange w:id="1967" w:author="Kuba Fa" w:date="2023-02-02T18:16:00Z">
            <w:rPr/>
          </w:rPrChange>
        </w:rPr>
        <w:pPrChange w:id="1968" w:author="Kuba Fa" w:date="2023-02-02T18:16:00Z">
          <w:pPr/>
        </w:pPrChange>
      </w:pPr>
      <w:del w:id="1969" w:author="Kuba Fa" w:date="2023-02-02T18:16:00Z">
        <w:r w:rsidRPr="00E65E28" w:rsidDel="00E65E28">
          <w:rPr>
            <w:color w:val="000000"/>
            <w:rPrChange w:id="1970" w:author="Kuba Fa" w:date="2023-02-02T18:16:00Z">
              <w:rPr/>
            </w:rPrChange>
          </w:rPr>
          <w:delText xml:space="preserve">- </w:delText>
        </w:r>
      </w:del>
      <w:r w:rsidRPr="00432010">
        <w:rPr>
          <w:b/>
          <w:bCs/>
          <w:color w:val="000000"/>
          <w:rPrChange w:id="1971" w:author="Kuba Fa" w:date="2023-03-10T23:30:00Z">
            <w:rPr/>
          </w:rPrChange>
        </w:rPr>
        <w:t>wygrane 5 bramkami</w:t>
      </w:r>
      <w:r w:rsidRPr="00E65E28">
        <w:rPr>
          <w:color w:val="000000"/>
          <w:rPrChange w:id="1972" w:author="Kuba Fa" w:date="2023-02-02T18:16:00Z">
            <w:rPr/>
          </w:rPrChange>
        </w:rPr>
        <w:t>: 5 (2,3%)</w:t>
      </w:r>
      <w:ins w:id="1973" w:author="Kuba Fa" w:date="2023-03-10T23:29:00Z">
        <w:r w:rsidR="00432010">
          <w:rPr>
            <w:color w:val="000000"/>
          </w:rPr>
          <w:t>.</w:t>
        </w:r>
      </w:ins>
    </w:p>
    <w:p w14:paraId="3EC042CE" w14:textId="77777777" w:rsidR="006B74F2" w:rsidRDefault="006B74F2" w:rsidP="006B74F2">
      <w:pPr>
        <w:rPr>
          <w:color w:val="000000"/>
          <w:sz w:val="24"/>
          <w:szCs w:val="24"/>
        </w:rPr>
      </w:pPr>
    </w:p>
    <w:p w14:paraId="70CFA509" w14:textId="5A970F4F" w:rsidR="006B74F2" w:rsidRDefault="006B74F2">
      <w:pPr>
        <w:jc w:val="both"/>
        <w:rPr>
          <w:color w:val="000000"/>
          <w:sz w:val="24"/>
          <w:szCs w:val="24"/>
        </w:rPr>
        <w:pPrChange w:id="1974" w:author="Kuba Fa" w:date="2023-02-02T18:17:00Z">
          <w:pPr/>
        </w:pPrChange>
      </w:pPr>
      <w:r>
        <w:rPr>
          <w:color w:val="000000"/>
          <w:sz w:val="24"/>
          <w:szCs w:val="24"/>
        </w:rPr>
        <w:t xml:space="preserve">Dopasowując to do trzytorowych procentów na dany wynik (HW – wygrana gospodarzy, DW – remis, AW – wygrana gości) </w:t>
      </w:r>
      <w:del w:id="1975" w:author="Kuba Fa" w:date="2023-03-10T23:31:00Z">
        <w:r w:rsidDel="00432010">
          <w:rPr>
            <w:color w:val="000000"/>
            <w:sz w:val="24"/>
            <w:szCs w:val="24"/>
          </w:rPr>
          <w:delText>najbardziej zbliżone wyniki wychodziły w momencie</w:delText>
        </w:r>
      </w:del>
      <w:ins w:id="1976" w:author="Kuba Fa" w:date="2023-03-10T23:31:00Z">
        <w:r w:rsidR="00432010">
          <w:rPr>
            <w:color w:val="000000"/>
            <w:sz w:val="24"/>
            <w:szCs w:val="24"/>
          </w:rPr>
          <w:t xml:space="preserve"> w praktyce najsensowniejszy</w:t>
        </w:r>
      </w:ins>
      <w:ins w:id="1977" w:author="Kuba Fa" w:date="2023-03-10T23:33:00Z">
        <w:r w:rsidR="00432010">
          <w:rPr>
            <w:color w:val="000000"/>
            <w:sz w:val="24"/>
            <w:szCs w:val="24"/>
          </w:rPr>
          <w:t xml:space="preserve"> podział był w momencie,</w:t>
        </w:r>
      </w:ins>
      <w:ins w:id="1978" w:author="Kuba Fa" w:date="2023-03-10T23:31:00Z">
        <w:r w:rsidR="00432010">
          <w:rPr>
            <w:color w:val="000000"/>
            <w:sz w:val="24"/>
            <w:szCs w:val="24"/>
          </w:rPr>
          <w:t xml:space="preserve"> </w:t>
        </w:r>
      </w:ins>
      <w:r>
        <w:rPr>
          <w:color w:val="000000"/>
          <w:sz w:val="24"/>
          <w:szCs w:val="24"/>
        </w:rPr>
        <w:t xml:space="preserve"> gdy zależności procentów do różnicy bramkowej były następujące:</w:t>
      </w:r>
    </w:p>
    <w:p w14:paraId="68FB400E" w14:textId="1B8836F2" w:rsidR="006B74F2" w:rsidRPr="00E65E28" w:rsidRDefault="006B74F2">
      <w:pPr>
        <w:pStyle w:val="Akapitzlist"/>
        <w:numPr>
          <w:ilvl w:val="0"/>
          <w:numId w:val="37"/>
        </w:numPr>
        <w:rPr>
          <w:color w:val="000000"/>
          <w:rPrChange w:id="1979" w:author="Kuba Fa" w:date="2023-02-02T18:17:00Z">
            <w:rPr/>
          </w:rPrChange>
        </w:rPr>
        <w:pPrChange w:id="1980" w:author="Kuba Fa" w:date="2023-02-02T18:17:00Z">
          <w:pPr/>
        </w:pPrChange>
      </w:pPr>
      <w:r w:rsidRPr="00E65E28">
        <w:rPr>
          <w:color w:val="000000"/>
          <w:rPrChange w:id="1981" w:author="Kuba Fa" w:date="2023-02-02T18:17:00Z">
            <w:rPr/>
          </w:rPrChange>
        </w:rPr>
        <w:t xml:space="preserve">WP &lt; DW+10 – </w:t>
      </w:r>
      <w:r w:rsidRPr="00432010">
        <w:rPr>
          <w:b/>
          <w:bCs/>
          <w:color w:val="000000"/>
          <w:rPrChange w:id="1982" w:author="Kuba Fa" w:date="2023-03-10T23:34:00Z">
            <w:rPr/>
          </w:rPrChange>
        </w:rPr>
        <w:t>różnica 1 bramki</w:t>
      </w:r>
      <w:ins w:id="1983" w:author="Kuba Fa" w:date="2023-03-10T23:33:00Z">
        <w:r w:rsidR="00432010">
          <w:rPr>
            <w:color w:val="000000"/>
          </w:rPr>
          <w:t>,</w:t>
        </w:r>
      </w:ins>
    </w:p>
    <w:p w14:paraId="09D5479C" w14:textId="472B9E44" w:rsidR="006B74F2" w:rsidRPr="00E65E28" w:rsidRDefault="006B74F2">
      <w:pPr>
        <w:pStyle w:val="Akapitzlist"/>
        <w:numPr>
          <w:ilvl w:val="0"/>
          <w:numId w:val="37"/>
        </w:numPr>
        <w:rPr>
          <w:color w:val="000000"/>
          <w:rPrChange w:id="1984" w:author="Kuba Fa" w:date="2023-02-02T18:17:00Z">
            <w:rPr/>
          </w:rPrChange>
        </w:rPr>
        <w:pPrChange w:id="1985" w:author="Kuba Fa" w:date="2023-02-02T18:17:00Z">
          <w:pPr/>
        </w:pPrChange>
      </w:pPr>
      <w:r w:rsidRPr="00E65E28">
        <w:rPr>
          <w:color w:val="000000"/>
          <w:rPrChange w:id="1986" w:author="Kuba Fa" w:date="2023-02-02T18:17:00Z">
            <w:rPr/>
          </w:rPrChange>
        </w:rPr>
        <w:t xml:space="preserve">WP &gt;= DW+10 i WP &lt; DW+25 – </w:t>
      </w:r>
      <w:r w:rsidRPr="00432010">
        <w:rPr>
          <w:b/>
          <w:bCs/>
          <w:color w:val="000000"/>
          <w:rPrChange w:id="1987" w:author="Kuba Fa" w:date="2023-03-10T23:34:00Z">
            <w:rPr/>
          </w:rPrChange>
        </w:rPr>
        <w:t>różnica 2 bramek</w:t>
      </w:r>
      <w:ins w:id="1988" w:author="Kuba Fa" w:date="2023-03-10T23:34:00Z">
        <w:r w:rsidR="00432010">
          <w:rPr>
            <w:color w:val="000000"/>
          </w:rPr>
          <w:t>,</w:t>
        </w:r>
      </w:ins>
    </w:p>
    <w:p w14:paraId="5628DC13" w14:textId="6F6360A8" w:rsidR="006B74F2" w:rsidRPr="00E65E28" w:rsidRDefault="006B74F2">
      <w:pPr>
        <w:pStyle w:val="Akapitzlist"/>
        <w:numPr>
          <w:ilvl w:val="0"/>
          <w:numId w:val="37"/>
        </w:numPr>
        <w:rPr>
          <w:color w:val="000000"/>
          <w:rPrChange w:id="1989" w:author="Kuba Fa" w:date="2023-02-02T18:17:00Z">
            <w:rPr/>
          </w:rPrChange>
        </w:rPr>
        <w:pPrChange w:id="1990" w:author="Kuba Fa" w:date="2023-02-02T18:17:00Z">
          <w:pPr/>
        </w:pPrChange>
      </w:pPr>
      <w:r w:rsidRPr="00E65E28">
        <w:rPr>
          <w:color w:val="000000"/>
          <w:rPrChange w:id="1991" w:author="Kuba Fa" w:date="2023-02-02T18:17:00Z">
            <w:rPr/>
          </w:rPrChange>
        </w:rPr>
        <w:t xml:space="preserve">WP &gt;= DW+25 i WP &lt; DW+40  – </w:t>
      </w:r>
      <w:r w:rsidRPr="00432010">
        <w:rPr>
          <w:b/>
          <w:bCs/>
          <w:color w:val="000000"/>
          <w:rPrChange w:id="1992" w:author="Kuba Fa" w:date="2023-03-10T23:34:00Z">
            <w:rPr/>
          </w:rPrChange>
        </w:rPr>
        <w:t>różnica 3 bramek</w:t>
      </w:r>
      <w:ins w:id="1993" w:author="Kuba Fa" w:date="2023-03-10T23:34:00Z">
        <w:r w:rsidR="00432010">
          <w:rPr>
            <w:color w:val="000000"/>
          </w:rPr>
          <w:t>,</w:t>
        </w:r>
      </w:ins>
    </w:p>
    <w:p w14:paraId="788FABC7" w14:textId="77777777" w:rsidR="006B74F2" w:rsidRPr="00E65E28" w:rsidRDefault="006B74F2">
      <w:pPr>
        <w:pStyle w:val="Akapitzlist"/>
        <w:numPr>
          <w:ilvl w:val="0"/>
          <w:numId w:val="37"/>
        </w:numPr>
        <w:rPr>
          <w:color w:val="000000"/>
          <w:rPrChange w:id="1994" w:author="Kuba Fa" w:date="2023-02-02T18:17:00Z">
            <w:rPr/>
          </w:rPrChange>
        </w:rPr>
        <w:pPrChange w:id="1995" w:author="Kuba Fa" w:date="2023-02-02T18:17:00Z">
          <w:pPr/>
        </w:pPrChange>
      </w:pPr>
      <w:r w:rsidRPr="00E65E28">
        <w:rPr>
          <w:color w:val="000000"/>
          <w:rPrChange w:id="1996" w:author="Kuba Fa" w:date="2023-02-02T18:17:00Z">
            <w:rPr/>
          </w:rPrChange>
        </w:rPr>
        <w:t xml:space="preserve">WP &gt;= DW+40 – </w:t>
      </w:r>
      <w:r w:rsidRPr="00432010">
        <w:rPr>
          <w:b/>
          <w:bCs/>
          <w:color w:val="000000"/>
          <w:rPrChange w:id="1997" w:author="Kuba Fa" w:date="2023-03-10T23:34:00Z">
            <w:rPr/>
          </w:rPrChange>
        </w:rPr>
        <w:t>różnica 4 bramek</w:t>
      </w:r>
      <w:r w:rsidRPr="00E65E28">
        <w:rPr>
          <w:color w:val="000000"/>
          <w:rPrChange w:id="1998" w:author="Kuba Fa" w:date="2023-02-02T18:17:00Z">
            <w:rPr/>
          </w:rPrChange>
        </w:rPr>
        <w:t>, gdzie:</w:t>
      </w:r>
    </w:p>
    <w:p w14:paraId="3ABDDA31" w14:textId="27744BA9" w:rsidR="006B74F2" w:rsidRPr="00E65E28" w:rsidRDefault="006B74F2">
      <w:pPr>
        <w:pStyle w:val="Akapitzlist"/>
        <w:numPr>
          <w:ilvl w:val="0"/>
          <w:numId w:val="70"/>
        </w:numPr>
        <w:rPr>
          <w:color w:val="000000"/>
          <w:rPrChange w:id="1999" w:author="Kuba Fa" w:date="2023-02-02T18:17:00Z">
            <w:rPr/>
          </w:rPrChange>
        </w:rPr>
        <w:pPrChange w:id="2000" w:author="Kuba Fa" w:date="2023-03-10T23:34:00Z">
          <w:pPr/>
        </w:pPrChange>
      </w:pPr>
      <w:r w:rsidRPr="00432010">
        <w:rPr>
          <w:b/>
          <w:bCs/>
          <w:color w:val="000000"/>
          <w:rPrChange w:id="2001" w:author="Kuba Fa" w:date="2023-03-10T23:35:00Z">
            <w:rPr/>
          </w:rPrChange>
        </w:rPr>
        <w:t>WP</w:t>
      </w:r>
      <w:r w:rsidRPr="00E65E28">
        <w:rPr>
          <w:color w:val="000000"/>
          <w:rPrChange w:id="2002" w:author="Kuba Fa" w:date="2023-02-02T18:17:00Z">
            <w:rPr/>
          </w:rPrChange>
        </w:rPr>
        <w:t xml:space="preserve"> – procent na drużynę, która według trzytorowych przewidywań ma największe szanse na wygraną</w:t>
      </w:r>
      <w:ins w:id="2003" w:author="Kuba Fa" w:date="2023-03-10T23:35:00Z">
        <w:r w:rsidR="00432010">
          <w:rPr>
            <w:color w:val="000000"/>
          </w:rPr>
          <w:t>,</w:t>
        </w:r>
      </w:ins>
    </w:p>
    <w:p w14:paraId="20686F08" w14:textId="0336E631" w:rsidR="006B74F2" w:rsidRDefault="006B74F2" w:rsidP="00432010">
      <w:pPr>
        <w:pStyle w:val="Akapitzlist"/>
        <w:numPr>
          <w:ilvl w:val="0"/>
          <w:numId w:val="70"/>
        </w:numPr>
        <w:rPr>
          <w:ins w:id="2004" w:author="Kuba Fa" w:date="2023-03-10T23:35:00Z"/>
          <w:color w:val="000000"/>
        </w:rPr>
      </w:pPr>
      <w:r w:rsidRPr="00432010">
        <w:rPr>
          <w:b/>
          <w:bCs/>
          <w:color w:val="000000"/>
          <w:rPrChange w:id="2005" w:author="Kuba Fa" w:date="2023-03-10T23:35:00Z">
            <w:rPr>
              <w:rFonts w:asciiTheme="minorHAnsi" w:hAnsiTheme="minorHAnsi" w:cstheme="minorBidi"/>
              <w:sz w:val="22"/>
              <w:szCs w:val="22"/>
            </w:rPr>
          </w:rPrChange>
        </w:rPr>
        <w:t>DW</w:t>
      </w:r>
      <w:r w:rsidRPr="00E65E28">
        <w:rPr>
          <w:color w:val="000000"/>
          <w:rPrChange w:id="2006" w:author="Kuba Fa" w:date="2023-02-02T18:17:00Z">
            <w:rPr>
              <w:rFonts w:asciiTheme="minorHAnsi" w:hAnsiTheme="minorHAnsi" w:cstheme="minorBidi"/>
              <w:sz w:val="22"/>
              <w:szCs w:val="22"/>
            </w:rPr>
          </w:rPrChange>
        </w:rPr>
        <w:t xml:space="preserve"> – procent na remis w tym meczu</w:t>
      </w:r>
      <w:ins w:id="2007" w:author="Kuba Fa" w:date="2023-03-10T23:35:00Z">
        <w:r w:rsidR="00432010">
          <w:rPr>
            <w:color w:val="000000"/>
          </w:rPr>
          <w:t>.</w:t>
        </w:r>
      </w:ins>
    </w:p>
    <w:p w14:paraId="6C29A257" w14:textId="2D713338" w:rsidR="00432010" w:rsidRDefault="00432010" w:rsidP="00432010">
      <w:pPr>
        <w:ind w:left="360"/>
        <w:rPr>
          <w:ins w:id="2008" w:author="Kuba Fa" w:date="2023-03-10T23:35:00Z"/>
          <w:color w:val="000000"/>
        </w:rPr>
      </w:pPr>
    </w:p>
    <w:p w14:paraId="5000CBBF" w14:textId="648345BF" w:rsidR="00432010" w:rsidRPr="008A20F3" w:rsidRDefault="00432010" w:rsidP="00432010">
      <w:pPr>
        <w:pStyle w:val="MojNormalny2"/>
        <w:ind w:firstLine="0"/>
        <w:rPr>
          <w:ins w:id="2009" w:author="Kuba Fa" w:date="2023-03-10T23:36:00Z"/>
          <w:b/>
          <w:bCs/>
          <w:sz w:val="32"/>
          <w:szCs w:val="32"/>
        </w:rPr>
      </w:pPr>
      <w:ins w:id="2010" w:author="Kuba Fa" w:date="2023-03-10T23:36:00Z">
        <w:r>
          <w:rPr>
            <w:b/>
            <w:bCs/>
            <w:sz w:val="32"/>
            <w:szCs w:val="32"/>
          </w:rPr>
          <w:t>3.1.1.3 Wyznaczenie</w:t>
        </w:r>
      </w:ins>
      <w:ins w:id="2011" w:author="Kuba Fa" w:date="2023-03-10T23:38:00Z">
        <w:r>
          <w:rPr>
            <w:b/>
            <w:bCs/>
            <w:sz w:val="32"/>
            <w:szCs w:val="32"/>
          </w:rPr>
          <w:t xml:space="preserve"> dokładnego wyniku</w:t>
        </w:r>
      </w:ins>
    </w:p>
    <w:p w14:paraId="6AC6BB97" w14:textId="77777777" w:rsidR="00432010" w:rsidRPr="00432010" w:rsidDel="00432010" w:rsidRDefault="00432010">
      <w:pPr>
        <w:ind w:left="360"/>
        <w:rPr>
          <w:del w:id="2012" w:author="Kuba Fa" w:date="2023-03-10T23:36:00Z"/>
          <w:color w:val="000000"/>
          <w:rPrChange w:id="2013" w:author="Kuba Fa" w:date="2023-03-10T23:35:00Z">
            <w:rPr>
              <w:del w:id="2014" w:author="Kuba Fa" w:date="2023-03-10T23:36:00Z"/>
            </w:rPr>
          </w:rPrChange>
        </w:rPr>
        <w:pPrChange w:id="2015" w:author="Kuba Fa" w:date="2023-03-10T23:35:00Z">
          <w:pPr/>
        </w:pPrChange>
      </w:pPr>
    </w:p>
    <w:p w14:paraId="61784897" w14:textId="77777777" w:rsidR="006B74F2" w:rsidDel="00432010" w:rsidRDefault="006B74F2" w:rsidP="006B74F2">
      <w:pPr>
        <w:rPr>
          <w:del w:id="2016" w:author="Kuba Fa" w:date="2023-03-10T23:36:00Z"/>
          <w:color w:val="000000"/>
          <w:sz w:val="24"/>
          <w:szCs w:val="24"/>
        </w:rPr>
      </w:pPr>
    </w:p>
    <w:p w14:paraId="5E85BC05" w14:textId="3FC0AF49" w:rsidR="006B74F2" w:rsidRDefault="006B74F2">
      <w:pPr>
        <w:jc w:val="both"/>
        <w:rPr>
          <w:color w:val="000000"/>
          <w:sz w:val="24"/>
          <w:szCs w:val="24"/>
        </w:rPr>
        <w:pPrChange w:id="2017" w:author="Kuba Fa" w:date="2023-02-02T18:17:00Z">
          <w:pPr/>
        </w:pPrChange>
      </w:pPr>
      <w:r>
        <w:rPr>
          <w:color w:val="000000"/>
          <w:sz w:val="24"/>
          <w:szCs w:val="24"/>
        </w:rPr>
        <w:t>Następnie oblicza</w:t>
      </w:r>
      <w:ins w:id="2018" w:author="Kuba Fa" w:date="2023-02-02T18:17:00Z">
        <w:r w:rsidR="00E65E28">
          <w:rPr>
            <w:color w:val="000000"/>
            <w:sz w:val="24"/>
            <w:szCs w:val="24"/>
          </w:rPr>
          <w:t xml:space="preserve">na jest </w:t>
        </w:r>
      </w:ins>
      <w:del w:id="2019" w:author="Kuba Fa" w:date="2023-02-02T18:17:00Z">
        <w:r w:rsidDel="00E65E28">
          <w:rPr>
            <w:color w:val="000000"/>
            <w:sz w:val="24"/>
            <w:szCs w:val="24"/>
          </w:rPr>
          <w:delText>m</w:delText>
        </w:r>
      </w:del>
      <w:r>
        <w:rPr>
          <w:color w:val="000000"/>
          <w:sz w:val="24"/>
          <w:szCs w:val="24"/>
        </w:rPr>
        <w:t xml:space="preserve"> ilość strzelonych bramek przez oba zespoły w ostatnich 15 kolejkach. Suma wszystkich goli wpływa na stopień bramkostrzelności obu zespołów:</w:t>
      </w:r>
    </w:p>
    <w:p w14:paraId="4B8AECA0" w14:textId="20D1D356" w:rsidR="006B74F2" w:rsidRPr="00E65E28" w:rsidRDefault="006B74F2">
      <w:pPr>
        <w:pStyle w:val="Akapitzlist"/>
        <w:numPr>
          <w:ilvl w:val="0"/>
          <w:numId w:val="38"/>
        </w:numPr>
        <w:rPr>
          <w:color w:val="000000"/>
          <w:rPrChange w:id="2020" w:author="Kuba Fa" w:date="2023-02-02T18:17:00Z">
            <w:rPr/>
          </w:rPrChange>
        </w:rPr>
        <w:pPrChange w:id="2021" w:author="Kuba Fa" w:date="2023-02-02T18:17:00Z">
          <w:pPr/>
        </w:pPrChange>
      </w:pPr>
      <w:r w:rsidRPr="00432010">
        <w:rPr>
          <w:b/>
          <w:bCs/>
          <w:color w:val="000000"/>
          <w:rPrChange w:id="2022" w:author="Kuba Fa" w:date="2023-03-10T23:37:00Z">
            <w:rPr/>
          </w:rPrChange>
        </w:rPr>
        <w:t>Stopień 1</w:t>
      </w:r>
      <w:r w:rsidRPr="00E65E28">
        <w:rPr>
          <w:color w:val="000000"/>
          <w:rPrChange w:id="2023" w:author="Kuba Fa" w:date="2023-02-02T18:17:00Z">
            <w:rPr/>
          </w:rPrChange>
        </w:rPr>
        <w:t xml:space="preserve"> – poniżej 2 goli</w:t>
      </w:r>
      <w:ins w:id="2024" w:author="Kuba Fa" w:date="2023-03-10T23:36:00Z">
        <w:r w:rsidR="00432010">
          <w:rPr>
            <w:color w:val="000000"/>
          </w:rPr>
          <w:t>,</w:t>
        </w:r>
      </w:ins>
    </w:p>
    <w:p w14:paraId="2BA483AD" w14:textId="11E44299" w:rsidR="006B74F2" w:rsidRPr="00E65E28" w:rsidRDefault="006B74F2">
      <w:pPr>
        <w:pStyle w:val="Akapitzlist"/>
        <w:numPr>
          <w:ilvl w:val="0"/>
          <w:numId w:val="38"/>
        </w:numPr>
        <w:rPr>
          <w:color w:val="000000"/>
          <w:rPrChange w:id="2025" w:author="Kuba Fa" w:date="2023-02-02T18:17:00Z">
            <w:rPr/>
          </w:rPrChange>
        </w:rPr>
        <w:pPrChange w:id="2026" w:author="Kuba Fa" w:date="2023-02-02T18:17:00Z">
          <w:pPr/>
        </w:pPrChange>
      </w:pPr>
      <w:r w:rsidRPr="00432010">
        <w:rPr>
          <w:b/>
          <w:bCs/>
          <w:color w:val="000000"/>
          <w:rPrChange w:id="2027" w:author="Kuba Fa" w:date="2023-03-10T23:37:00Z">
            <w:rPr/>
          </w:rPrChange>
        </w:rPr>
        <w:t>Stopień 2</w:t>
      </w:r>
      <w:r w:rsidRPr="00E65E28">
        <w:rPr>
          <w:color w:val="000000"/>
          <w:rPrChange w:id="2028" w:author="Kuba Fa" w:date="2023-02-02T18:17:00Z">
            <w:rPr/>
          </w:rPrChange>
        </w:rPr>
        <w:t xml:space="preserve"> – 2.0-2.33</w:t>
      </w:r>
      <w:ins w:id="2029" w:author="Kuba Fa" w:date="2023-03-10T23:36:00Z">
        <w:r w:rsidR="00432010">
          <w:rPr>
            <w:color w:val="000000"/>
          </w:rPr>
          <w:t>,</w:t>
        </w:r>
      </w:ins>
    </w:p>
    <w:p w14:paraId="615C5D9C" w14:textId="7CDB9F1A" w:rsidR="006B74F2" w:rsidRPr="00E65E28" w:rsidRDefault="006B74F2">
      <w:pPr>
        <w:pStyle w:val="Akapitzlist"/>
        <w:numPr>
          <w:ilvl w:val="0"/>
          <w:numId w:val="38"/>
        </w:numPr>
        <w:rPr>
          <w:color w:val="000000"/>
          <w:rPrChange w:id="2030" w:author="Kuba Fa" w:date="2023-02-02T18:17:00Z">
            <w:rPr/>
          </w:rPrChange>
        </w:rPr>
        <w:pPrChange w:id="2031" w:author="Kuba Fa" w:date="2023-02-02T18:17:00Z">
          <w:pPr/>
        </w:pPrChange>
      </w:pPr>
      <w:r w:rsidRPr="00432010">
        <w:rPr>
          <w:b/>
          <w:bCs/>
          <w:color w:val="000000"/>
          <w:rPrChange w:id="2032" w:author="Kuba Fa" w:date="2023-03-10T23:38:00Z">
            <w:rPr/>
          </w:rPrChange>
        </w:rPr>
        <w:t>Stopień 3</w:t>
      </w:r>
      <w:r w:rsidRPr="00E65E28">
        <w:rPr>
          <w:color w:val="000000"/>
          <w:rPrChange w:id="2033" w:author="Kuba Fa" w:date="2023-02-02T18:17:00Z">
            <w:rPr/>
          </w:rPrChange>
        </w:rPr>
        <w:t xml:space="preserve"> – 2.34-2.66</w:t>
      </w:r>
      <w:ins w:id="2034" w:author="Kuba Fa" w:date="2023-03-10T23:36:00Z">
        <w:r w:rsidR="00432010">
          <w:rPr>
            <w:color w:val="000000"/>
          </w:rPr>
          <w:t>,</w:t>
        </w:r>
      </w:ins>
    </w:p>
    <w:p w14:paraId="2F801ABD" w14:textId="7886441D" w:rsidR="006B74F2" w:rsidRPr="00E65E28" w:rsidRDefault="006B74F2">
      <w:pPr>
        <w:pStyle w:val="Akapitzlist"/>
        <w:numPr>
          <w:ilvl w:val="0"/>
          <w:numId w:val="38"/>
        </w:numPr>
        <w:rPr>
          <w:color w:val="000000"/>
          <w:rPrChange w:id="2035" w:author="Kuba Fa" w:date="2023-02-02T18:17:00Z">
            <w:rPr/>
          </w:rPrChange>
        </w:rPr>
        <w:pPrChange w:id="2036" w:author="Kuba Fa" w:date="2023-02-02T18:17:00Z">
          <w:pPr/>
        </w:pPrChange>
      </w:pPr>
      <w:r w:rsidRPr="00432010">
        <w:rPr>
          <w:b/>
          <w:bCs/>
          <w:color w:val="000000"/>
          <w:rPrChange w:id="2037" w:author="Kuba Fa" w:date="2023-03-10T23:38:00Z">
            <w:rPr/>
          </w:rPrChange>
        </w:rPr>
        <w:t>Stopień 4</w:t>
      </w:r>
      <w:r w:rsidRPr="00E65E28">
        <w:rPr>
          <w:color w:val="000000"/>
          <w:rPrChange w:id="2038" w:author="Kuba Fa" w:date="2023-02-02T18:17:00Z">
            <w:rPr/>
          </w:rPrChange>
        </w:rPr>
        <w:t xml:space="preserve"> – 2.67-2.99</w:t>
      </w:r>
      <w:ins w:id="2039" w:author="Kuba Fa" w:date="2023-03-10T23:37:00Z">
        <w:r w:rsidR="00432010">
          <w:rPr>
            <w:color w:val="000000"/>
          </w:rPr>
          <w:t>,</w:t>
        </w:r>
      </w:ins>
    </w:p>
    <w:p w14:paraId="608EA22B" w14:textId="6AB767C5" w:rsidR="006B74F2" w:rsidRPr="00E65E28" w:rsidRDefault="006B74F2">
      <w:pPr>
        <w:pStyle w:val="Akapitzlist"/>
        <w:numPr>
          <w:ilvl w:val="0"/>
          <w:numId w:val="38"/>
        </w:numPr>
        <w:rPr>
          <w:color w:val="000000"/>
          <w:rPrChange w:id="2040" w:author="Kuba Fa" w:date="2023-02-02T18:17:00Z">
            <w:rPr/>
          </w:rPrChange>
        </w:rPr>
        <w:pPrChange w:id="2041" w:author="Kuba Fa" w:date="2023-02-02T18:17:00Z">
          <w:pPr/>
        </w:pPrChange>
      </w:pPr>
      <w:r w:rsidRPr="00432010">
        <w:rPr>
          <w:b/>
          <w:bCs/>
          <w:color w:val="000000"/>
          <w:rPrChange w:id="2042" w:author="Kuba Fa" w:date="2023-03-10T23:38:00Z">
            <w:rPr/>
          </w:rPrChange>
        </w:rPr>
        <w:t>Stopień 5</w:t>
      </w:r>
      <w:r w:rsidRPr="00E65E28">
        <w:rPr>
          <w:color w:val="000000"/>
          <w:rPrChange w:id="2043" w:author="Kuba Fa" w:date="2023-02-02T18:17:00Z">
            <w:rPr/>
          </w:rPrChange>
        </w:rPr>
        <w:t xml:space="preserve"> – powyżej lub równe 3 gole</w:t>
      </w:r>
      <w:ins w:id="2044" w:author="Kuba Fa" w:date="2023-03-10T23:37:00Z">
        <w:r w:rsidR="00432010">
          <w:rPr>
            <w:color w:val="000000"/>
          </w:rPr>
          <w:t>.</w:t>
        </w:r>
      </w:ins>
    </w:p>
    <w:p w14:paraId="5AF03FD5" w14:textId="77777777" w:rsidR="006B74F2" w:rsidRDefault="006B74F2" w:rsidP="006B74F2">
      <w:pPr>
        <w:rPr>
          <w:color w:val="000000"/>
          <w:sz w:val="24"/>
          <w:szCs w:val="24"/>
        </w:rPr>
      </w:pPr>
    </w:p>
    <w:p w14:paraId="4DCDC404" w14:textId="14EEDAA8" w:rsidR="006B74F2" w:rsidRPr="003B6D6F" w:rsidRDefault="006B74F2">
      <w:pPr>
        <w:jc w:val="both"/>
        <w:rPr>
          <w:color w:val="000000"/>
          <w:sz w:val="24"/>
          <w:szCs w:val="24"/>
          <w:rPrChange w:id="2045" w:author="Marcin Ochab" w:date="2023-02-01T14:34:00Z">
            <w:rPr>
              <w:color w:val="000000"/>
              <w:sz w:val="24"/>
              <w:szCs w:val="24"/>
              <w:highlight w:val="green"/>
            </w:rPr>
          </w:rPrChange>
        </w:rPr>
        <w:pPrChange w:id="2046" w:author="Kuba Fa" w:date="2023-02-02T18:17:00Z">
          <w:pPr/>
        </w:pPrChange>
      </w:pPr>
      <w:r>
        <w:rPr>
          <w:color w:val="000000"/>
          <w:sz w:val="24"/>
          <w:szCs w:val="24"/>
        </w:rPr>
        <w:lastRenderedPageBreak/>
        <w:t>W zależności od stopnia bramkostrzelności obu ekip i przewidywanej różn</w:t>
      </w:r>
      <w:r w:rsidRPr="003B6D6F">
        <w:rPr>
          <w:color w:val="000000"/>
          <w:sz w:val="24"/>
          <w:szCs w:val="24"/>
        </w:rPr>
        <w:t xml:space="preserve">icy pomiędzy zespołami najbardziej prawdopodobny wynik jest podawany przez aplikacje. </w:t>
      </w:r>
      <w:r w:rsidRPr="003B6D6F">
        <w:rPr>
          <w:color w:val="000000"/>
          <w:sz w:val="24"/>
          <w:szCs w:val="24"/>
          <w:rPrChange w:id="2047" w:author="Marcin Ochab" w:date="2023-02-01T14:34:00Z">
            <w:rPr>
              <w:color w:val="000000"/>
              <w:sz w:val="24"/>
              <w:szCs w:val="24"/>
              <w:highlight w:val="green"/>
            </w:rPr>
          </w:rPrChange>
        </w:rPr>
        <w:t xml:space="preserve">Algorytmy przewidywania dokładnych wyników zostały utworzone na podstawie cytowanych wyżej częstości wyników z portalu 90minut. Ilość konkretnych rezultatów (1-0, 2-1 ,1-1 itd.) podawana przez </w:t>
      </w:r>
      <w:del w:id="2048" w:author="Kuba Fa" w:date="2023-03-11T00:08:00Z">
        <w:r w:rsidRPr="003B6D6F" w:rsidDel="00832E2D">
          <w:rPr>
            <w:color w:val="000000"/>
            <w:sz w:val="24"/>
            <w:szCs w:val="24"/>
            <w:rPrChange w:id="2049" w:author="Marcin Ochab" w:date="2023-02-01T14:34:00Z">
              <w:rPr>
                <w:color w:val="000000"/>
                <w:sz w:val="24"/>
                <w:szCs w:val="24"/>
                <w:highlight w:val="green"/>
              </w:rPr>
            </w:rPrChange>
          </w:rPr>
          <w:delText>moją</w:delText>
        </w:r>
      </w:del>
      <w:r w:rsidRPr="003B6D6F">
        <w:rPr>
          <w:color w:val="000000"/>
          <w:sz w:val="24"/>
          <w:szCs w:val="24"/>
          <w:rPrChange w:id="2050" w:author="Marcin Ochab" w:date="2023-02-01T14:34:00Z">
            <w:rPr>
              <w:color w:val="000000"/>
              <w:sz w:val="24"/>
              <w:szCs w:val="24"/>
              <w:highlight w:val="green"/>
            </w:rPr>
          </w:rPrChange>
        </w:rPr>
        <w:t xml:space="preserve"> aplikacje jest zbliżona do tej, która wydarzyła się w rzeczywistości w rundzie wiosennej 2022 roku.</w:t>
      </w:r>
      <w:ins w:id="2051" w:author="Kuba Fa" w:date="2023-03-11T00:09:00Z">
        <w:r w:rsidR="00832E2D">
          <w:rPr>
            <w:color w:val="000000"/>
            <w:sz w:val="24"/>
            <w:szCs w:val="24"/>
          </w:rPr>
          <w:t xml:space="preserve"> Zależność jest następująca:</w:t>
        </w:r>
      </w:ins>
    </w:p>
    <w:p w14:paraId="69E5AE09" w14:textId="000AB170" w:rsidR="006B74F2" w:rsidRPr="00E65E28" w:rsidRDefault="006B74F2">
      <w:pPr>
        <w:pStyle w:val="Akapitzlist"/>
        <w:numPr>
          <w:ilvl w:val="0"/>
          <w:numId w:val="39"/>
        </w:numPr>
        <w:jc w:val="both"/>
        <w:rPr>
          <w:color w:val="000000"/>
          <w:rPrChange w:id="2052" w:author="Kuba Fa" w:date="2023-02-02T18:18:00Z">
            <w:rPr>
              <w:color w:val="000000"/>
              <w:sz w:val="24"/>
              <w:szCs w:val="24"/>
              <w:highlight w:val="green"/>
            </w:rPr>
          </w:rPrChange>
        </w:rPr>
        <w:pPrChange w:id="2053" w:author="Kuba Fa" w:date="2023-02-02T18:18:00Z">
          <w:pPr/>
        </w:pPrChange>
      </w:pPr>
      <w:r w:rsidRPr="00E65E28">
        <w:rPr>
          <w:color w:val="000000"/>
          <w:rPrChange w:id="2054" w:author="Kuba Fa" w:date="2023-02-02T18:18:00Z">
            <w:rPr>
              <w:color w:val="000000"/>
              <w:highlight w:val="green"/>
            </w:rPr>
          </w:rPrChange>
        </w:rPr>
        <w:t xml:space="preserve">Remis + stopień 1 = </w:t>
      </w:r>
      <w:r w:rsidRPr="00832E2D">
        <w:rPr>
          <w:b/>
          <w:bCs/>
          <w:color w:val="000000"/>
          <w:rPrChange w:id="2055" w:author="Kuba Fa" w:date="2023-03-11T00:11:00Z">
            <w:rPr>
              <w:color w:val="000000"/>
              <w:highlight w:val="green"/>
            </w:rPr>
          </w:rPrChange>
        </w:rPr>
        <w:t>0-0</w:t>
      </w:r>
      <w:ins w:id="2056" w:author="Kuba Fa" w:date="2023-03-11T00:10:00Z">
        <w:r w:rsidR="00832E2D">
          <w:rPr>
            <w:color w:val="000000"/>
          </w:rPr>
          <w:t>,</w:t>
        </w:r>
      </w:ins>
    </w:p>
    <w:p w14:paraId="2B526E48" w14:textId="66A0FEC5" w:rsidR="006B74F2" w:rsidRPr="00E65E28" w:rsidRDefault="006B74F2">
      <w:pPr>
        <w:pStyle w:val="Akapitzlist"/>
        <w:numPr>
          <w:ilvl w:val="0"/>
          <w:numId w:val="39"/>
        </w:numPr>
        <w:jc w:val="both"/>
        <w:rPr>
          <w:color w:val="000000"/>
          <w:rPrChange w:id="2057" w:author="Kuba Fa" w:date="2023-02-02T18:18:00Z">
            <w:rPr>
              <w:color w:val="000000"/>
              <w:sz w:val="24"/>
              <w:szCs w:val="24"/>
              <w:highlight w:val="green"/>
            </w:rPr>
          </w:rPrChange>
        </w:rPr>
        <w:pPrChange w:id="2058" w:author="Kuba Fa" w:date="2023-02-02T18:18:00Z">
          <w:pPr/>
        </w:pPrChange>
      </w:pPr>
      <w:commentRangeStart w:id="2059"/>
      <w:r w:rsidRPr="00E65E28">
        <w:rPr>
          <w:color w:val="000000"/>
          <w:rPrChange w:id="2060" w:author="Kuba Fa" w:date="2023-02-02T18:18:00Z">
            <w:rPr>
              <w:color w:val="000000"/>
              <w:highlight w:val="green"/>
            </w:rPr>
          </w:rPrChange>
        </w:rPr>
        <w:t xml:space="preserve">Remis + stopień 2 lub stopień 3 = </w:t>
      </w:r>
      <w:r w:rsidRPr="00832E2D">
        <w:rPr>
          <w:b/>
          <w:bCs/>
          <w:color w:val="000000"/>
          <w:rPrChange w:id="2061" w:author="Kuba Fa" w:date="2023-03-11T00:11:00Z">
            <w:rPr>
              <w:color w:val="000000"/>
              <w:highlight w:val="green"/>
            </w:rPr>
          </w:rPrChange>
        </w:rPr>
        <w:t>1-1</w:t>
      </w:r>
      <w:commentRangeEnd w:id="2059"/>
      <w:r w:rsidR="003B6D6F" w:rsidRPr="00832E2D">
        <w:rPr>
          <w:rStyle w:val="Odwoaniedokomentarza"/>
          <w:b/>
          <w:bCs/>
          <w:rPrChange w:id="2062" w:author="Kuba Fa" w:date="2023-03-11T00:11:00Z">
            <w:rPr>
              <w:rStyle w:val="Odwoaniedokomentarza"/>
            </w:rPr>
          </w:rPrChange>
        </w:rPr>
        <w:commentReference w:id="2059"/>
      </w:r>
      <w:ins w:id="2063" w:author="Kuba Fa" w:date="2023-03-11T00:10:00Z">
        <w:r w:rsidR="00832E2D">
          <w:rPr>
            <w:color w:val="000000"/>
          </w:rPr>
          <w:t>,</w:t>
        </w:r>
      </w:ins>
    </w:p>
    <w:p w14:paraId="145D7FEC" w14:textId="4C1DF5B9" w:rsidR="006B74F2" w:rsidRPr="00E65E28" w:rsidRDefault="006B74F2">
      <w:pPr>
        <w:pStyle w:val="Akapitzlist"/>
        <w:numPr>
          <w:ilvl w:val="0"/>
          <w:numId w:val="39"/>
        </w:numPr>
        <w:jc w:val="both"/>
        <w:rPr>
          <w:color w:val="000000"/>
          <w:rPrChange w:id="2064" w:author="Kuba Fa" w:date="2023-02-02T18:18:00Z">
            <w:rPr>
              <w:color w:val="000000"/>
              <w:sz w:val="24"/>
              <w:szCs w:val="24"/>
              <w:highlight w:val="green"/>
            </w:rPr>
          </w:rPrChange>
        </w:rPr>
        <w:pPrChange w:id="2065" w:author="Kuba Fa" w:date="2023-02-02T18:18:00Z">
          <w:pPr/>
        </w:pPrChange>
      </w:pPr>
      <w:r w:rsidRPr="00E65E28">
        <w:rPr>
          <w:color w:val="000000"/>
          <w:rPrChange w:id="2066" w:author="Kuba Fa" w:date="2023-02-02T18:18:00Z">
            <w:rPr>
              <w:color w:val="000000"/>
              <w:highlight w:val="green"/>
            </w:rPr>
          </w:rPrChange>
        </w:rPr>
        <w:t xml:space="preserve">Remis + stopień 4 lub stopień 5 = </w:t>
      </w:r>
      <w:r w:rsidRPr="00832E2D">
        <w:rPr>
          <w:b/>
          <w:bCs/>
          <w:color w:val="000000"/>
          <w:rPrChange w:id="2067" w:author="Kuba Fa" w:date="2023-03-11T00:11:00Z">
            <w:rPr>
              <w:color w:val="000000"/>
              <w:highlight w:val="green"/>
            </w:rPr>
          </w:rPrChange>
        </w:rPr>
        <w:t>2-2</w:t>
      </w:r>
      <w:ins w:id="2068" w:author="Kuba Fa" w:date="2023-03-11T00:10:00Z">
        <w:r w:rsidR="00832E2D">
          <w:rPr>
            <w:color w:val="000000"/>
          </w:rPr>
          <w:t>,</w:t>
        </w:r>
      </w:ins>
    </w:p>
    <w:p w14:paraId="62014A50" w14:textId="62C36425" w:rsidR="006B74F2" w:rsidRPr="00E65E28" w:rsidRDefault="006B74F2">
      <w:pPr>
        <w:pStyle w:val="Akapitzlist"/>
        <w:numPr>
          <w:ilvl w:val="0"/>
          <w:numId w:val="39"/>
        </w:numPr>
        <w:jc w:val="both"/>
        <w:rPr>
          <w:color w:val="000000"/>
          <w:rPrChange w:id="2069" w:author="Kuba Fa" w:date="2023-02-02T18:18:00Z">
            <w:rPr>
              <w:color w:val="000000"/>
              <w:sz w:val="24"/>
              <w:szCs w:val="24"/>
              <w:highlight w:val="green"/>
            </w:rPr>
          </w:rPrChange>
        </w:rPr>
        <w:pPrChange w:id="2070" w:author="Kuba Fa" w:date="2023-02-02T18:18:00Z">
          <w:pPr/>
        </w:pPrChange>
      </w:pPr>
      <w:r w:rsidRPr="00E65E28">
        <w:rPr>
          <w:color w:val="000000"/>
          <w:rPrChange w:id="2071" w:author="Kuba Fa" w:date="2023-02-02T18:18:00Z">
            <w:rPr>
              <w:color w:val="000000"/>
              <w:highlight w:val="green"/>
            </w:rPr>
          </w:rPrChange>
        </w:rPr>
        <w:t xml:space="preserve">Wygrana 1 bramką + stopień 1 lub stopień 2 = </w:t>
      </w:r>
      <w:r w:rsidRPr="00832E2D">
        <w:rPr>
          <w:b/>
          <w:bCs/>
          <w:color w:val="000000"/>
          <w:rPrChange w:id="2072" w:author="Kuba Fa" w:date="2023-03-11T00:11:00Z">
            <w:rPr>
              <w:color w:val="000000"/>
              <w:highlight w:val="green"/>
            </w:rPr>
          </w:rPrChange>
        </w:rPr>
        <w:t>1-0</w:t>
      </w:r>
      <w:ins w:id="2073" w:author="Kuba Fa" w:date="2023-03-11T00:10:00Z">
        <w:r w:rsidR="00832E2D">
          <w:rPr>
            <w:color w:val="000000"/>
          </w:rPr>
          <w:t>,</w:t>
        </w:r>
      </w:ins>
    </w:p>
    <w:p w14:paraId="668CC723" w14:textId="5E869694" w:rsidR="006B74F2" w:rsidRPr="00E65E28" w:rsidRDefault="006B74F2">
      <w:pPr>
        <w:pStyle w:val="Akapitzlist"/>
        <w:numPr>
          <w:ilvl w:val="0"/>
          <w:numId w:val="39"/>
        </w:numPr>
        <w:jc w:val="both"/>
        <w:rPr>
          <w:color w:val="000000"/>
          <w:rPrChange w:id="2074" w:author="Kuba Fa" w:date="2023-02-02T18:18:00Z">
            <w:rPr>
              <w:color w:val="000000"/>
              <w:sz w:val="24"/>
              <w:szCs w:val="24"/>
              <w:highlight w:val="green"/>
            </w:rPr>
          </w:rPrChange>
        </w:rPr>
        <w:pPrChange w:id="2075" w:author="Kuba Fa" w:date="2023-02-02T18:18:00Z">
          <w:pPr/>
        </w:pPrChange>
      </w:pPr>
      <w:r w:rsidRPr="00E65E28">
        <w:rPr>
          <w:color w:val="000000"/>
          <w:rPrChange w:id="2076" w:author="Kuba Fa" w:date="2023-02-02T18:18:00Z">
            <w:rPr>
              <w:color w:val="000000"/>
              <w:highlight w:val="green"/>
            </w:rPr>
          </w:rPrChange>
        </w:rPr>
        <w:t xml:space="preserve">Wygrana 1 bramką + stopień 3 lub stopień 4 = </w:t>
      </w:r>
      <w:r w:rsidRPr="00832E2D">
        <w:rPr>
          <w:b/>
          <w:bCs/>
          <w:color w:val="000000"/>
          <w:rPrChange w:id="2077" w:author="Kuba Fa" w:date="2023-03-11T00:11:00Z">
            <w:rPr>
              <w:color w:val="000000"/>
              <w:highlight w:val="green"/>
            </w:rPr>
          </w:rPrChange>
        </w:rPr>
        <w:t>2-1</w:t>
      </w:r>
      <w:ins w:id="2078" w:author="Kuba Fa" w:date="2023-03-11T00:10:00Z">
        <w:r w:rsidR="00832E2D">
          <w:rPr>
            <w:color w:val="000000"/>
          </w:rPr>
          <w:t>,</w:t>
        </w:r>
      </w:ins>
    </w:p>
    <w:p w14:paraId="41C06F05" w14:textId="7145AAA4" w:rsidR="006B74F2" w:rsidRPr="00E65E28" w:rsidRDefault="006B74F2">
      <w:pPr>
        <w:pStyle w:val="Akapitzlist"/>
        <w:numPr>
          <w:ilvl w:val="0"/>
          <w:numId w:val="39"/>
        </w:numPr>
        <w:jc w:val="both"/>
        <w:rPr>
          <w:color w:val="000000"/>
          <w:rPrChange w:id="2079" w:author="Kuba Fa" w:date="2023-02-02T18:18:00Z">
            <w:rPr>
              <w:color w:val="000000"/>
              <w:sz w:val="24"/>
              <w:szCs w:val="24"/>
              <w:highlight w:val="green"/>
            </w:rPr>
          </w:rPrChange>
        </w:rPr>
        <w:pPrChange w:id="2080" w:author="Kuba Fa" w:date="2023-02-02T18:18:00Z">
          <w:pPr/>
        </w:pPrChange>
      </w:pPr>
      <w:r w:rsidRPr="00E65E28">
        <w:rPr>
          <w:color w:val="000000"/>
          <w:rPrChange w:id="2081" w:author="Kuba Fa" w:date="2023-02-02T18:18:00Z">
            <w:rPr>
              <w:color w:val="000000"/>
              <w:highlight w:val="green"/>
            </w:rPr>
          </w:rPrChange>
        </w:rPr>
        <w:t xml:space="preserve">Wygrana 1 bramką + stopień 5 = </w:t>
      </w:r>
      <w:r w:rsidRPr="00832E2D">
        <w:rPr>
          <w:b/>
          <w:bCs/>
          <w:color w:val="000000"/>
          <w:rPrChange w:id="2082" w:author="Kuba Fa" w:date="2023-03-11T00:12:00Z">
            <w:rPr>
              <w:color w:val="000000"/>
              <w:highlight w:val="green"/>
            </w:rPr>
          </w:rPrChange>
        </w:rPr>
        <w:t>3-2</w:t>
      </w:r>
      <w:ins w:id="2083" w:author="Kuba Fa" w:date="2023-03-11T00:10:00Z">
        <w:r w:rsidR="00832E2D">
          <w:rPr>
            <w:color w:val="000000"/>
          </w:rPr>
          <w:t>,</w:t>
        </w:r>
      </w:ins>
    </w:p>
    <w:p w14:paraId="0E6FDC79" w14:textId="4297732C" w:rsidR="006B74F2" w:rsidRPr="00E65E28" w:rsidRDefault="006B74F2">
      <w:pPr>
        <w:pStyle w:val="Akapitzlist"/>
        <w:numPr>
          <w:ilvl w:val="0"/>
          <w:numId w:val="39"/>
        </w:numPr>
        <w:jc w:val="both"/>
        <w:rPr>
          <w:color w:val="000000"/>
          <w:rPrChange w:id="2084" w:author="Kuba Fa" w:date="2023-02-02T18:18:00Z">
            <w:rPr>
              <w:color w:val="000000"/>
              <w:sz w:val="24"/>
              <w:szCs w:val="24"/>
              <w:highlight w:val="green"/>
            </w:rPr>
          </w:rPrChange>
        </w:rPr>
        <w:pPrChange w:id="2085" w:author="Kuba Fa" w:date="2023-02-02T18:18:00Z">
          <w:pPr/>
        </w:pPrChange>
      </w:pPr>
      <w:r w:rsidRPr="00E65E28">
        <w:rPr>
          <w:color w:val="000000"/>
          <w:rPrChange w:id="2086" w:author="Kuba Fa" w:date="2023-02-02T18:18:00Z">
            <w:rPr>
              <w:color w:val="000000"/>
              <w:highlight w:val="green"/>
            </w:rPr>
          </w:rPrChange>
        </w:rPr>
        <w:t xml:space="preserve">Wygrana 2 bramkami + stopień 1 lub stopień 2 = </w:t>
      </w:r>
      <w:ins w:id="2087" w:author="Kuba Fa" w:date="2023-03-11T00:14:00Z">
        <w:r w:rsidR="00832E2D">
          <w:rPr>
            <w:b/>
            <w:bCs/>
            <w:color w:val="000000"/>
          </w:rPr>
          <w:t>2-0</w:t>
        </w:r>
      </w:ins>
      <w:del w:id="2088" w:author="Kuba Fa" w:date="2023-03-11T00:14:00Z">
        <w:r w:rsidRPr="00E65E28" w:rsidDel="00832E2D">
          <w:rPr>
            <w:color w:val="000000"/>
            <w:rPrChange w:id="2089" w:author="Kuba Fa" w:date="2023-02-02T18:18:00Z">
              <w:rPr>
                <w:color w:val="000000"/>
                <w:highlight w:val="green"/>
              </w:rPr>
            </w:rPrChange>
          </w:rPr>
          <w:delText>2-0</w:delText>
        </w:r>
      </w:del>
      <w:ins w:id="2090" w:author="Kuba Fa" w:date="2023-03-11T00:10:00Z">
        <w:r w:rsidR="00832E2D">
          <w:rPr>
            <w:color w:val="000000"/>
          </w:rPr>
          <w:t>,</w:t>
        </w:r>
      </w:ins>
    </w:p>
    <w:p w14:paraId="7469D6A2" w14:textId="5679B7B2" w:rsidR="006B74F2" w:rsidRPr="00E65E28" w:rsidRDefault="006B74F2">
      <w:pPr>
        <w:pStyle w:val="Akapitzlist"/>
        <w:numPr>
          <w:ilvl w:val="0"/>
          <w:numId w:val="39"/>
        </w:numPr>
        <w:rPr>
          <w:color w:val="000000"/>
          <w:rPrChange w:id="2091" w:author="Kuba Fa" w:date="2023-02-02T18:18:00Z">
            <w:rPr>
              <w:color w:val="000000"/>
              <w:sz w:val="24"/>
              <w:szCs w:val="24"/>
              <w:highlight w:val="green"/>
            </w:rPr>
          </w:rPrChange>
        </w:rPr>
        <w:pPrChange w:id="2092" w:author="Kuba Fa" w:date="2023-02-02T18:18:00Z">
          <w:pPr/>
        </w:pPrChange>
      </w:pPr>
      <w:r w:rsidRPr="00E65E28">
        <w:rPr>
          <w:color w:val="000000"/>
          <w:rPrChange w:id="2093" w:author="Kuba Fa" w:date="2023-02-02T18:18:00Z">
            <w:rPr>
              <w:color w:val="000000"/>
              <w:highlight w:val="green"/>
            </w:rPr>
          </w:rPrChange>
        </w:rPr>
        <w:t xml:space="preserve">Wygrana 2 bramkami + stopień 3 lub stopień 4 = </w:t>
      </w:r>
      <w:ins w:id="2094" w:author="Kuba Fa" w:date="2023-03-11T00:14:00Z">
        <w:r w:rsidR="00832E2D">
          <w:rPr>
            <w:b/>
            <w:bCs/>
            <w:color w:val="000000"/>
          </w:rPr>
          <w:t>3-1</w:t>
        </w:r>
      </w:ins>
      <w:del w:id="2095" w:author="Kuba Fa" w:date="2023-03-11T00:14:00Z">
        <w:r w:rsidRPr="00E65E28" w:rsidDel="00832E2D">
          <w:rPr>
            <w:color w:val="000000"/>
            <w:rPrChange w:id="2096" w:author="Kuba Fa" w:date="2023-02-02T18:18:00Z">
              <w:rPr>
                <w:color w:val="000000"/>
                <w:highlight w:val="green"/>
              </w:rPr>
            </w:rPrChange>
          </w:rPr>
          <w:delText>3-1</w:delText>
        </w:r>
      </w:del>
      <w:ins w:id="2097" w:author="Kuba Fa" w:date="2023-03-11T00:10:00Z">
        <w:r w:rsidR="00832E2D">
          <w:rPr>
            <w:color w:val="000000"/>
          </w:rPr>
          <w:t>,</w:t>
        </w:r>
      </w:ins>
    </w:p>
    <w:p w14:paraId="1B5C0C66" w14:textId="5D03642A" w:rsidR="006B74F2" w:rsidRPr="00E65E28" w:rsidRDefault="006B74F2">
      <w:pPr>
        <w:pStyle w:val="Akapitzlist"/>
        <w:numPr>
          <w:ilvl w:val="0"/>
          <w:numId w:val="39"/>
        </w:numPr>
        <w:rPr>
          <w:color w:val="000000"/>
          <w:rPrChange w:id="2098" w:author="Kuba Fa" w:date="2023-02-02T18:18:00Z">
            <w:rPr>
              <w:color w:val="000000"/>
              <w:sz w:val="24"/>
              <w:szCs w:val="24"/>
              <w:highlight w:val="green"/>
            </w:rPr>
          </w:rPrChange>
        </w:rPr>
        <w:pPrChange w:id="2099" w:author="Kuba Fa" w:date="2023-02-02T18:18:00Z">
          <w:pPr/>
        </w:pPrChange>
      </w:pPr>
      <w:r w:rsidRPr="00E65E28">
        <w:rPr>
          <w:color w:val="000000"/>
          <w:rPrChange w:id="2100" w:author="Kuba Fa" w:date="2023-02-02T18:18:00Z">
            <w:rPr>
              <w:color w:val="000000"/>
              <w:highlight w:val="green"/>
            </w:rPr>
          </w:rPrChange>
        </w:rPr>
        <w:t xml:space="preserve">Wygrana 2 bramkami + stopień 5 = </w:t>
      </w:r>
      <w:ins w:id="2101" w:author="Kuba Fa" w:date="2023-03-11T00:13:00Z">
        <w:r w:rsidR="00832E2D">
          <w:rPr>
            <w:b/>
            <w:bCs/>
            <w:color w:val="000000"/>
          </w:rPr>
          <w:t>4-2</w:t>
        </w:r>
      </w:ins>
      <w:del w:id="2102" w:author="Kuba Fa" w:date="2023-03-11T00:13:00Z">
        <w:r w:rsidRPr="00E65E28" w:rsidDel="00832E2D">
          <w:rPr>
            <w:color w:val="000000"/>
            <w:rPrChange w:id="2103" w:author="Kuba Fa" w:date="2023-02-02T18:18:00Z">
              <w:rPr>
                <w:color w:val="000000"/>
                <w:highlight w:val="green"/>
              </w:rPr>
            </w:rPrChange>
          </w:rPr>
          <w:delText>4-2</w:delText>
        </w:r>
      </w:del>
      <w:ins w:id="2104" w:author="Kuba Fa" w:date="2023-03-11T00:10:00Z">
        <w:r w:rsidR="00832E2D">
          <w:rPr>
            <w:color w:val="000000"/>
          </w:rPr>
          <w:t>,</w:t>
        </w:r>
      </w:ins>
    </w:p>
    <w:p w14:paraId="35546F29" w14:textId="7DEA4DF7" w:rsidR="006B74F2" w:rsidRPr="00E65E28" w:rsidRDefault="006B74F2">
      <w:pPr>
        <w:pStyle w:val="Akapitzlist"/>
        <w:numPr>
          <w:ilvl w:val="0"/>
          <w:numId w:val="39"/>
        </w:numPr>
        <w:rPr>
          <w:color w:val="000000"/>
          <w:rPrChange w:id="2105" w:author="Kuba Fa" w:date="2023-02-02T18:18:00Z">
            <w:rPr>
              <w:color w:val="000000"/>
              <w:sz w:val="24"/>
              <w:szCs w:val="24"/>
              <w:highlight w:val="green"/>
            </w:rPr>
          </w:rPrChange>
        </w:rPr>
        <w:pPrChange w:id="2106" w:author="Kuba Fa" w:date="2023-02-02T18:18:00Z">
          <w:pPr/>
        </w:pPrChange>
      </w:pPr>
      <w:r w:rsidRPr="00E65E28">
        <w:rPr>
          <w:color w:val="000000"/>
          <w:rPrChange w:id="2107" w:author="Kuba Fa" w:date="2023-02-02T18:18:00Z">
            <w:rPr>
              <w:color w:val="000000"/>
              <w:highlight w:val="green"/>
            </w:rPr>
          </w:rPrChange>
        </w:rPr>
        <w:t xml:space="preserve">Wygrana 3 bramkami + stopień 1 lub stopień 2 lub stopień 3 = </w:t>
      </w:r>
      <w:ins w:id="2108" w:author="Kuba Fa" w:date="2023-03-11T00:13:00Z">
        <w:r w:rsidR="00832E2D">
          <w:rPr>
            <w:b/>
            <w:bCs/>
            <w:color w:val="000000"/>
          </w:rPr>
          <w:t>3-0</w:t>
        </w:r>
      </w:ins>
      <w:del w:id="2109" w:author="Kuba Fa" w:date="2023-03-11T00:13:00Z">
        <w:r w:rsidRPr="00E65E28" w:rsidDel="00832E2D">
          <w:rPr>
            <w:color w:val="000000"/>
            <w:rPrChange w:id="2110" w:author="Kuba Fa" w:date="2023-02-02T18:18:00Z">
              <w:rPr>
                <w:color w:val="000000"/>
                <w:highlight w:val="green"/>
              </w:rPr>
            </w:rPrChange>
          </w:rPr>
          <w:delText>3-0</w:delText>
        </w:r>
      </w:del>
      <w:ins w:id="2111" w:author="Kuba Fa" w:date="2023-03-11T00:10:00Z">
        <w:r w:rsidR="00832E2D">
          <w:rPr>
            <w:color w:val="000000"/>
          </w:rPr>
          <w:t>,</w:t>
        </w:r>
      </w:ins>
    </w:p>
    <w:p w14:paraId="03394407" w14:textId="26ED8C30" w:rsidR="006B74F2" w:rsidRPr="00E65E28" w:rsidRDefault="006B74F2">
      <w:pPr>
        <w:pStyle w:val="Akapitzlist"/>
        <w:numPr>
          <w:ilvl w:val="0"/>
          <w:numId w:val="39"/>
        </w:numPr>
        <w:rPr>
          <w:color w:val="000000"/>
          <w:rPrChange w:id="2112" w:author="Kuba Fa" w:date="2023-02-02T18:18:00Z">
            <w:rPr>
              <w:color w:val="000000"/>
              <w:sz w:val="24"/>
              <w:szCs w:val="24"/>
              <w:highlight w:val="green"/>
            </w:rPr>
          </w:rPrChange>
        </w:rPr>
        <w:pPrChange w:id="2113" w:author="Kuba Fa" w:date="2023-02-02T18:18:00Z">
          <w:pPr/>
        </w:pPrChange>
      </w:pPr>
      <w:r w:rsidRPr="00E65E28">
        <w:rPr>
          <w:color w:val="000000"/>
          <w:rPrChange w:id="2114" w:author="Kuba Fa" w:date="2023-02-02T18:18:00Z">
            <w:rPr>
              <w:color w:val="000000"/>
              <w:highlight w:val="green"/>
            </w:rPr>
          </w:rPrChange>
        </w:rPr>
        <w:t xml:space="preserve">Wygrana 3 bramkami + stopień 4 = </w:t>
      </w:r>
      <w:ins w:id="2115" w:author="Kuba Fa" w:date="2023-03-11T00:13:00Z">
        <w:r w:rsidR="00832E2D">
          <w:rPr>
            <w:b/>
            <w:bCs/>
            <w:color w:val="000000"/>
          </w:rPr>
          <w:t>4-1</w:t>
        </w:r>
      </w:ins>
      <w:del w:id="2116" w:author="Kuba Fa" w:date="2023-03-11T00:13:00Z">
        <w:r w:rsidRPr="00E65E28" w:rsidDel="00832E2D">
          <w:rPr>
            <w:color w:val="000000"/>
            <w:rPrChange w:id="2117" w:author="Kuba Fa" w:date="2023-02-02T18:18:00Z">
              <w:rPr>
                <w:color w:val="000000"/>
                <w:highlight w:val="green"/>
              </w:rPr>
            </w:rPrChange>
          </w:rPr>
          <w:delText>4-1</w:delText>
        </w:r>
      </w:del>
      <w:ins w:id="2118" w:author="Kuba Fa" w:date="2023-03-11T00:10:00Z">
        <w:r w:rsidR="00832E2D">
          <w:rPr>
            <w:color w:val="000000"/>
          </w:rPr>
          <w:t>,</w:t>
        </w:r>
      </w:ins>
    </w:p>
    <w:p w14:paraId="46F362A3" w14:textId="1FABE1F2" w:rsidR="006B74F2" w:rsidRPr="00E65E28" w:rsidRDefault="006B74F2">
      <w:pPr>
        <w:pStyle w:val="Akapitzlist"/>
        <w:numPr>
          <w:ilvl w:val="0"/>
          <w:numId w:val="39"/>
        </w:numPr>
        <w:rPr>
          <w:color w:val="000000"/>
          <w:rPrChange w:id="2119" w:author="Kuba Fa" w:date="2023-02-02T18:18:00Z">
            <w:rPr>
              <w:color w:val="000000"/>
              <w:sz w:val="24"/>
              <w:szCs w:val="24"/>
              <w:highlight w:val="green"/>
            </w:rPr>
          </w:rPrChange>
        </w:rPr>
        <w:pPrChange w:id="2120" w:author="Kuba Fa" w:date="2023-02-02T18:18:00Z">
          <w:pPr/>
        </w:pPrChange>
      </w:pPr>
      <w:r w:rsidRPr="00E65E28">
        <w:rPr>
          <w:color w:val="000000"/>
          <w:rPrChange w:id="2121" w:author="Kuba Fa" w:date="2023-02-02T18:18:00Z">
            <w:rPr>
              <w:color w:val="000000"/>
              <w:highlight w:val="green"/>
            </w:rPr>
          </w:rPrChange>
        </w:rPr>
        <w:t xml:space="preserve">Wygrana 3 bramkami + stopień 5 = </w:t>
      </w:r>
      <w:ins w:id="2122" w:author="Kuba Fa" w:date="2023-03-11T00:13:00Z">
        <w:r w:rsidR="00832E2D">
          <w:rPr>
            <w:b/>
            <w:bCs/>
            <w:color w:val="000000"/>
          </w:rPr>
          <w:t>5-2</w:t>
        </w:r>
      </w:ins>
      <w:del w:id="2123" w:author="Kuba Fa" w:date="2023-03-11T00:13:00Z">
        <w:r w:rsidRPr="00E65E28" w:rsidDel="00832E2D">
          <w:rPr>
            <w:color w:val="000000"/>
            <w:rPrChange w:id="2124" w:author="Kuba Fa" w:date="2023-02-02T18:18:00Z">
              <w:rPr>
                <w:color w:val="000000"/>
                <w:highlight w:val="green"/>
              </w:rPr>
            </w:rPrChange>
          </w:rPr>
          <w:delText>5-2</w:delText>
        </w:r>
      </w:del>
      <w:ins w:id="2125" w:author="Kuba Fa" w:date="2023-03-11T00:11:00Z">
        <w:r w:rsidR="00832E2D">
          <w:rPr>
            <w:color w:val="000000"/>
          </w:rPr>
          <w:t>,</w:t>
        </w:r>
      </w:ins>
    </w:p>
    <w:p w14:paraId="021BD380" w14:textId="0A36E00D" w:rsidR="006B74F2" w:rsidRPr="00E65E28" w:rsidRDefault="006B74F2">
      <w:pPr>
        <w:pStyle w:val="Akapitzlist"/>
        <w:numPr>
          <w:ilvl w:val="0"/>
          <w:numId w:val="39"/>
        </w:numPr>
        <w:rPr>
          <w:color w:val="000000"/>
          <w:rPrChange w:id="2126" w:author="Kuba Fa" w:date="2023-02-02T18:18:00Z">
            <w:rPr/>
          </w:rPrChange>
        </w:rPr>
        <w:pPrChange w:id="2127" w:author="Kuba Fa" w:date="2023-02-02T18:18:00Z">
          <w:pPr/>
        </w:pPrChange>
      </w:pPr>
      <w:r w:rsidRPr="00E65E28">
        <w:rPr>
          <w:color w:val="000000"/>
          <w:rPrChange w:id="2128" w:author="Kuba Fa" w:date="2023-02-02T18:18:00Z">
            <w:rPr>
              <w:color w:val="000000"/>
              <w:highlight w:val="green"/>
            </w:rPr>
          </w:rPrChange>
        </w:rPr>
        <w:t xml:space="preserve">Wygrana 4 bramkami = </w:t>
      </w:r>
      <w:del w:id="2129" w:author="Kuba Fa" w:date="2023-03-11T00:13:00Z">
        <w:r w:rsidRPr="00E65E28" w:rsidDel="00832E2D">
          <w:rPr>
            <w:color w:val="000000"/>
            <w:rPrChange w:id="2130" w:author="Kuba Fa" w:date="2023-02-02T18:18:00Z">
              <w:rPr>
                <w:color w:val="000000"/>
                <w:highlight w:val="green"/>
              </w:rPr>
            </w:rPrChange>
          </w:rPr>
          <w:delText>4-0</w:delText>
        </w:r>
      </w:del>
      <w:ins w:id="2131" w:author="Kuba Fa" w:date="2023-03-11T00:12:00Z">
        <w:r w:rsidR="00832E2D">
          <w:rPr>
            <w:b/>
            <w:bCs/>
            <w:color w:val="000000"/>
          </w:rPr>
          <w:t>4-0</w:t>
        </w:r>
      </w:ins>
      <w:ins w:id="2132" w:author="Kuba Fa" w:date="2023-03-11T00:11:00Z">
        <w:r w:rsidR="00832E2D">
          <w:rPr>
            <w:color w:val="000000"/>
          </w:rPr>
          <w:t>.</w:t>
        </w:r>
      </w:ins>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4DFB30F4" w14:textId="16319693" w:rsidR="006B74F2" w:rsidRDefault="006B74F2">
      <w:pPr>
        <w:jc w:val="both"/>
        <w:rPr>
          <w:color w:val="000000"/>
          <w:sz w:val="24"/>
          <w:szCs w:val="24"/>
        </w:rPr>
        <w:pPrChange w:id="2133" w:author="Kuba Fa" w:date="2023-02-02T18:18:00Z">
          <w:pPr/>
        </w:pPrChange>
      </w:pPr>
      <w:r>
        <w:rPr>
          <w:color w:val="000000"/>
          <w:sz w:val="24"/>
          <w:szCs w:val="24"/>
        </w:rPr>
        <w:t xml:space="preserve">Kolejnym źródłem są kursy od bukmacherów. </w:t>
      </w:r>
      <w:del w:id="2134" w:author="Kuba Fa" w:date="2023-03-11T00:15:00Z">
        <w:r w:rsidR="002E247C" w:rsidRPr="002E247C" w:rsidDel="00832E2D">
          <w:rPr>
            <w:color w:val="FF0000"/>
            <w:sz w:val="24"/>
            <w:szCs w:val="24"/>
          </w:rPr>
          <w:delText xml:space="preserve">[źródło do API] </w:delText>
        </w:r>
      </w:del>
      <w:r>
        <w:rPr>
          <w:color w:val="000000"/>
          <w:sz w:val="24"/>
          <w:szCs w:val="24"/>
        </w:rPr>
        <w:t>Jeśli kurs wynosi 2.0</w:t>
      </w:r>
      <w:ins w:id="2135" w:author="Kuba Fa" w:date="2023-03-11T00:21:00Z">
        <w:r w:rsidR="00373395">
          <w:rPr>
            <w:color w:val="000000"/>
            <w:sz w:val="24"/>
            <w:szCs w:val="24"/>
          </w:rPr>
          <w:t>,</w:t>
        </w:r>
      </w:ins>
      <w:r>
        <w:rPr>
          <w:color w:val="000000"/>
          <w:sz w:val="24"/>
          <w:szCs w:val="24"/>
        </w:rPr>
        <w:t xml:space="preserve"> to za każdą postawioną złotówkę</w:t>
      </w:r>
      <w:ins w:id="2136" w:author="Kuba Fa" w:date="2023-03-11T00:21:00Z">
        <w:r w:rsidR="00373395">
          <w:rPr>
            <w:color w:val="000000"/>
            <w:sz w:val="24"/>
            <w:szCs w:val="24"/>
          </w:rPr>
          <w:t>,</w:t>
        </w:r>
      </w:ins>
      <w:r>
        <w:rPr>
          <w:color w:val="000000"/>
          <w:sz w:val="24"/>
          <w:szCs w:val="24"/>
        </w:rPr>
        <w:t xml:space="preserve"> klient dostanie dodatkową złotówkę, czyli </w:t>
      </w:r>
      <w:del w:id="2137" w:author="Kuba Fa" w:date="2023-03-11T00:21:00Z">
        <w:r w:rsidDel="00373395">
          <w:rPr>
            <w:color w:val="000000"/>
            <w:sz w:val="24"/>
            <w:szCs w:val="24"/>
          </w:rPr>
          <w:delText xml:space="preserve">podwaja </w:delText>
        </w:r>
      </w:del>
      <w:ins w:id="2138" w:author="Kuba Fa" w:date="2023-03-11T00:21:00Z">
        <w:r w:rsidR="00373395">
          <w:rPr>
            <w:color w:val="000000"/>
            <w:sz w:val="24"/>
            <w:szCs w:val="24"/>
          </w:rPr>
          <w:t xml:space="preserve">podwoi </w:t>
        </w:r>
      </w:ins>
      <w:r>
        <w:rPr>
          <w:color w:val="000000"/>
          <w:sz w:val="24"/>
          <w:szCs w:val="24"/>
        </w:rPr>
        <w:t xml:space="preserve">swoją kwotę. Z matematycznego punktu widzenia szansa na wygraną w takich sytuacjach wynosi 50%. W momencie gdy kurs wynosi 4.0, wskazuje to na szanse 25%. Wzór na obliczanie szans wynosi </w:t>
      </w:r>
      <w:del w:id="2139" w:author="Kuba Fa" w:date="2023-03-11T00:21:00Z">
        <w:r w:rsidDel="00373395">
          <w:rPr>
            <w:color w:val="000000"/>
            <w:sz w:val="24"/>
            <w:szCs w:val="24"/>
          </w:rPr>
          <w:delText xml:space="preserve">wtedy </w:delText>
        </w:r>
      </w:del>
      <w:r>
        <w:rPr>
          <w:color w:val="000000"/>
          <w:sz w:val="24"/>
          <w:szCs w:val="24"/>
        </w:rPr>
        <w:t>1/(wysokość kursu)</w:t>
      </w:r>
      <w:ins w:id="2140" w:author="Kuba Fa" w:date="2023-03-11T00:15:00Z">
        <w:r w:rsidR="00832E2D">
          <w:rPr>
            <w:color w:val="000000"/>
            <w:sz w:val="24"/>
            <w:szCs w:val="24"/>
          </w:rPr>
          <w:t xml:space="preserve"> [10]</w:t>
        </w:r>
      </w:ins>
      <w:r>
        <w:rPr>
          <w:color w:val="000000"/>
          <w:sz w:val="24"/>
          <w:szCs w:val="24"/>
        </w:rPr>
        <w:t>. Z</w:t>
      </w:r>
      <w:del w:id="2141" w:author="Kuba Fa" w:date="2023-03-11T00:15:00Z">
        <w:r w:rsidDel="00832E2D">
          <w:rPr>
            <w:color w:val="000000"/>
            <w:sz w:val="24"/>
            <w:szCs w:val="24"/>
          </w:rPr>
          <w:delText xml:space="preserve"> reguły</w:delText>
        </w:r>
      </w:del>
      <w:ins w:id="2142" w:author="Kuba Fa" w:date="2023-03-11T00:15:00Z">
        <w:r w:rsidR="00832E2D">
          <w:rPr>
            <w:color w:val="000000"/>
            <w:sz w:val="24"/>
            <w:szCs w:val="24"/>
          </w:rPr>
          <w:t>azwyczaj</w:t>
        </w:r>
      </w:ins>
      <w:r>
        <w:rPr>
          <w:color w:val="000000"/>
          <w:sz w:val="24"/>
          <w:szCs w:val="24"/>
        </w:rPr>
        <w:t xml:space="preserve"> suma szans na zwycięstwo gospodarzy, gości oraz remis wynosi 105-110%. Wynika to z tego, że większe prawdopodobieństwo według tej metody oznacza mniejszą możliwą wygraną dla klienta. A zakłady bukmacherskie są konstruowane w taki sposób, aby móc zarabiać na swoich klientach. Aby móc czytelniej porównywać dane powyższe procenty zostały podzielone w taki sposób by całość wynosiła 100%. Zakłady bukmacherskie w Polsce obejmuje 12% podatek. Żeby móc sprawdzić jakie minimalne prawdopodobieństwo powinno być by na powyższy mecz opłacane było stawianie swoich pieniędzy stworzona została </w:t>
      </w:r>
      <w:del w:id="2143" w:author="Kuba Fa" w:date="2023-03-11T00:16:00Z">
        <w:r w:rsidDel="00832E2D">
          <w:rPr>
            <w:color w:val="000000"/>
            <w:sz w:val="24"/>
            <w:szCs w:val="24"/>
          </w:rPr>
          <w:delText xml:space="preserve">kolumna </w:delText>
        </w:r>
      </w:del>
      <w:ins w:id="2144" w:author="Kuba Fa" w:date="2023-03-11T00:16:00Z">
        <w:r w:rsidR="00832E2D">
          <w:rPr>
            <w:color w:val="000000"/>
            <w:sz w:val="24"/>
            <w:szCs w:val="24"/>
          </w:rPr>
          <w:t xml:space="preserve">statystyka </w:t>
        </w:r>
      </w:ins>
      <w:r>
        <w:rPr>
          <w:color w:val="000000"/>
          <w:sz w:val="24"/>
          <w:szCs w:val="24"/>
        </w:rPr>
        <w:t xml:space="preserve">„opłacalne </w:t>
      </w:r>
      <w:del w:id="2145" w:author="Kuba Fa" w:date="2023-03-11T00:17:00Z">
        <w:r w:rsidDel="00373395">
          <w:rPr>
            <w:color w:val="000000"/>
            <w:sz w:val="24"/>
            <w:szCs w:val="24"/>
          </w:rPr>
          <w:delText>prawdopodobieństwo</w:delText>
        </w:r>
      </w:del>
      <w:ins w:id="2146" w:author="Kuba Fa" w:date="2023-03-11T00:17:00Z">
        <w:r w:rsidR="00373395">
          <w:rPr>
            <w:color w:val="000000"/>
            <w:sz w:val="24"/>
            <w:szCs w:val="24"/>
          </w:rPr>
          <w:t>procent</w:t>
        </w:r>
      </w:ins>
      <w:r>
        <w:rPr>
          <w:color w:val="000000"/>
          <w:sz w:val="24"/>
          <w:szCs w:val="24"/>
        </w:rPr>
        <w:t xml:space="preserve">”. Jest to </w:t>
      </w:r>
      <w:del w:id="2147" w:author="Kuba Fa" w:date="2023-03-11T00:17:00Z">
        <w:r w:rsidDel="00373395">
          <w:rPr>
            <w:color w:val="000000"/>
            <w:sz w:val="24"/>
            <w:szCs w:val="24"/>
          </w:rPr>
          <w:delText xml:space="preserve">prawdopodobieństwo </w:delText>
        </w:r>
      </w:del>
      <w:ins w:id="2148" w:author="Kuba Fa" w:date="2023-03-11T00:17:00Z">
        <w:r w:rsidR="00373395">
          <w:rPr>
            <w:color w:val="000000"/>
            <w:sz w:val="24"/>
            <w:szCs w:val="24"/>
          </w:rPr>
          <w:t xml:space="preserve">wysokość szacowania </w:t>
        </w:r>
      </w:ins>
      <w:r>
        <w:rPr>
          <w:color w:val="000000"/>
          <w:sz w:val="24"/>
          <w:szCs w:val="24"/>
        </w:rPr>
        <w:t>na dany wynik pomnożon</w:t>
      </w:r>
      <w:ins w:id="2149" w:author="Kuba Fa" w:date="2023-03-11T00:17:00Z">
        <w:r w:rsidR="00373395">
          <w:rPr>
            <w:color w:val="000000"/>
            <w:sz w:val="24"/>
            <w:szCs w:val="24"/>
          </w:rPr>
          <w:t>y</w:t>
        </w:r>
      </w:ins>
      <w:del w:id="2150" w:author="Kuba Fa" w:date="2023-03-11T00:17:00Z">
        <w:r w:rsidDel="00373395">
          <w:rPr>
            <w:color w:val="000000"/>
            <w:sz w:val="24"/>
            <w:szCs w:val="24"/>
          </w:rPr>
          <w:delText>e</w:delText>
        </w:r>
      </w:del>
      <w:r>
        <w:rPr>
          <w:color w:val="000000"/>
          <w:sz w:val="24"/>
          <w:szCs w:val="24"/>
        </w:rPr>
        <w:t xml:space="preserve"> przez 88% (kwota, która nie jest objęta podatkiem). Ze względu na to, że od kursów zależny jest zarobek bukmacherów, to źródło powinno być najbardziej prawidłowe. Jednak </w:t>
      </w:r>
      <w:del w:id="2151" w:author="Kuba Fa" w:date="2023-03-11T00:17:00Z">
        <w:r w:rsidDel="00373395">
          <w:rPr>
            <w:color w:val="000000"/>
            <w:sz w:val="24"/>
            <w:szCs w:val="24"/>
          </w:rPr>
          <w:delText>gdy uda się znaleźć porównywalny wyznacznik, ze względu na rangę sprawy stanie się on bardzo cenny.</w:delText>
        </w:r>
      </w:del>
      <w:ins w:id="2152" w:author="Kuba Fa" w:date="2023-03-11T00:20:00Z">
        <w:r w:rsidR="00373395">
          <w:rPr>
            <w:color w:val="000000"/>
            <w:sz w:val="24"/>
            <w:szCs w:val="24"/>
          </w:rPr>
          <w:t xml:space="preserve"> ewentualne </w:t>
        </w:r>
      </w:ins>
      <w:ins w:id="2153" w:author="Kuba Fa" w:date="2023-03-11T00:19:00Z">
        <w:r w:rsidR="00373395">
          <w:rPr>
            <w:color w:val="000000"/>
            <w:sz w:val="24"/>
            <w:szCs w:val="24"/>
          </w:rPr>
          <w:t xml:space="preserve">znalezienie alternatywnego źródła, o podobnej skuteczności </w:t>
        </w:r>
      </w:ins>
      <w:ins w:id="2154" w:author="Kuba Fa" w:date="2023-03-11T00:20:00Z">
        <w:r w:rsidR="00373395">
          <w:rPr>
            <w:color w:val="000000"/>
            <w:sz w:val="24"/>
            <w:szCs w:val="24"/>
          </w:rPr>
          <w:t xml:space="preserve">byłoby </w:t>
        </w:r>
      </w:ins>
      <w:ins w:id="2155" w:author="Kuba Fa" w:date="2023-03-11T00:22:00Z">
        <w:r w:rsidR="00373395">
          <w:rPr>
            <w:color w:val="000000"/>
            <w:sz w:val="24"/>
            <w:szCs w:val="24"/>
          </w:rPr>
          <w:t>dużym odkryciem i zagrożeniem dla firm bukmacherskich.</w:t>
        </w:r>
      </w:ins>
    </w:p>
    <w:p w14:paraId="19A84924" w14:textId="77777777" w:rsidR="006B74F2" w:rsidRDefault="006B74F2" w:rsidP="006B74F2">
      <w:pPr>
        <w:rPr>
          <w:color w:val="000000"/>
          <w:sz w:val="24"/>
          <w:szCs w:val="24"/>
        </w:rPr>
      </w:pPr>
    </w:p>
    <w:p w14:paraId="3891EF9B" w14:textId="46A90969" w:rsidR="006B74F2" w:rsidRPr="006B74F2" w:rsidRDefault="006B74F2" w:rsidP="006B74F2">
      <w:pPr>
        <w:pStyle w:val="MojNormalny2"/>
        <w:ind w:firstLine="0"/>
        <w:rPr>
          <w:b/>
          <w:bCs/>
          <w:sz w:val="32"/>
          <w:szCs w:val="32"/>
        </w:rPr>
      </w:pPr>
      <w:r>
        <w:rPr>
          <w:b/>
          <w:bCs/>
          <w:sz w:val="32"/>
          <w:szCs w:val="32"/>
        </w:rPr>
        <w:lastRenderedPageBreak/>
        <w:t>3.1.3 Forebet</w:t>
      </w:r>
    </w:p>
    <w:p w14:paraId="51A1D46A" w14:textId="00DE1667" w:rsidR="006B74F2" w:rsidRDefault="006B74F2">
      <w:pPr>
        <w:jc w:val="both"/>
        <w:rPr>
          <w:color w:val="000000"/>
          <w:sz w:val="24"/>
          <w:szCs w:val="24"/>
        </w:rPr>
        <w:pPrChange w:id="2156" w:author="Kuba Fa" w:date="2023-02-02T18:18:00Z">
          <w:pPr/>
        </w:pPrChange>
      </w:pPr>
      <w:r>
        <w:rPr>
          <w:color w:val="000000"/>
          <w:sz w:val="24"/>
          <w:szCs w:val="24"/>
        </w:rPr>
        <w:t xml:space="preserve">Ostatnim źródłem są dane z witryny forebet.com. </w:t>
      </w:r>
      <w:del w:id="2157" w:author="Kuba Fa" w:date="2023-03-11T00:22:00Z">
        <w:r w:rsidR="002E247C" w:rsidRPr="002E247C" w:rsidDel="00373395">
          <w:rPr>
            <w:color w:val="FF0000"/>
            <w:sz w:val="24"/>
            <w:szCs w:val="24"/>
          </w:rPr>
          <w:delText xml:space="preserve">[jw.] </w:delText>
        </w:r>
      </w:del>
      <w:r>
        <w:rPr>
          <w:color w:val="000000"/>
          <w:sz w:val="24"/>
          <w:szCs w:val="24"/>
        </w:rPr>
        <w:t xml:space="preserve">Ta strona </w:t>
      </w:r>
      <w:ins w:id="2158" w:author="Kuba Fa" w:date="2023-03-11T00:22:00Z">
        <w:r w:rsidR="00373395">
          <w:rPr>
            <w:color w:val="000000"/>
            <w:sz w:val="24"/>
            <w:szCs w:val="24"/>
          </w:rPr>
          <w:t xml:space="preserve">próbuje </w:t>
        </w:r>
      </w:ins>
      <w:del w:id="2159" w:author="Kuba Fa" w:date="2023-03-11T00:22:00Z">
        <w:r w:rsidDel="00373395">
          <w:rPr>
            <w:color w:val="000000"/>
            <w:sz w:val="24"/>
            <w:szCs w:val="24"/>
          </w:rPr>
          <w:delText xml:space="preserve">przewiduje </w:delText>
        </w:r>
      </w:del>
      <w:ins w:id="2160" w:author="Kuba Fa" w:date="2023-03-11T00:22:00Z">
        <w:r w:rsidR="00373395">
          <w:rPr>
            <w:color w:val="000000"/>
            <w:sz w:val="24"/>
            <w:szCs w:val="24"/>
          </w:rPr>
          <w:t xml:space="preserve">przewidywać </w:t>
        </w:r>
      </w:ins>
      <w:r>
        <w:rPr>
          <w:color w:val="000000"/>
          <w:sz w:val="24"/>
          <w:szCs w:val="24"/>
        </w:rPr>
        <w:t>nie tylko procent szans na zwycięstwo danej drużyny, ale również prognozuje najbardziej prawdopodobny wynik</w:t>
      </w:r>
      <w:ins w:id="2161" w:author="Kuba Fa" w:date="2023-03-11T00:23:00Z">
        <w:r w:rsidR="00373395">
          <w:rPr>
            <w:color w:val="000000"/>
            <w:sz w:val="24"/>
            <w:szCs w:val="24"/>
          </w:rPr>
          <w:t>.</w:t>
        </w:r>
      </w:ins>
      <w:r>
        <w:rPr>
          <w:color w:val="000000"/>
          <w:sz w:val="24"/>
          <w:szCs w:val="24"/>
        </w:rPr>
        <w:t xml:space="preserve"> </w:t>
      </w:r>
      <w:ins w:id="2162" w:author="Kuba Fa" w:date="2023-03-11T00:23:00Z">
        <w:r w:rsidR="00373395">
          <w:rPr>
            <w:color w:val="000000"/>
            <w:sz w:val="24"/>
            <w:szCs w:val="24"/>
          </w:rPr>
          <w:t>S</w:t>
        </w:r>
      </w:ins>
      <w:del w:id="2163" w:author="Kuba Fa" w:date="2023-03-11T00:23:00Z">
        <w:r w:rsidDel="00373395">
          <w:rPr>
            <w:color w:val="000000"/>
            <w:sz w:val="24"/>
            <w:szCs w:val="24"/>
          </w:rPr>
          <w:delText>przez co s</w:delText>
        </w:r>
      </w:del>
      <w:r>
        <w:rPr>
          <w:color w:val="000000"/>
          <w:sz w:val="24"/>
          <w:szCs w:val="24"/>
        </w:rPr>
        <w:t xml:space="preserve">tanowi dobrą alternatywę do analiz. Podobnie jak </w:t>
      </w:r>
      <w:del w:id="2164" w:author="Kuba Fa" w:date="2023-03-11T00:23:00Z">
        <w:r w:rsidDel="00373395">
          <w:rPr>
            <w:color w:val="000000"/>
            <w:sz w:val="24"/>
            <w:szCs w:val="24"/>
          </w:rPr>
          <w:delText>moja aplikacja</w:delText>
        </w:r>
      </w:del>
      <w:ins w:id="2165" w:author="Kuba Fa" w:date="2023-03-11T00:23:00Z">
        <w:r w:rsidR="00373395">
          <w:rPr>
            <w:color w:val="000000"/>
            <w:sz w:val="24"/>
            <w:szCs w:val="24"/>
          </w:rPr>
          <w:t xml:space="preserve">system </w:t>
        </w:r>
      </w:ins>
      <w:ins w:id="2166" w:author="Kuba Fa" w:date="2023-03-11T00:24:00Z">
        <w:r w:rsidR="00373395">
          <w:rPr>
            <w:color w:val="000000"/>
            <w:sz w:val="24"/>
            <w:szCs w:val="24"/>
          </w:rPr>
          <w:t>szacujący wynik spotkania,</w:t>
        </w:r>
      </w:ins>
      <w:r>
        <w:rPr>
          <w:color w:val="000000"/>
          <w:sz w:val="24"/>
          <w:szCs w:val="24"/>
        </w:rPr>
        <w:t xml:space="preserve"> opiera ona się na matematyce</w:t>
      </w:r>
      <w:ins w:id="2167" w:author="Kuba Fa" w:date="2023-03-11T00:24:00Z">
        <w:r w:rsidR="00373395">
          <w:rPr>
            <w:color w:val="000000"/>
            <w:sz w:val="24"/>
            <w:szCs w:val="24"/>
          </w:rPr>
          <w:t xml:space="preserve"> i dotychczasowych meczach. </w:t>
        </w:r>
      </w:ins>
      <w:ins w:id="2168" w:author="Kuba Fa" w:date="2023-03-11T00:25:00Z">
        <w:r w:rsidR="00373395">
          <w:rPr>
            <w:color w:val="000000"/>
            <w:sz w:val="24"/>
            <w:szCs w:val="24"/>
          </w:rPr>
          <w:t>Dokładny s</w:t>
        </w:r>
      </w:ins>
      <w:ins w:id="2169" w:author="Kuba Fa" w:date="2023-03-11T00:24:00Z">
        <w:r w:rsidR="00373395">
          <w:rPr>
            <w:color w:val="000000"/>
            <w:sz w:val="24"/>
            <w:szCs w:val="24"/>
          </w:rPr>
          <w:t xml:space="preserve">posób </w:t>
        </w:r>
      </w:ins>
      <w:ins w:id="2170" w:author="Kuba Fa" w:date="2023-03-11T00:25:00Z">
        <w:r w:rsidR="00373395">
          <w:rPr>
            <w:color w:val="000000"/>
            <w:sz w:val="24"/>
            <w:szCs w:val="24"/>
          </w:rPr>
          <w:t xml:space="preserve">liczenia procentów i wyników przez tą witrynę nie jest publicznie </w:t>
        </w:r>
      </w:ins>
      <w:ins w:id="2171" w:author="Kuba Fa" w:date="2023-03-11T00:26:00Z">
        <w:r w:rsidR="00373395">
          <w:rPr>
            <w:color w:val="000000"/>
            <w:sz w:val="24"/>
            <w:szCs w:val="24"/>
          </w:rPr>
          <w:t xml:space="preserve">ujawniony. </w:t>
        </w:r>
        <w:r w:rsidR="00F766CC">
          <w:rPr>
            <w:color w:val="000000"/>
            <w:sz w:val="24"/>
            <w:szCs w:val="24"/>
          </w:rPr>
          <w:t xml:space="preserve">Pokazuje </w:t>
        </w:r>
        <w:r w:rsidR="00373395">
          <w:rPr>
            <w:color w:val="000000"/>
            <w:sz w:val="24"/>
            <w:szCs w:val="24"/>
          </w:rPr>
          <w:t>on cz</w:t>
        </w:r>
      </w:ins>
      <w:ins w:id="2172" w:author="Kuba Fa" w:date="2023-03-11T00:27:00Z">
        <w:r w:rsidR="00F766CC">
          <w:rPr>
            <w:color w:val="000000"/>
            <w:sz w:val="24"/>
            <w:szCs w:val="24"/>
          </w:rPr>
          <w:t>asami</w:t>
        </w:r>
      </w:ins>
      <w:ins w:id="2173" w:author="Kuba Fa" w:date="2023-03-11T00:26:00Z">
        <w:r w:rsidR="00373395">
          <w:rPr>
            <w:color w:val="000000"/>
            <w:sz w:val="24"/>
            <w:szCs w:val="24"/>
          </w:rPr>
          <w:t xml:space="preserve"> inne wyniki</w:t>
        </w:r>
        <w:r w:rsidR="00F766CC">
          <w:rPr>
            <w:color w:val="000000"/>
            <w:sz w:val="24"/>
            <w:szCs w:val="24"/>
          </w:rPr>
          <w:t xml:space="preserve"> od pozostałych źródeł, </w:t>
        </w:r>
      </w:ins>
      <w:del w:id="2174" w:author="Kuba Fa" w:date="2023-03-11T00:24:00Z">
        <w:r w:rsidDel="00373395">
          <w:rPr>
            <w:color w:val="000000"/>
            <w:sz w:val="24"/>
            <w:szCs w:val="24"/>
          </w:rPr>
          <w:delText>,</w:delText>
        </w:r>
      </w:del>
      <w:r>
        <w:rPr>
          <w:color w:val="000000"/>
          <w:sz w:val="24"/>
          <w:szCs w:val="24"/>
        </w:rPr>
        <w:t xml:space="preserve"> lecz </w:t>
      </w:r>
      <w:ins w:id="2175" w:author="Kuba Fa" w:date="2023-03-11T00:29:00Z">
        <w:r w:rsidR="00F766CC">
          <w:rPr>
            <w:color w:val="000000"/>
            <w:sz w:val="24"/>
            <w:szCs w:val="24"/>
          </w:rPr>
          <w:t>w pozyskanych wartościach widoczna jest zależność</w:t>
        </w:r>
      </w:ins>
      <w:ins w:id="2176" w:author="Kuba Fa" w:date="2023-03-11T00:30:00Z">
        <w:r w:rsidR="00F766CC">
          <w:rPr>
            <w:color w:val="000000"/>
            <w:sz w:val="24"/>
            <w:szCs w:val="24"/>
          </w:rPr>
          <w:t xml:space="preserve"> podobna do pozostałych źródeł. </w:t>
        </w:r>
      </w:ins>
      <w:del w:id="2177" w:author="Kuba Fa" w:date="2023-03-11T00:29:00Z">
        <w:r w:rsidDel="00F766CC">
          <w:rPr>
            <w:color w:val="000000"/>
            <w:sz w:val="24"/>
            <w:szCs w:val="24"/>
          </w:rPr>
          <w:delText>często daje inne wyniki ze względu na sposób liczenia.</w:delText>
        </w:r>
      </w:del>
    </w:p>
    <w:p w14:paraId="485ECECF" w14:textId="5DDACFBE" w:rsidR="006B74F2" w:rsidRDefault="006B74F2" w:rsidP="006B74F2">
      <w:pPr>
        <w:rPr>
          <w:color w:val="000000"/>
          <w:sz w:val="24"/>
          <w:szCs w:val="24"/>
        </w:rPr>
      </w:pPr>
    </w:p>
    <w:p w14:paraId="2E609A9E" w14:textId="0E758FFC" w:rsidR="006B74F2" w:rsidRPr="006B74F2" w:rsidRDefault="006B74F2" w:rsidP="006B74F2">
      <w:pPr>
        <w:pStyle w:val="MojNormalny2"/>
        <w:ind w:firstLine="0"/>
        <w:rPr>
          <w:b/>
          <w:bCs/>
          <w:sz w:val="32"/>
          <w:szCs w:val="32"/>
        </w:rPr>
      </w:pPr>
      <w:r>
        <w:rPr>
          <w:b/>
          <w:bCs/>
          <w:sz w:val="32"/>
          <w:szCs w:val="32"/>
        </w:rPr>
        <w:t>3.</w:t>
      </w:r>
      <w:del w:id="2178" w:author="Kuba Fa" w:date="2023-03-11T10:22:00Z">
        <w:r w:rsidDel="00163782">
          <w:rPr>
            <w:b/>
            <w:bCs/>
            <w:sz w:val="32"/>
            <w:szCs w:val="32"/>
          </w:rPr>
          <w:delText>1.4</w:delText>
        </w:r>
      </w:del>
      <w:ins w:id="2179" w:author="Kuba Fa" w:date="2023-03-11T10:22:00Z">
        <w:r w:rsidR="00163782">
          <w:rPr>
            <w:b/>
            <w:bCs/>
            <w:sz w:val="32"/>
            <w:szCs w:val="32"/>
          </w:rPr>
          <w:t>2</w:t>
        </w:r>
      </w:ins>
      <w:r>
        <w:rPr>
          <w:b/>
          <w:bCs/>
          <w:sz w:val="32"/>
          <w:szCs w:val="32"/>
        </w:rPr>
        <w:t xml:space="preserve"> Wyświetlenie meczów</w:t>
      </w:r>
      <w:r w:rsidR="002E247C">
        <w:rPr>
          <w:b/>
          <w:bCs/>
          <w:sz w:val="32"/>
          <w:szCs w:val="32"/>
        </w:rPr>
        <w:t xml:space="preserve"> </w:t>
      </w:r>
      <w:del w:id="2180" w:author="Kuba Fa" w:date="2023-03-11T10:22:00Z">
        <w:r w:rsidR="002E247C" w:rsidRPr="002E247C" w:rsidDel="00163782">
          <w:rPr>
            <w:b/>
            <w:bCs/>
            <w:color w:val="FF0000"/>
            <w:sz w:val="32"/>
            <w:szCs w:val="32"/>
          </w:rPr>
          <w:delText>[jako 3.2]</w:delText>
        </w:r>
      </w:del>
    </w:p>
    <w:p w14:paraId="7830AF0A" w14:textId="0B0D8B74" w:rsidR="006B74F2" w:rsidRDefault="006B74F2">
      <w:pPr>
        <w:jc w:val="both"/>
        <w:rPr>
          <w:color w:val="000000"/>
          <w:sz w:val="24"/>
          <w:szCs w:val="24"/>
        </w:rPr>
        <w:pPrChange w:id="2181" w:author="Kuba Fa" w:date="2023-02-02T18:18:00Z">
          <w:pPr/>
        </w:pPrChange>
      </w:pPr>
      <w:r>
        <w:rPr>
          <w:color w:val="000000"/>
          <w:sz w:val="24"/>
          <w:szCs w:val="24"/>
        </w:rPr>
        <w:t xml:space="preserve">Podstrona z analizami konkretnego meczu znajduje się po przejściu </w:t>
      </w:r>
      <w:ins w:id="2182" w:author="Kuba Fa" w:date="2023-03-11T10:24:00Z">
        <w:r w:rsidR="00163782">
          <w:rPr>
            <w:color w:val="000000"/>
            <w:sz w:val="24"/>
            <w:szCs w:val="24"/>
          </w:rPr>
          <w:t>od terminarza</w:t>
        </w:r>
      </w:ins>
      <w:ins w:id="2183" w:author="Kuba Fa" w:date="2023-03-11T10:25:00Z">
        <w:r w:rsidR="00163782">
          <w:rPr>
            <w:color w:val="000000"/>
            <w:sz w:val="24"/>
            <w:szCs w:val="24"/>
          </w:rPr>
          <w:t xml:space="preserve"> w module klubów</w:t>
        </w:r>
      </w:ins>
      <w:ins w:id="2184" w:author="Kuba Fa" w:date="2023-03-11T10:24:00Z">
        <w:r w:rsidR="00163782">
          <w:rPr>
            <w:color w:val="000000"/>
            <w:sz w:val="24"/>
            <w:szCs w:val="24"/>
          </w:rPr>
          <w:t xml:space="preserve">, gdzie </w:t>
        </w:r>
      </w:ins>
      <w:del w:id="2185" w:author="Kuba Fa" w:date="2023-03-11T10:24:00Z">
        <w:r w:rsidDel="00163782">
          <w:rPr>
            <w:color w:val="000000"/>
            <w:sz w:val="24"/>
            <w:szCs w:val="24"/>
          </w:rPr>
          <w:delText xml:space="preserve">ze strony, gdzie znajduje się terminarz i </w:delText>
        </w:r>
      </w:del>
      <w:r>
        <w:rPr>
          <w:color w:val="000000"/>
          <w:sz w:val="24"/>
          <w:szCs w:val="24"/>
        </w:rPr>
        <w:t xml:space="preserve">można wybrać </w:t>
      </w:r>
      <w:del w:id="2186" w:author="Kuba Fa" w:date="2023-03-11T10:25:00Z">
        <w:r w:rsidDel="00163782">
          <w:rPr>
            <w:color w:val="000000"/>
            <w:sz w:val="24"/>
            <w:szCs w:val="24"/>
          </w:rPr>
          <w:delText>konkretny mecz</w:delText>
        </w:r>
      </w:del>
      <w:ins w:id="2187" w:author="Kuba Fa" w:date="2023-03-11T10:25:00Z">
        <w:r w:rsidR="00163782">
          <w:rPr>
            <w:color w:val="000000"/>
            <w:sz w:val="24"/>
            <w:szCs w:val="24"/>
          </w:rPr>
          <w:t>spotkanie, którym</w:t>
        </w:r>
      </w:ins>
      <w:ins w:id="2188" w:author="Kuba Fa" w:date="2023-03-11T10:27:00Z">
        <w:r w:rsidR="00163782">
          <w:rPr>
            <w:color w:val="000000"/>
            <w:sz w:val="24"/>
            <w:szCs w:val="24"/>
          </w:rPr>
          <w:t xml:space="preserve"> się</w:t>
        </w:r>
      </w:ins>
      <w:ins w:id="2189" w:author="Kuba Fa" w:date="2023-03-11T10:25:00Z">
        <w:r w:rsidR="00163782">
          <w:rPr>
            <w:color w:val="000000"/>
            <w:sz w:val="24"/>
            <w:szCs w:val="24"/>
          </w:rPr>
          <w:t xml:space="preserve"> jest zainteresowany</w:t>
        </w:r>
      </w:ins>
      <w:r>
        <w:rPr>
          <w:color w:val="000000"/>
          <w:sz w:val="24"/>
          <w:szCs w:val="24"/>
        </w:rPr>
        <w:t>.</w:t>
      </w:r>
      <w:del w:id="2190" w:author="Kuba Fa" w:date="2023-03-11T10:27:00Z">
        <w:r w:rsidDel="00163782">
          <w:rPr>
            <w:color w:val="000000"/>
            <w:sz w:val="24"/>
            <w:szCs w:val="24"/>
          </w:rPr>
          <w:delText xml:space="preserve"> Ustaliłem by do wyboru były spotkania w zakresie od dnia dzisiejszego do przyszłego tygodnia</w:delText>
        </w:r>
      </w:del>
      <w:ins w:id="2191" w:author="Kuba Fa" w:date="2023-03-11T10:35:00Z">
        <w:r w:rsidR="00A85361">
          <w:rPr>
            <w:color w:val="000000"/>
            <w:sz w:val="24"/>
            <w:szCs w:val="24"/>
          </w:rPr>
          <w:t xml:space="preserve"> Dostępne są mecze, których termin rozpoczęcia, jest nie dłuższy niż dwa tygodnie od obecnej daty</w:t>
        </w:r>
      </w:ins>
      <w:r>
        <w:rPr>
          <w:color w:val="000000"/>
          <w:sz w:val="24"/>
          <w:szCs w:val="24"/>
        </w:rPr>
        <w:t>. Powodem tego jest</w:t>
      </w:r>
      <w:ins w:id="2192" w:author="Kuba Fa" w:date="2023-03-11T10:36:00Z">
        <w:r w:rsidR="00A85361">
          <w:rPr>
            <w:color w:val="000000"/>
            <w:sz w:val="24"/>
            <w:szCs w:val="24"/>
          </w:rPr>
          <w:t xml:space="preserve"> fakt</w:t>
        </w:r>
      </w:ins>
      <w:r>
        <w:rPr>
          <w:color w:val="000000"/>
          <w:sz w:val="24"/>
          <w:szCs w:val="24"/>
        </w:rPr>
        <w:t xml:space="preserve">, że </w:t>
      </w:r>
      <w:del w:id="2193" w:author="Kuba Fa" w:date="2023-03-11T10:37:00Z">
        <w:r w:rsidDel="00A85361">
          <w:rPr>
            <w:color w:val="000000"/>
            <w:sz w:val="24"/>
            <w:szCs w:val="24"/>
          </w:rPr>
          <w:delText xml:space="preserve">w rundzie </w:delText>
        </w:r>
      </w:del>
      <w:r>
        <w:rPr>
          <w:color w:val="000000"/>
          <w:sz w:val="24"/>
          <w:szCs w:val="24"/>
        </w:rPr>
        <w:t>mecze odbywają się raz na tydzień.</w:t>
      </w:r>
      <w:ins w:id="2194" w:author="Kuba Fa" w:date="2023-03-11T10:37:00Z">
        <w:r w:rsidR="00A85361">
          <w:rPr>
            <w:color w:val="000000"/>
            <w:sz w:val="24"/>
            <w:szCs w:val="24"/>
          </w:rPr>
          <w:t xml:space="preserve"> Ocena zwycięzcy</w:t>
        </w:r>
      </w:ins>
      <w:ins w:id="2195" w:author="Kuba Fa" w:date="2023-03-11T10:38:00Z">
        <w:r w:rsidR="00A85361">
          <w:rPr>
            <w:color w:val="000000"/>
            <w:sz w:val="24"/>
            <w:szCs w:val="24"/>
          </w:rPr>
          <w:t xml:space="preserve"> mecz</w:t>
        </w:r>
      </w:ins>
      <w:ins w:id="2196" w:author="Kuba Fa" w:date="2023-03-11T10:39:00Z">
        <w:r w:rsidR="002C61EB">
          <w:rPr>
            <w:color w:val="000000"/>
            <w:sz w:val="24"/>
            <w:szCs w:val="24"/>
          </w:rPr>
          <w:t>u</w:t>
        </w:r>
      </w:ins>
      <w:ins w:id="2197" w:author="Kuba Fa" w:date="2023-03-11T10:38:00Z">
        <w:r w:rsidR="00A85361">
          <w:rPr>
            <w:color w:val="000000"/>
            <w:sz w:val="24"/>
            <w:szCs w:val="24"/>
          </w:rPr>
          <w:t xml:space="preserve">, który będzie się odbywał </w:t>
        </w:r>
        <w:r w:rsidR="002C61EB">
          <w:rPr>
            <w:color w:val="000000"/>
            <w:sz w:val="24"/>
            <w:szCs w:val="24"/>
          </w:rPr>
          <w:t>w odległym terminie mija s</w:t>
        </w:r>
      </w:ins>
      <w:ins w:id="2198" w:author="Kuba Fa" w:date="2023-03-11T10:39:00Z">
        <w:r w:rsidR="002C61EB">
          <w:rPr>
            <w:color w:val="000000"/>
            <w:sz w:val="24"/>
            <w:szCs w:val="24"/>
          </w:rPr>
          <w:t>ię z celem, gdyż podczas</w:t>
        </w:r>
      </w:ins>
      <w:ins w:id="2199" w:author="Kuba Fa" w:date="2023-03-11T10:40:00Z">
        <w:r w:rsidR="002C61EB">
          <w:rPr>
            <w:color w:val="000000"/>
            <w:sz w:val="24"/>
            <w:szCs w:val="24"/>
          </w:rPr>
          <w:t xml:space="preserve"> rozegrania tego meczu, zespół może być w zupełnie innej formie.</w:t>
        </w:r>
      </w:ins>
      <w:ins w:id="2200" w:author="Kuba Fa" w:date="2023-03-11T10:39:00Z">
        <w:r w:rsidR="002C61EB">
          <w:rPr>
            <w:color w:val="000000"/>
            <w:sz w:val="24"/>
            <w:szCs w:val="24"/>
          </w:rPr>
          <w:t xml:space="preserve"> </w:t>
        </w:r>
      </w:ins>
      <w:r>
        <w:rPr>
          <w:color w:val="000000"/>
          <w:sz w:val="24"/>
          <w:szCs w:val="24"/>
        </w:rPr>
        <w:t xml:space="preserve"> Z uwagi na to kursy na mecz nie są dostępne u bukmacherów kilka tygodni wcześniej, podobnie jak z przewidywaniami portalu forebet. </w:t>
      </w:r>
      <w:del w:id="2201" w:author="Kuba Fa" w:date="2023-03-11T10:41:00Z">
        <w:r w:rsidDel="002C61EB">
          <w:rPr>
            <w:color w:val="000000"/>
            <w:sz w:val="24"/>
            <w:szCs w:val="24"/>
          </w:rPr>
          <w:delText xml:space="preserve">Również w wypadku mojej aplikacji byłoby to niezbyt przydatne, gdyż przez okres przykładowo miesiąca mogłoby się sporo zmienić i moje predykcje mogłyby odwrócić się o 180 stopni. </w:delText>
        </w:r>
      </w:del>
      <w:ins w:id="2202" w:author="Kuba Fa" w:date="2023-03-11T10:46:00Z">
        <w:r w:rsidR="002C61EB">
          <w:rPr>
            <w:color w:val="000000"/>
            <w:sz w:val="24"/>
            <w:szCs w:val="24"/>
          </w:rPr>
          <w:t xml:space="preserve"> Spotkania są wyświetlane w kolejności </w:t>
        </w:r>
      </w:ins>
      <w:ins w:id="2203" w:author="Kuba Fa" w:date="2023-03-11T10:47:00Z">
        <w:r w:rsidR="002C61EB">
          <w:rPr>
            <w:color w:val="000000"/>
            <w:sz w:val="24"/>
            <w:szCs w:val="24"/>
          </w:rPr>
          <w:t xml:space="preserve">najbliższej daty. </w:t>
        </w:r>
      </w:ins>
      <w:r>
        <w:rPr>
          <w:color w:val="000000"/>
          <w:sz w:val="24"/>
          <w:szCs w:val="24"/>
        </w:rPr>
        <w:t xml:space="preserve">Problemem </w:t>
      </w:r>
      <w:del w:id="2204" w:author="Kuba Fa" w:date="2023-03-11T10:47:00Z">
        <w:r w:rsidDel="002C61EB">
          <w:rPr>
            <w:color w:val="000000"/>
            <w:sz w:val="24"/>
            <w:szCs w:val="24"/>
          </w:rPr>
          <w:delText>przy tworzeniu sortowania meczów po dacie,</w:delText>
        </w:r>
      </w:del>
      <w:ins w:id="2205" w:author="Kuba Fa" w:date="2023-03-11T10:47:00Z">
        <w:r w:rsidR="002C61EB">
          <w:rPr>
            <w:color w:val="000000"/>
            <w:sz w:val="24"/>
            <w:szCs w:val="24"/>
          </w:rPr>
          <w:t>okazał się</w:t>
        </w:r>
      </w:ins>
      <w:r>
        <w:rPr>
          <w:color w:val="000000"/>
          <w:sz w:val="24"/>
          <w:szCs w:val="24"/>
        </w:rPr>
        <w:t xml:space="preserve"> </w:t>
      </w:r>
      <w:del w:id="2206" w:author="Kuba Fa" w:date="2023-03-11T10:47:00Z">
        <w:r w:rsidDel="002C61EB">
          <w:rPr>
            <w:color w:val="000000"/>
            <w:sz w:val="24"/>
            <w:szCs w:val="24"/>
          </w:rPr>
          <w:delText>był</w:delText>
        </w:r>
      </w:del>
      <w:r>
        <w:rPr>
          <w:color w:val="000000"/>
          <w:sz w:val="24"/>
          <w:szCs w:val="24"/>
        </w:rPr>
        <w:t xml:space="preserve"> sposób w jaki termin meczu został podany w API.  Zamiast daty pojawiała się liczba, przykładowo </w:t>
      </w:r>
      <w:r w:rsidRPr="0099490A">
        <w:t>1654293600</w:t>
      </w:r>
      <w:del w:id="2207" w:author="Kuba Fa" w:date="2023-03-11T10:48:00Z">
        <w:r w:rsidDel="002C61EB">
          <w:delText>. Jednak skoro można było pozyskać informacje jakie drużyny będą grać w konkretnym meczu, to można było sprawdzić w internecie, kiedy mecz pomiędzy tymi dwoma drużynami będzie się odbywał.</w:delText>
        </w:r>
      </w:del>
      <w:ins w:id="2208" w:author="Kuba Fa" w:date="2023-03-11T10:48:00Z">
        <w:r w:rsidR="002C61EB">
          <w:t xml:space="preserve"> Znając </w:t>
        </w:r>
        <w:r w:rsidR="00E47A81">
          <w:t>terminy realnych spo</w:t>
        </w:r>
      </w:ins>
      <w:ins w:id="2209" w:author="Kuba Fa" w:date="2023-03-11T10:49:00Z">
        <w:r w:rsidR="00E47A81">
          <w:t xml:space="preserve">tkań i powyższą liczbę można było </w:t>
        </w:r>
      </w:ins>
      <w:ins w:id="2210" w:author="Kuba Fa" w:date="2023-03-11T10:50:00Z">
        <w:r w:rsidR="00E47A81">
          <w:t>te dwie wartości porównywać</w:t>
        </w:r>
      </w:ins>
      <w:ins w:id="2211" w:author="Kuba Fa" w:date="2023-03-11T10:49:00Z">
        <w:r w:rsidR="00E47A81">
          <w:t>.</w:t>
        </w:r>
      </w:ins>
      <w:r>
        <w:t xml:space="preserve"> </w:t>
      </w:r>
      <w:del w:id="2212" w:author="Kuba Fa" w:date="2023-03-11T10:52:00Z">
        <w:r w:rsidDel="00E47A81">
          <w:delText>Na podstawie tych obserwacji można było wywnioskować,</w:delText>
        </w:r>
      </w:del>
      <w:ins w:id="2213" w:author="Kuba Fa" w:date="2023-03-11T10:52:00Z">
        <w:r w:rsidR="00E47A81">
          <w:t>Wniosek obserwacji jest taki,</w:t>
        </w:r>
      </w:ins>
      <w:r>
        <w:t xml:space="preserve"> że 3600 </w:t>
      </w:r>
      <w:del w:id="2214" w:author="Kuba Fa" w:date="2023-03-11T10:52:00Z">
        <w:r w:rsidDel="00E47A81">
          <w:delText xml:space="preserve">oznacza </w:delText>
        </w:r>
      </w:del>
      <w:ins w:id="2215" w:author="Kuba Fa" w:date="2023-03-11T10:52:00Z">
        <w:r w:rsidR="00E47A81">
          <w:t xml:space="preserve">jest równy </w:t>
        </w:r>
      </w:ins>
      <w:r>
        <w:t>godzin</w:t>
      </w:r>
      <w:ins w:id="2216" w:author="Kuba Fa" w:date="2023-03-11T10:52:00Z">
        <w:r w:rsidR="00E47A81">
          <w:t>ie</w:t>
        </w:r>
      </w:ins>
      <w:del w:id="2217" w:author="Kuba Fa" w:date="2023-03-11T10:52:00Z">
        <w:r w:rsidDel="00E47A81">
          <w:delText>ę</w:delText>
        </w:r>
      </w:del>
      <w:r>
        <w:t xml:space="preserve"> różnicy pomiędzy meczami. </w:t>
      </w:r>
      <w:del w:id="2218" w:author="Kuba Fa" w:date="2023-03-11T10:52:00Z">
        <w:r w:rsidDel="00E47A81">
          <w:delText>Za pomocą tego stworzyłem funkcję kompilująca liczbę z API na datę wyświetlaną w aplikacji.</w:delText>
        </w:r>
      </w:del>
      <w:ins w:id="2219" w:author="Kuba Fa" w:date="2023-03-11T10:53:00Z">
        <w:r w:rsidR="00E47A81">
          <w:t xml:space="preserve"> </w:t>
        </w:r>
      </w:ins>
      <w:ins w:id="2220" w:author="Kuba Fa" w:date="2023-03-11T10:52:00Z">
        <w:r w:rsidR="00E47A81">
          <w:t xml:space="preserve">Dzięki takiej </w:t>
        </w:r>
      </w:ins>
      <w:ins w:id="2221" w:author="Kuba Fa" w:date="2023-03-11T10:53:00Z">
        <w:r w:rsidR="00E47A81">
          <w:t xml:space="preserve">wiedzy, stworzony został kompilator liczby uzyskanej z API na </w:t>
        </w:r>
      </w:ins>
      <w:ins w:id="2222" w:author="Kuba Fa" w:date="2023-03-11T10:55:00Z">
        <w:r w:rsidR="00E47A81">
          <w:t>datę</w:t>
        </w:r>
      </w:ins>
      <w:ins w:id="2223" w:author="Kuba Fa" w:date="2023-03-11T10:53:00Z">
        <w:r w:rsidR="00E47A81">
          <w:t>.</w:t>
        </w:r>
      </w:ins>
    </w:p>
    <w:p w14:paraId="029C4AA3" w14:textId="0E4E7A03" w:rsidR="006B74F2" w:rsidDel="00E65E28" w:rsidRDefault="006B74F2">
      <w:pPr>
        <w:pStyle w:val="MojNormalny2"/>
        <w:ind w:firstLine="0"/>
        <w:rPr>
          <w:del w:id="2224" w:author="Kuba Fa" w:date="2023-02-02T18:18:00Z"/>
          <w:b/>
          <w:bCs/>
          <w:sz w:val="32"/>
          <w:szCs w:val="32"/>
        </w:rPr>
      </w:pPr>
    </w:p>
    <w:p w14:paraId="20968826" w14:textId="59420643" w:rsidR="006B74F2" w:rsidDel="00E65E28" w:rsidRDefault="006B74F2">
      <w:pPr>
        <w:pStyle w:val="MojNormalny2"/>
        <w:ind w:firstLine="0"/>
        <w:rPr>
          <w:del w:id="2225" w:author="Kuba Fa" w:date="2023-02-02T18:18:00Z"/>
          <w:b/>
          <w:bCs/>
          <w:sz w:val="32"/>
          <w:szCs w:val="32"/>
        </w:rPr>
      </w:pPr>
    </w:p>
    <w:p w14:paraId="54F71613" w14:textId="2616B9A9" w:rsidR="00CA4A4A" w:rsidDel="00E65E28" w:rsidRDefault="00CA4A4A">
      <w:pPr>
        <w:pStyle w:val="MojNormalny2"/>
        <w:ind w:firstLine="0"/>
        <w:rPr>
          <w:del w:id="2226" w:author="Kuba Fa" w:date="2023-02-02T18:18:00Z"/>
          <w:b/>
          <w:bCs/>
          <w:sz w:val="32"/>
          <w:szCs w:val="32"/>
        </w:rPr>
      </w:pPr>
    </w:p>
    <w:p w14:paraId="50DD4B4E" w14:textId="549ED10B" w:rsidR="00CA4A4A" w:rsidDel="00E65E28" w:rsidRDefault="00CA4A4A">
      <w:pPr>
        <w:pStyle w:val="MojNormalny2"/>
        <w:ind w:firstLine="0"/>
        <w:rPr>
          <w:del w:id="2227" w:author="Kuba Fa" w:date="2023-02-02T18:18:00Z"/>
          <w:b/>
          <w:bCs/>
          <w:sz w:val="32"/>
          <w:szCs w:val="32"/>
        </w:rPr>
      </w:pPr>
    </w:p>
    <w:p w14:paraId="6BC66770" w14:textId="357B28BA" w:rsidR="00CA4A4A" w:rsidDel="00E65E28" w:rsidRDefault="00CA4A4A">
      <w:pPr>
        <w:pStyle w:val="MojNormalny2"/>
        <w:ind w:firstLine="0"/>
        <w:rPr>
          <w:del w:id="2228" w:author="Kuba Fa" w:date="2023-02-02T18:18:00Z"/>
          <w:b/>
          <w:bCs/>
          <w:sz w:val="32"/>
          <w:szCs w:val="32"/>
        </w:rPr>
      </w:pPr>
    </w:p>
    <w:p w14:paraId="6D3B2CC2" w14:textId="12310850" w:rsidR="00CA4A4A" w:rsidDel="00E65E28" w:rsidRDefault="00CA4A4A">
      <w:pPr>
        <w:pStyle w:val="MojNormalny2"/>
        <w:ind w:firstLine="0"/>
        <w:rPr>
          <w:del w:id="2229" w:author="Kuba Fa" w:date="2023-02-02T18:18:00Z"/>
          <w:b/>
          <w:bCs/>
          <w:sz w:val="32"/>
          <w:szCs w:val="32"/>
        </w:rPr>
      </w:pPr>
    </w:p>
    <w:p w14:paraId="7E18A606" w14:textId="77777777" w:rsidR="00CA4A4A" w:rsidRDefault="00CA4A4A">
      <w:pPr>
        <w:pStyle w:val="MojNormalny2"/>
        <w:ind w:firstLine="0"/>
        <w:rPr>
          <w:b/>
          <w:bCs/>
          <w:sz w:val="32"/>
          <w:szCs w:val="32"/>
        </w:rPr>
      </w:pPr>
    </w:p>
    <w:p w14:paraId="2DCFAE90" w14:textId="2230E6E4" w:rsidR="00EB4DBF" w:rsidRDefault="00B94741">
      <w:pPr>
        <w:pStyle w:val="MojNormalny2"/>
        <w:ind w:firstLine="0"/>
        <w:rPr>
          <w:ins w:id="2230" w:author="Kuba Fa" w:date="2023-03-11T10:56:00Z"/>
          <w:b/>
          <w:bCs/>
          <w:sz w:val="32"/>
          <w:szCs w:val="32"/>
        </w:rPr>
      </w:pPr>
      <w:r w:rsidRPr="003B6D6F">
        <w:rPr>
          <w:b/>
          <w:bCs/>
          <w:sz w:val="32"/>
          <w:szCs w:val="32"/>
          <w:rPrChange w:id="2231" w:author="Marcin Ochab" w:date="2023-02-01T14:35:00Z">
            <w:rPr>
              <w:b/>
              <w:bCs/>
              <w:sz w:val="32"/>
              <w:szCs w:val="32"/>
              <w:highlight w:val="green"/>
            </w:rPr>
          </w:rPrChange>
        </w:rPr>
        <w:t xml:space="preserve">3.2 </w:t>
      </w:r>
      <w:r w:rsidR="006B74F2" w:rsidRPr="003B6D6F">
        <w:rPr>
          <w:b/>
          <w:bCs/>
          <w:sz w:val="32"/>
          <w:szCs w:val="32"/>
          <w:rPrChange w:id="2232" w:author="Marcin Ochab" w:date="2023-02-01T14:35:00Z">
            <w:rPr>
              <w:b/>
              <w:bCs/>
              <w:sz w:val="32"/>
              <w:szCs w:val="32"/>
              <w:highlight w:val="green"/>
            </w:rPr>
          </w:rPrChange>
        </w:rPr>
        <w:t>Poszczególne widoki</w:t>
      </w:r>
    </w:p>
    <w:p w14:paraId="49168268" w14:textId="1031C73A" w:rsidR="00E47A81" w:rsidRPr="00B94741" w:rsidRDefault="00E47A81">
      <w:pPr>
        <w:pStyle w:val="MojNormalny2"/>
        <w:ind w:firstLine="0"/>
        <w:rPr>
          <w:b/>
          <w:bCs/>
          <w:sz w:val="32"/>
          <w:szCs w:val="32"/>
        </w:rPr>
      </w:pPr>
      <w:ins w:id="2233" w:author="Kuba Fa" w:date="2023-03-11T10:56:00Z">
        <w:r>
          <w:t>Podstrona wyświetlająca szczegółowe analizy dotyczące konkretnego meczu</w:t>
        </w:r>
      </w:ins>
    </w:p>
    <w:p w14:paraId="1DE3F2A1" w14:textId="0E9208E6" w:rsidR="006B74F2" w:rsidRDefault="006B74F2" w:rsidP="006B74F2">
      <w:pPr>
        <w:pStyle w:val="MojNormalny2"/>
        <w:keepNext/>
        <w:ind w:firstLine="0"/>
        <w:rPr>
          <w:ins w:id="2234" w:author="Kuba Fa" w:date="2023-03-11T11:02:00Z"/>
        </w:rPr>
      </w:pPr>
      <w:del w:id="2235" w:author="Kuba Fa" w:date="2023-03-11T11:02:00Z">
        <w:r w:rsidRPr="0080544F" w:rsidDel="00C24D74">
          <w:rPr>
            <w:noProof/>
          </w:rPr>
          <w:drawing>
            <wp:inline distT="0" distB="0" distL="0" distR="0" wp14:anchorId="27F5CD58" wp14:editId="5FF3F9F7">
              <wp:extent cx="5381625" cy="2617254"/>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1287" cy="2621953"/>
                      </a:xfrm>
                      <a:prstGeom prst="rect">
                        <a:avLst/>
                      </a:prstGeom>
                    </pic:spPr>
                  </pic:pic>
                </a:graphicData>
              </a:graphic>
            </wp:inline>
          </w:drawing>
        </w:r>
      </w:del>
    </w:p>
    <w:p w14:paraId="136C15BB" w14:textId="30569DD4" w:rsidR="00C24D74" w:rsidRDefault="00C24D74">
      <w:pPr>
        <w:pStyle w:val="MojNormalny2"/>
        <w:keepNext/>
        <w:ind w:firstLine="0"/>
        <w:jc w:val="center"/>
        <w:pPrChange w:id="2236" w:author="Kuba Fa" w:date="2023-03-11T11:02:00Z">
          <w:pPr>
            <w:pStyle w:val="MojNormalny2"/>
            <w:keepNext/>
            <w:ind w:firstLine="0"/>
          </w:pPr>
        </w:pPrChange>
      </w:pPr>
      <w:ins w:id="2237" w:author="Kuba Fa" w:date="2023-03-11T11:02:00Z">
        <w:r>
          <w:rPr>
            <w:noProof/>
          </w:rPr>
          <w:drawing>
            <wp:inline distT="0" distB="0" distL="0" distR="0" wp14:anchorId="4B654A4E" wp14:editId="1F30DB37">
              <wp:extent cx="5743575" cy="2886075"/>
              <wp:effectExtent l="0" t="0" r="9525"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3575" cy="2886075"/>
                      </a:xfrm>
                      <a:prstGeom prst="rect">
                        <a:avLst/>
                      </a:prstGeom>
                      <a:noFill/>
                      <a:ln>
                        <a:noFill/>
                      </a:ln>
                    </pic:spPr>
                  </pic:pic>
                </a:graphicData>
              </a:graphic>
            </wp:inline>
          </w:drawing>
        </w:r>
      </w:ins>
    </w:p>
    <w:p w14:paraId="4CDFCF0C" w14:textId="3979B6B6" w:rsidR="006B74F2" w:rsidRPr="00267892" w:rsidRDefault="006B74F2">
      <w:pPr>
        <w:pStyle w:val="Legenda"/>
        <w:jc w:val="center"/>
        <w:rPr>
          <w:ins w:id="2238" w:author="Kuba Fa" w:date="2023-03-11T10:56:00Z"/>
          <w:sz w:val="22"/>
          <w:szCs w:val="22"/>
          <w:rPrChange w:id="2239" w:author="Kuba Fa" w:date="2023-03-11T18:53:00Z">
            <w:rPr>
              <w:ins w:id="2240" w:author="Kuba Fa" w:date="2023-03-11T10:56:00Z"/>
            </w:rPr>
          </w:rPrChange>
        </w:rPr>
        <w:pPrChange w:id="2241" w:author="Kuba Fa" w:date="2023-03-11T11:02:00Z">
          <w:pPr>
            <w:pStyle w:val="Legenda"/>
            <w:jc w:val="both"/>
          </w:pPr>
        </w:pPrChange>
      </w:pPr>
      <w:r w:rsidRPr="00267892">
        <w:rPr>
          <w:sz w:val="22"/>
          <w:szCs w:val="22"/>
          <w:rPrChange w:id="2242" w:author="Kuba Fa" w:date="2023-03-11T18:53:00Z">
            <w:rPr/>
          </w:rPrChange>
        </w:rPr>
        <w:t>Rysunek 2</w:t>
      </w:r>
      <w:ins w:id="2243" w:author="Kuba Fa" w:date="2023-03-10T20:29:00Z">
        <w:r w:rsidR="002420F2" w:rsidRPr="00267892">
          <w:rPr>
            <w:sz w:val="22"/>
            <w:szCs w:val="22"/>
            <w:rPrChange w:id="2244" w:author="Kuba Fa" w:date="2023-03-11T18:53:00Z">
              <w:rPr/>
            </w:rPrChange>
          </w:rPr>
          <w:t>3</w:t>
        </w:r>
      </w:ins>
      <w:del w:id="2245" w:author="Kuba Fa" w:date="2023-03-10T17:24:00Z">
        <w:r w:rsidRPr="00267892" w:rsidDel="00764647">
          <w:rPr>
            <w:sz w:val="22"/>
            <w:szCs w:val="22"/>
            <w:rPrChange w:id="2246" w:author="Kuba Fa" w:date="2023-03-11T18:53:00Z">
              <w:rPr/>
            </w:rPrChange>
          </w:rPr>
          <w:delText>6</w:delText>
        </w:r>
      </w:del>
      <w:r w:rsidRPr="00267892">
        <w:rPr>
          <w:sz w:val="22"/>
          <w:szCs w:val="22"/>
          <w:rPrChange w:id="2247" w:author="Kuba Fa" w:date="2023-03-11T18:53:00Z">
            <w:rPr/>
          </w:rPrChange>
        </w:rPr>
        <w:t xml:space="preserve"> - </w:t>
      </w:r>
      <w:del w:id="2248" w:author="Kuba Fa" w:date="2023-03-11T10:56:00Z">
        <w:r w:rsidRPr="00267892" w:rsidDel="00E47A81">
          <w:rPr>
            <w:sz w:val="22"/>
            <w:szCs w:val="22"/>
            <w:rPrChange w:id="2249" w:author="Kuba Fa" w:date="2023-03-11T18:53:00Z">
              <w:rPr/>
            </w:rPrChange>
          </w:rPr>
          <w:delText>Podstrona wyświetlająca szczegółowe analizy dotyczące konkretnego meczu</w:delText>
        </w:r>
      </w:del>
    </w:p>
    <w:p w14:paraId="0D63247C" w14:textId="6ED92155" w:rsidR="00E47A81" w:rsidRPr="00E47A81" w:rsidRDefault="00E47A81">
      <w:pPr>
        <w:pStyle w:val="MojNormalny2"/>
        <w:ind w:firstLine="0"/>
        <w:pPrChange w:id="2250" w:author="Kuba Fa" w:date="2023-03-11T10:56:00Z">
          <w:pPr>
            <w:pStyle w:val="Legenda"/>
            <w:jc w:val="both"/>
          </w:pPr>
        </w:pPrChange>
      </w:pPr>
      <w:ins w:id="2251" w:author="Kuba Fa" w:date="2023-03-11T10:56:00Z">
        <w:r>
          <w:t>Podstrona wyświetlająca szczegółowe informacje o meczu w widoku mobilnym</w:t>
        </w:r>
      </w:ins>
    </w:p>
    <w:p w14:paraId="4116E0EB" w14:textId="183628B6" w:rsidR="006B74F2" w:rsidRDefault="006B74F2">
      <w:pPr>
        <w:pStyle w:val="MojNormalny2"/>
        <w:keepNext/>
        <w:ind w:firstLine="0"/>
        <w:jc w:val="center"/>
        <w:pPrChange w:id="2252" w:author="Kuba Fa" w:date="2023-03-11T18:54:00Z">
          <w:pPr>
            <w:pStyle w:val="MojNormalny2"/>
            <w:keepNext/>
            <w:ind w:firstLine="0"/>
          </w:pPr>
        </w:pPrChange>
      </w:pPr>
      <w:del w:id="2253" w:author="Kuba Fa" w:date="2023-03-11T11:03:00Z">
        <w:r w:rsidRPr="0080544F" w:rsidDel="00C24D74">
          <w:rPr>
            <w:noProof/>
          </w:rPr>
          <w:lastRenderedPageBreak/>
          <w:drawing>
            <wp:inline distT="0" distB="0" distL="0" distR="0" wp14:anchorId="185FFE23" wp14:editId="70C47AFF">
              <wp:extent cx="5191125" cy="8105062"/>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125" cy="8105062"/>
                      </a:xfrm>
                      <a:prstGeom prst="rect">
                        <a:avLst/>
                      </a:prstGeom>
                    </pic:spPr>
                  </pic:pic>
                </a:graphicData>
              </a:graphic>
            </wp:inline>
          </w:drawing>
        </w:r>
      </w:del>
    </w:p>
    <w:p w14:paraId="1B4267FF" w14:textId="7CE2698A" w:rsidR="00C24D74" w:rsidRDefault="00C24D74">
      <w:pPr>
        <w:pStyle w:val="Legenda"/>
        <w:jc w:val="center"/>
        <w:rPr>
          <w:ins w:id="2254" w:author="Kuba Fa" w:date="2023-03-11T11:03:00Z"/>
        </w:rPr>
        <w:pPrChange w:id="2255" w:author="Kuba Fa" w:date="2023-03-11T18:54:00Z">
          <w:pPr>
            <w:pStyle w:val="Legenda"/>
            <w:jc w:val="both"/>
          </w:pPr>
        </w:pPrChange>
      </w:pPr>
      <w:ins w:id="2256" w:author="Kuba Fa" w:date="2023-03-11T11:03:00Z">
        <w:r>
          <w:rPr>
            <w:noProof/>
          </w:rPr>
          <w:lastRenderedPageBreak/>
          <w:drawing>
            <wp:inline distT="0" distB="0" distL="0" distR="0" wp14:anchorId="5C2F04E9" wp14:editId="18187237">
              <wp:extent cx="5760720" cy="648462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6484620"/>
                      </a:xfrm>
                      <a:prstGeom prst="rect">
                        <a:avLst/>
                      </a:prstGeom>
                      <a:noFill/>
                      <a:ln>
                        <a:noFill/>
                      </a:ln>
                    </pic:spPr>
                  </pic:pic>
                </a:graphicData>
              </a:graphic>
            </wp:inline>
          </w:drawing>
        </w:r>
      </w:ins>
    </w:p>
    <w:p w14:paraId="25BF5DE1" w14:textId="1E9D6AD2" w:rsidR="006B74F2" w:rsidRPr="00267892" w:rsidRDefault="006B74F2">
      <w:pPr>
        <w:pStyle w:val="Legenda"/>
        <w:jc w:val="center"/>
        <w:rPr>
          <w:ins w:id="2257" w:author="Kuba Fa" w:date="2023-03-11T11:04:00Z"/>
          <w:sz w:val="22"/>
          <w:szCs w:val="22"/>
          <w:rPrChange w:id="2258" w:author="Kuba Fa" w:date="2023-03-11T18:53:00Z">
            <w:rPr>
              <w:ins w:id="2259" w:author="Kuba Fa" w:date="2023-03-11T11:04:00Z"/>
            </w:rPr>
          </w:rPrChange>
        </w:rPr>
        <w:pPrChange w:id="2260" w:author="Kuba Fa" w:date="2023-03-11T18:53:00Z">
          <w:pPr>
            <w:pStyle w:val="Legenda"/>
            <w:jc w:val="both"/>
          </w:pPr>
        </w:pPrChange>
      </w:pPr>
      <w:r w:rsidRPr="00267892">
        <w:rPr>
          <w:sz w:val="22"/>
          <w:szCs w:val="22"/>
          <w:rPrChange w:id="2261" w:author="Kuba Fa" w:date="2023-03-11T18:53:00Z">
            <w:rPr/>
          </w:rPrChange>
        </w:rPr>
        <w:t>Rysunek 2</w:t>
      </w:r>
      <w:ins w:id="2262" w:author="Kuba Fa" w:date="2023-03-10T20:29:00Z">
        <w:r w:rsidR="002420F2" w:rsidRPr="00267892">
          <w:rPr>
            <w:sz w:val="22"/>
            <w:szCs w:val="22"/>
            <w:rPrChange w:id="2263" w:author="Kuba Fa" w:date="2023-03-11T18:53:00Z">
              <w:rPr/>
            </w:rPrChange>
          </w:rPr>
          <w:t>4</w:t>
        </w:r>
      </w:ins>
      <w:del w:id="2264" w:author="Kuba Fa" w:date="2023-03-10T17:24:00Z">
        <w:r w:rsidRPr="00267892" w:rsidDel="00764647">
          <w:rPr>
            <w:sz w:val="22"/>
            <w:szCs w:val="22"/>
            <w:rPrChange w:id="2265" w:author="Kuba Fa" w:date="2023-03-11T18:53:00Z">
              <w:rPr/>
            </w:rPrChange>
          </w:rPr>
          <w:delText>7</w:delText>
        </w:r>
      </w:del>
      <w:r w:rsidRPr="00267892">
        <w:rPr>
          <w:sz w:val="22"/>
          <w:szCs w:val="22"/>
          <w:rPrChange w:id="2266" w:author="Kuba Fa" w:date="2023-03-11T18:53:00Z">
            <w:rPr/>
          </w:rPrChange>
        </w:rPr>
        <w:t xml:space="preserve"> </w:t>
      </w:r>
      <w:del w:id="2267" w:author="Kuba Fa" w:date="2023-03-11T10:56:00Z">
        <w:r w:rsidRPr="00267892" w:rsidDel="00E47A81">
          <w:rPr>
            <w:sz w:val="22"/>
            <w:szCs w:val="22"/>
            <w:rPrChange w:id="2268" w:author="Kuba Fa" w:date="2023-03-11T18:53:00Z">
              <w:rPr/>
            </w:rPrChange>
          </w:rPr>
          <w:delText>-</w:delText>
        </w:r>
      </w:del>
      <w:r w:rsidRPr="00267892">
        <w:rPr>
          <w:sz w:val="22"/>
          <w:szCs w:val="22"/>
          <w:rPrChange w:id="2269" w:author="Kuba Fa" w:date="2023-03-11T18:53:00Z">
            <w:rPr/>
          </w:rPrChange>
        </w:rPr>
        <w:t xml:space="preserve"> </w:t>
      </w:r>
      <w:del w:id="2270" w:author="Kuba Fa" w:date="2023-03-11T10:56:00Z">
        <w:r w:rsidRPr="00267892" w:rsidDel="00E47A81">
          <w:rPr>
            <w:sz w:val="22"/>
            <w:szCs w:val="22"/>
            <w:rPrChange w:id="2271" w:author="Kuba Fa" w:date="2023-03-11T18:53:00Z">
              <w:rPr/>
            </w:rPrChange>
          </w:rPr>
          <w:delText>Podstrona wyświetlająca szczegółowe informacje o meczu w widoku mobilnym</w:delText>
        </w:r>
      </w:del>
    </w:p>
    <w:p w14:paraId="7B5B93C5" w14:textId="77777777" w:rsidR="00C24D74" w:rsidRPr="00C24D74" w:rsidRDefault="00C24D74" w:rsidP="00C24D74">
      <w:pPr>
        <w:pStyle w:val="Legenda"/>
        <w:jc w:val="both"/>
        <w:rPr>
          <w:ins w:id="2272" w:author="Kuba Fa" w:date="2023-03-11T11:04:00Z"/>
          <w:rFonts w:ascii="Times New Roman" w:hAnsi="Times New Roman" w:cs="Times New Roman"/>
          <w:i w:val="0"/>
          <w:iCs w:val="0"/>
          <w:sz w:val="24"/>
          <w:szCs w:val="24"/>
          <w:rPrChange w:id="2273" w:author="Kuba Fa" w:date="2023-03-11T11:05:00Z">
            <w:rPr>
              <w:ins w:id="2274" w:author="Kuba Fa" w:date="2023-03-11T11:04:00Z"/>
            </w:rPr>
          </w:rPrChange>
        </w:rPr>
      </w:pPr>
      <w:ins w:id="2275" w:author="Kuba Fa" w:date="2023-03-11T11:04:00Z">
        <w:r w:rsidRPr="00C24D74">
          <w:rPr>
            <w:rFonts w:ascii="Times New Roman" w:hAnsi="Times New Roman" w:cs="Times New Roman"/>
            <w:i w:val="0"/>
            <w:iCs w:val="0"/>
            <w:sz w:val="24"/>
            <w:szCs w:val="24"/>
            <w:rPrChange w:id="2276" w:author="Kuba Fa" w:date="2023-03-11T11:05:00Z">
              <w:rPr/>
            </w:rPrChange>
          </w:rPr>
          <w:t>Rozwinięty boczny panel w widoku mobilnym</w:t>
        </w:r>
      </w:ins>
    </w:p>
    <w:p w14:paraId="1817C0F3" w14:textId="6251E8C4" w:rsidR="00C24D74" w:rsidRPr="00C24D74" w:rsidDel="00C24D74" w:rsidRDefault="00C24D74">
      <w:pPr>
        <w:pStyle w:val="MojNormalny2"/>
        <w:rPr>
          <w:del w:id="2277" w:author="Kuba Fa" w:date="2023-03-11T11:04:00Z"/>
        </w:rPr>
        <w:pPrChange w:id="2278" w:author="Kuba Fa" w:date="2023-03-11T11:04:00Z">
          <w:pPr>
            <w:pStyle w:val="Legenda"/>
            <w:jc w:val="both"/>
          </w:pPr>
        </w:pPrChange>
      </w:pPr>
    </w:p>
    <w:p w14:paraId="398157A8" w14:textId="77777777" w:rsidR="006B74F2" w:rsidRDefault="006B74F2">
      <w:pPr>
        <w:pStyle w:val="MojNormalny2"/>
        <w:keepNext/>
        <w:ind w:firstLine="0"/>
        <w:jc w:val="center"/>
        <w:pPrChange w:id="2279" w:author="Kuba Fa" w:date="2023-03-11T18:54:00Z">
          <w:pPr>
            <w:pStyle w:val="MojNormalny2"/>
            <w:keepNext/>
            <w:ind w:firstLine="0"/>
          </w:pPr>
        </w:pPrChange>
      </w:pPr>
      <w:r w:rsidRPr="00D44264">
        <w:rPr>
          <w:noProof/>
        </w:rPr>
        <w:lastRenderedPageBreak/>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8375" cy="7163800"/>
                    </a:xfrm>
                    <a:prstGeom prst="rect">
                      <a:avLst/>
                    </a:prstGeom>
                  </pic:spPr>
                </pic:pic>
              </a:graphicData>
            </a:graphic>
          </wp:inline>
        </w:drawing>
      </w:r>
    </w:p>
    <w:p w14:paraId="320C967B" w14:textId="016A2894" w:rsidR="006B74F2" w:rsidRPr="00267892" w:rsidRDefault="006B74F2">
      <w:pPr>
        <w:pStyle w:val="Legenda"/>
        <w:jc w:val="center"/>
        <w:rPr>
          <w:sz w:val="22"/>
          <w:szCs w:val="22"/>
          <w:rPrChange w:id="2280" w:author="Kuba Fa" w:date="2023-03-11T18:54:00Z">
            <w:rPr/>
          </w:rPrChange>
        </w:rPr>
        <w:pPrChange w:id="2281" w:author="Kuba Fa" w:date="2023-03-11T18:54:00Z">
          <w:pPr>
            <w:pStyle w:val="Legenda"/>
            <w:jc w:val="both"/>
          </w:pPr>
        </w:pPrChange>
      </w:pPr>
      <w:r w:rsidRPr="00267892">
        <w:rPr>
          <w:sz w:val="22"/>
          <w:szCs w:val="22"/>
          <w:rPrChange w:id="2282" w:author="Kuba Fa" w:date="2023-03-11T18:54:00Z">
            <w:rPr/>
          </w:rPrChange>
        </w:rPr>
        <w:t>Rysunek 2</w:t>
      </w:r>
      <w:ins w:id="2283" w:author="Kuba Fa" w:date="2023-03-10T20:29:00Z">
        <w:r w:rsidR="002420F2" w:rsidRPr="00267892">
          <w:rPr>
            <w:sz w:val="22"/>
            <w:szCs w:val="22"/>
            <w:rPrChange w:id="2284" w:author="Kuba Fa" w:date="2023-03-11T18:54:00Z">
              <w:rPr/>
            </w:rPrChange>
          </w:rPr>
          <w:t>5</w:t>
        </w:r>
      </w:ins>
      <w:del w:id="2285" w:author="Kuba Fa" w:date="2023-03-10T17:24:00Z">
        <w:r w:rsidRPr="00267892" w:rsidDel="00764647">
          <w:rPr>
            <w:sz w:val="22"/>
            <w:szCs w:val="22"/>
            <w:rPrChange w:id="2286" w:author="Kuba Fa" w:date="2023-03-11T18:54:00Z">
              <w:rPr/>
            </w:rPrChange>
          </w:rPr>
          <w:delText>8</w:delText>
        </w:r>
      </w:del>
      <w:r w:rsidRPr="00267892">
        <w:rPr>
          <w:sz w:val="22"/>
          <w:szCs w:val="22"/>
          <w:rPrChange w:id="2287" w:author="Kuba Fa" w:date="2023-03-11T18:54:00Z">
            <w:rPr/>
          </w:rPrChange>
        </w:rPr>
        <w:t xml:space="preserve"> </w:t>
      </w:r>
      <w:del w:id="2288" w:author="Kuba Fa" w:date="2023-03-11T11:04:00Z">
        <w:r w:rsidRPr="00267892" w:rsidDel="00C24D74">
          <w:rPr>
            <w:sz w:val="22"/>
            <w:szCs w:val="22"/>
            <w:rPrChange w:id="2289" w:author="Kuba Fa" w:date="2023-03-11T18:54:00Z">
              <w:rPr/>
            </w:rPrChange>
          </w:rPr>
          <w:delText>-</w:delText>
        </w:r>
      </w:del>
      <w:r w:rsidRPr="00267892">
        <w:rPr>
          <w:sz w:val="22"/>
          <w:szCs w:val="22"/>
          <w:rPrChange w:id="2290" w:author="Kuba Fa" w:date="2023-03-11T18:54:00Z">
            <w:rPr/>
          </w:rPrChange>
        </w:rPr>
        <w:t xml:space="preserve"> </w:t>
      </w:r>
      <w:del w:id="2291" w:author="Kuba Fa" w:date="2023-03-11T11:04:00Z">
        <w:r w:rsidRPr="00267892" w:rsidDel="00C24D74">
          <w:rPr>
            <w:sz w:val="22"/>
            <w:szCs w:val="22"/>
            <w:rPrChange w:id="2292" w:author="Kuba Fa" w:date="2023-03-11T18:54:00Z">
              <w:rPr/>
            </w:rPrChange>
          </w:rPr>
          <w:delText>Rozwinięty boczny panel w widoku mobilnym</w:delText>
        </w:r>
      </w:del>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3F93E298" w14:textId="2768C6C0" w:rsidR="00CA4A4A" w:rsidRDefault="00CA4A4A" w:rsidP="00B94741">
      <w:pPr>
        <w:rPr>
          <w:color w:val="000000"/>
          <w:sz w:val="24"/>
          <w:szCs w:val="24"/>
        </w:rPr>
      </w:pPr>
    </w:p>
    <w:p w14:paraId="799D6BF1" w14:textId="77777777" w:rsidR="00CA4A4A" w:rsidRDefault="00CA4A4A" w:rsidP="00B94741">
      <w:pPr>
        <w:rPr>
          <w:color w:val="000000"/>
          <w:sz w:val="24"/>
          <w:szCs w:val="24"/>
        </w:rPr>
      </w:pPr>
    </w:p>
    <w:p w14:paraId="2C5CD867" w14:textId="3DDC28FB" w:rsidR="004C2FE9" w:rsidRDefault="004C2FE9">
      <w:pPr>
        <w:pStyle w:val="MojNormalny2"/>
        <w:ind w:firstLine="0"/>
        <w:jc w:val="left"/>
        <w:rPr>
          <w:b/>
          <w:bCs/>
          <w:sz w:val="32"/>
          <w:szCs w:val="32"/>
        </w:rPr>
        <w:pPrChange w:id="2293" w:author="Kuba Fa" w:date="2023-02-02T18:18:00Z">
          <w:pPr>
            <w:pStyle w:val="MojNormalny2"/>
            <w:ind w:firstLine="0"/>
          </w:pPr>
        </w:pPrChange>
      </w:pPr>
      <w:r w:rsidRPr="00B94741">
        <w:rPr>
          <w:b/>
          <w:bCs/>
          <w:sz w:val="32"/>
          <w:szCs w:val="32"/>
        </w:rPr>
        <w:lastRenderedPageBreak/>
        <w:t xml:space="preserve">3.3 </w:t>
      </w:r>
      <w:r w:rsidR="00886F83">
        <w:rPr>
          <w:b/>
          <w:bCs/>
          <w:sz w:val="32"/>
          <w:szCs w:val="32"/>
        </w:rPr>
        <w:t>Możliwe rozwinięcia</w:t>
      </w:r>
    </w:p>
    <w:p w14:paraId="68DD99BB" w14:textId="36D3ABE1" w:rsidR="00886F83" w:rsidRDefault="00886F83">
      <w:pPr>
        <w:pStyle w:val="MojNormalny2"/>
        <w:ind w:firstLine="0"/>
        <w:jc w:val="left"/>
        <w:rPr>
          <w:b/>
          <w:bCs/>
          <w:sz w:val="32"/>
          <w:szCs w:val="32"/>
        </w:rPr>
        <w:pPrChange w:id="2294" w:author="Kuba Fa" w:date="2023-02-02T18:18:00Z">
          <w:pPr>
            <w:pStyle w:val="MojNormalny2"/>
            <w:ind w:firstLine="0"/>
          </w:pPr>
        </w:pPrChange>
      </w:pPr>
      <w:r>
        <w:t xml:space="preserve">Aplikacja pobiera większość informacji potrzebnych do generowania po stronie z API Flashscore. </w:t>
      </w:r>
      <w:del w:id="2295" w:author="Kuba Fa" w:date="2023-03-11T11:07:00Z">
        <w:r w:rsidDel="00C24D74">
          <w:delText xml:space="preserve">Jest to darmowe API, lecz po przekroczeniu danej ilości zapytań w miesiącu, aby aplikacja działała prawidłowo na jednym kluczu potrzebna jest zapłata. </w:delText>
        </w:r>
      </w:del>
      <w:del w:id="2296" w:author="Kuba Fa" w:date="2023-03-11T11:10:00Z">
        <w:r w:rsidDel="00012021">
          <w:delText xml:space="preserve">W przypadku indywidualnej pracy </w:delText>
        </w:r>
      </w:del>
      <w:del w:id="2297" w:author="Kuba Fa" w:date="2023-03-11T11:09:00Z">
        <w:r w:rsidDel="00012021">
          <w:delText>nie mam problemów z liczbą zapytań, a w razie potrzeby mogę podmienić klucz z innego konta w kodzie.</w:delText>
        </w:r>
      </w:del>
      <w:ins w:id="2298" w:author="Kuba Fa" w:date="2023-03-11T11:10:00Z">
        <w:r w:rsidR="00012021">
          <w:t xml:space="preserve">Obecnie </w:t>
        </w:r>
      </w:ins>
      <w:ins w:id="2299" w:author="Kuba Fa" w:date="2023-03-11T11:09:00Z">
        <w:r w:rsidR="00012021">
          <w:t>nie jest to problemem</w:t>
        </w:r>
      </w:ins>
      <w:ins w:id="2300" w:author="Kuba Fa" w:date="2023-03-11T11:10:00Z">
        <w:r w:rsidR="00012021">
          <w:t>.</w:t>
        </w:r>
      </w:ins>
      <w:r>
        <w:t xml:space="preserve"> Lecz w </w:t>
      </w:r>
      <w:del w:id="2301" w:author="Kuba Fa" w:date="2023-03-11T11:11:00Z">
        <w:r w:rsidDel="00012021">
          <w:delText>momencie gdybym chciał opublikować stronę do szerszego grona powstałby większy problem.</w:delText>
        </w:r>
      </w:del>
      <w:ins w:id="2302" w:author="Kuba Fa" w:date="2023-03-11T11:11:00Z">
        <w:r w:rsidR="00012021">
          <w:t>razi</w:t>
        </w:r>
      </w:ins>
      <w:ins w:id="2303" w:author="Kuba Fa" w:date="2023-03-11T11:12:00Z">
        <w:r w:rsidR="00012021">
          <w:t>e</w:t>
        </w:r>
      </w:ins>
      <w:ins w:id="2304" w:author="Kuba Fa" w:date="2023-03-11T11:11:00Z">
        <w:r w:rsidR="00012021">
          <w:t xml:space="preserve"> </w:t>
        </w:r>
      </w:ins>
      <w:ins w:id="2305" w:author="Kuba Fa" w:date="2023-03-11T11:13:00Z">
        <w:r w:rsidR="00012021">
          <w:t>rozwoju aplikacji i skierowania jej w większą liczbę odbiorców, dobr</w:t>
        </w:r>
      </w:ins>
      <w:ins w:id="2306" w:author="Kuba Fa" w:date="2023-03-11T11:14:00Z">
        <w:r w:rsidR="00012021">
          <w:t xml:space="preserve">ym rozwiązaniem byłoby </w:t>
        </w:r>
      </w:ins>
      <w:ins w:id="2307" w:author="Kuba Fa" w:date="2023-03-11T11:16:00Z">
        <w:r w:rsidR="00012021">
          <w:t xml:space="preserve">uniezależnienie od niezawodności </w:t>
        </w:r>
      </w:ins>
      <w:ins w:id="2308" w:author="Kuba Fa" w:date="2023-03-11T11:17:00Z">
        <w:r w:rsidR="00012021">
          <w:t>zewnętrznych źródeł.</w:t>
        </w:r>
      </w:ins>
      <w:ins w:id="2309" w:author="Kuba Fa" w:date="2023-03-11T11:11:00Z">
        <w:r w:rsidR="00012021">
          <w:t xml:space="preserve"> </w:t>
        </w:r>
      </w:ins>
      <w:r>
        <w:t xml:space="preserve"> Dane z API można pobierać raz przed każd</w:t>
      </w:r>
      <w:ins w:id="2310" w:author="Kuba Fa" w:date="2023-03-11T11:17:00Z">
        <w:r w:rsidR="00012021">
          <w:t xml:space="preserve">ym cyklem spotkań </w:t>
        </w:r>
      </w:ins>
      <w:del w:id="2311" w:author="Kuba Fa" w:date="2023-03-11T11:17:00Z">
        <w:r w:rsidDel="00012021">
          <w:delText>ą kolejką</w:delText>
        </w:r>
      </w:del>
      <w:ins w:id="2312" w:author="Kuba Fa" w:date="2023-03-11T11:17:00Z">
        <w:r w:rsidR="00012021">
          <w:t xml:space="preserve">(zazwyczaj odbywają się one od piątku do poniedziałku) </w:t>
        </w:r>
      </w:ins>
      <w:del w:id="2313" w:author="Kuba Fa" w:date="2023-03-11T11:17:00Z">
        <w:r w:rsidDel="00012021">
          <w:delText xml:space="preserve"> </w:delText>
        </w:r>
      </w:del>
      <w:del w:id="2314" w:author="Kuba Fa" w:date="2023-03-11T11:18:00Z">
        <w:r w:rsidDel="00012021">
          <w:delText>i</w:delText>
        </w:r>
      </w:del>
      <w:ins w:id="2315" w:author="Kuba Fa" w:date="2023-03-11T11:18:00Z">
        <w:r w:rsidR="00012021">
          <w:t>.</w:t>
        </w:r>
      </w:ins>
      <w:r>
        <w:t xml:space="preserve"> </w:t>
      </w:r>
      <w:ins w:id="2316" w:author="Kuba Fa" w:date="2023-03-11T11:18:00Z">
        <w:r w:rsidR="00012021">
          <w:t xml:space="preserve">W takiej sytuacji </w:t>
        </w:r>
      </w:ins>
      <w:r>
        <w:t xml:space="preserve">generowanie zapytania </w:t>
      </w:r>
      <w:ins w:id="2317" w:author="Kuba Fa" w:date="2023-03-11T11:18:00Z">
        <w:r w:rsidR="00012021">
          <w:t xml:space="preserve">do API </w:t>
        </w:r>
      </w:ins>
      <w:r>
        <w:t xml:space="preserve">za każdym kliknięciem w podstronę nie jest potrzebne. </w:t>
      </w:r>
      <w:del w:id="2318" w:author="Kuba Fa" w:date="2023-03-11T11:18:00Z">
        <w:r w:rsidR="008C024B" w:rsidDel="001E7367">
          <w:delText xml:space="preserve">W takich sytuacjach skorzystanie z </w:delText>
        </w:r>
        <w:r w:rsidR="00662706" w:rsidDel="001E7367">
          <w:delText>takiego oprogramowania</w:delText>
        </w:r>
        <w:r w:rsidR="008C024B" w:rsidDel="001E7367">
          <w:delText xml:space="preserve"> jak Redis wydaje się dobrym rozwiązaniem</w:delText>
        </w:r>
      </w:del>
      <w:ins w:id="2319" w:author="Kuba Fa" w:date="2023-03-11T11:18:00Z">
        <w:r w:rsidR="001E7367">
          <w:t xml:space="preserve"> Zamiast tego można skorzystać z bazy danych </w:t>
        </w:r>
      </w:ins>
      <w:ins w:id="2320" w:author="Kuba Fa" w:date="2023-03-11T11:19:00Z">
        <w:r w:rsidR="001E7367">
          <w:t>przy użyciu Redis</w:t>
        </w:r>
      </w:ins>
      <w:ins w:id="2321" w:author="Kuba Fa" w:date="2023-03-11T11:18:00Z">
        <w:r w:rsidR="001E7367">
          <w:t xml:space="preserve"> </w:t>
        </w:r>
      </w:ins>
      <w:r w:rsidR="008C024B">
        <w:t xml:space="preserve">. </w:t>
      </w:r>
      <w:r w:rsidR="00E60ED3">
        <w:t>W razie takie</w:t>
      </w:r>
      <w:ins w:id="2322" w:author="Kuba Fa" w:date="2023-03-11T11:19:00Z">
        <w:r w:rsidR="001E7367">
          <w:t xml:space="preserve">j zmiany </w:t>
        </w:r>
      </w:ins>
      <w:del w:id="2323" w:author="Kuba Fa" w:date="2023-03-11T11:19:00Z">
        <w:r w:rsidR="00E60ED3" w:rsidDel="001E7367">
          <w:delText>go wariantu</w:delText>
        </w:r>
      </w:del>
      <w:r w:rsidR="00E60ED3">
        <w:t xml:space="preserve">, </w:t>
      </w:r>
      <w:del w:id="2324" w:author="Kuba Fa" w:date="2023-03-11T11:19:00Z">
        <w:r w:rsidR="00E60ED3" w:rsidDel="001E7367">
          <w:delText>cenną funkcjonalnością, byłoby</w:delText>
        </w:r>
      </w:del>
      <w:ins w:id="2325" w:author="Kuba Fa" w:date="2023-03-11T11:20:00Z">
        <w:r w:rsidR="001E7367">
          <w:t xml:space="preserve"> </w:t>
        </w:r>
      </w:ins>
      <w:ins w:id="2326" w:author="Kuba Fa" w:date="2023-03-11T11:19:00Z">
        <w:r w:rsidR="001E7367">
          <w:t>moż</w:t>
        </w:r>
      </w:ins>
      <w:ins w:id="2327" w:author="Kuba Fa" w:date="2023-03-11T11:20:00Z">
        <w:r w:rsidR="001E7367">
          <w:t>liwe by się stało</w:t>
        </w:r>
      </w:ins>
      <w:r w:rsidR="00E60ED3">
        <w:t xml:space="preserve"> zapisywanie </w:t>
      </w:r>
      <w:del w:id="2328" w:author="Kuba Fa" w:date="2023-03-11T11:20:00Z">
        <w:r w:rsidR="00E60ED3" w:rsidDel="001E7367">
          <w:delText xml:space="preserve">przewidywań </w:delText>
        </w:r>
      </w:del>
      <w:ins w:id="2329" w:author="Kuba Fa" w:date="2023-03-11T11:20:00Z">
        <w:r w:rsidR="001E7367">
          <w:t xml:space="preserve">szacowań </w:t>
        </w:r>
      </w:ins>
      <w:r w:rsidR="00E60ED3">
        <w:t>z wcześniejszych meczy</w:t>
      </w:r>
      <w:ins w:id="2330" w:author="Kuba Fa" w:date="2023-03-11T11:20:00Z">
        <w:r w:rsidR="001E7367">
          <w:t>.</w:t>
        </w:r>
      </w:ins>
      <w:r w:rsidR="00E60ED3">
        <w:t xml:space="preserve"> </w:t>
      </w:r>
      <w:del w:id="2331" w:author="Kuba Fa" w:date="2023-03-11T11:20:00Z">
        <w:r w:rsidR="00E60ED3" w:rsidDel="001E7367">
          <w:delText xml:space="preserve">w bazie danych, co umożliwiłoby </w:delText>
        </w:r>
      </w:del>
      <w:ins w:id="2332" w:author="Kuba Fa" w:date="2023-03-11T11:20:00Z">
        <w:r w:rsidR="001E7367">
          <w:t xml:space="preserve">Umożliwiłoby to </w:t>
        </w:r>
      </w:ins>
      <w:r w:rsidR="00E60ED3">
        <w:t>obliczanie</w:t>
      </w:r>
      <w:ins w:id="2333" w:author="Kuba Fa" w:date="2023-03-11T11:21:00Z">
        <w:r w:rsidR="001E7367">
          <w:t xml:space="preserve"> skuteczności</w:t>
        </w:r>
      </w:ins>
      <w:r w:rsidR="00E60ED3">
        <w:t xml:space="preserve"> </w:t>
      </w:r>
      <w:del w:id="2334" w:author="Kuba Fa" w:date="2023-03-11T11:21:00Z">
        <w:r w:rsidR="00E60ED3" w:rsidDel="001E7367">
          <w:delText xml:space="preserve">na bieżąco zysku i strat podczas korzystania z konkretnych sposobów typowania. </w:delText>
        </w:r>
      </w:del>
      <w:ins w:id="2335" w:author="Kuba Fa" w:date="2023-03-11T11:21:00Z">
        <w:r w:rsidR="001E7367">
          <w:t xml:space="preserve">typowania każdego ze źródeł. </w:t>
        </w:r>
      </w:ins>
      <w:r w:rsidR="008C024B">
        <w:t xml:space="preserve">Dodatkowo, </w:t>
      </w:r>
      <w:del w:id="2336" w:author="Kuba Fa" w:date="2023-03-11T11:22:00Z">
        <w:r w:rsidR="008C024B" w:rsidDel="001E7367">
          <w:delText>mógłbym rozszerzyć</w:delText>
        </w:r>
      </w:del>
      <w:ins w:id="2337" w:author="Kuba Fa" w:date="2023-03-11T11:22:00Z">
        <w:r w:rsidR="001E7367">
          <w:t>możliwe jest rozszerzenie</w:t>
        </w:r>
      </w:ins>
      <w:r w:rsidR="008C024B">
        <w:t xml:space="preserve"> aplikacj</w:t>
      </w:r>
      <w:ins w:id="2338" w:author="Kuba Fa" w:date="2023-03-11T11:22:00Z">
        <w:r w:rsidR="001E7367">
          <w:t>i</w:t>
        </w:r>
      </w:ins>
      <w:del w:id="2339" w:author="Kuba Fa" w:date="2023-03-11T11:22:00Z">
        <w:r w:rsidR="008C024B" w:rsidDel="001E7367">
          <w:delText>e</w:delText>
        </w:r>
      </w:del>
      <w:r w:rsidR="008C024B">
        <w:t xml:space="preserve"> o </w:t>
      </w:r>
      <w:del w:id="2340" w:author="Kuba Fa" w:date="2023-03-11T11:22:00Z">
        <w:r w:rsidR="008C024B" w:rsidDel="001E7367">
          <w:delText>więcej popularnych lig</w:delText>
        </w:r>
      </w:del>
      <w:ins w:id="2341" w:author="Kuba Fa" w:date="2023-03-11T11:22:00Z">
        <w:r w:rsidR="001E7367">
          <w:t xml:space="preserve"> większa liczbe rozgrywek ligowych</w:t>
        </w:r>
      </w:ins>
      <w:r w:rsidR="008C024B">
        <w:t xml:space="preserve">. </w:t>
      </w:r>
      <w:del w:id="2342" w:author="Kuba Fa" w:date="2023-03-11T11:22:00Z">
        <w:r w:rsidR="008C024B" w:rsidDel="001E7367">
          <w:delText>Tak jak wspomniałem w jednym z poprzednich podpunktów wynik często jest zależny od rodzaju ligi ze względu na styl gry, który przekłada się na ilość remisów i liczbę bramek. Aczkolwiek nie byłoby większym problemem, by pobierać informacje o aktualnym procencie remisów za pomocą web</w:delText>
        </w:r>
        <w:r w:rsidR="00541943" w:rsidDel="001E7367">
          <w:delText xml:space="preserve">scrappingu z portalu eprogresja.net. </w:delText>
        </w:r>
      </w:del>
      <w:r w:rsidR="00541943">
        <w:t xml:space="preserve">Dodatkowo istnieje możliwość włączenia statystyk z meczu (takich jak posiadanie piłki, strzały, niebezpieczne ataki) do skryptu </w:t>
      </w:r>
      <w:del w:id="2343" w:author="Kuba Fa" w:date="2023-03-11T11:23:00Z">
        <w:r w:rsidR="00541943" w:rsidDel="001E7367">
          <w:delText>obliczającego najbardziej popularny</w:delText>
        </w:r>
      </w:del>
      <w:ins w:id="2344" w:author="Kuba Fa" w:date="2023-03-11T11:23:00Z">
        <w:r w:rsidR="001E7367">
          <w:t xml:space="preserve"> typującego</w:t>
        </w:r>
      </w:ins>
      <w:r w:rsidR="00541943">
        <w:t xml:space="preserve"> rezultat. Te dane dostępne są w API Flashscore </w:t>
      </w:r>
      <w:r w:rsidR="007701CE">
        <w:t xml:space="preserve">i </w:t>
      </w:r>
      <w:del w:id="2345" w:author="Kuba Fa" w:date="2023-03-11T11:23:00Z">
        <w:r w:rsidR="007701CE" w:rsidDel="001E7367">
          <w:delText>być może pomogłyby w lepszej</w:delText>
        </w:r>
        <w:r w:rsidR="00541943" w:rsidDel="001E7367">
          <w:delText xml:space="preserve"> predykcji</w:delText>
        </w:r>
      </w:del>
      <w:ins w:id="2346" w:author="Kuba Fa" w:date="2023-03-11T11:23:00Z">
        <w:r w:rsidR="001E7367">
          <w:t>mogłyby ulepsz</w:t>
        </w:r>
      </w:ins>
      <w:ins w:id="2347" w:author="Kuba Fa" w:date="2023-03-11T11:24:00Z">
        <w:r w:rsidR="001E7367">
          <w:t>yć tą funkcjonalność</w:t>
        </w:r>
      </w:ins>
      <w:r w:rsidR="00541943">
        <w:t xml:space="preserve">, aczkolwiek </w:t>
      </w:r>
      <w:ins w:id="2348" w:author="Kuba Fa" w:date="2023-03-11T11:24:00Z">
        <w:r w:rsidR="001E7367">
          <w:t xml:space="preserve">praca nad tym </w:t>
        </w:r>
      </w:ins>
      <w:r w:rsidR="00541943">
        <w:t>wymagał</w:t>
      </w:r>
      <w:ins w:id="2349" w:author="Kuba Fa" w:date="2023-03-11T11:24:00Z">
        <w:r w:rsidR="001E7367">
          <w:t>a</w:t>
        </w:r>
      </w:ins>
      <w:del w:id="2350" w:author="Kuba Fa" w:date="2023-03-11T11:24:00Z">
        <w:r w:rsidR="00541943" w:rsidDel="001E7367">
          <w:delText>o</w:delText>
        </w:r>
      </w:del>
      <w:r w:rsidR="00541943">
        <w:t xml:space="preserve">by </w:t>
      </w:r>
      <w:del w:id="2351" w:author="Kuba Fa" w:date="2023-03-11T11:24:00Z">
        <w:r w:rsidR="00541943" w:rsidDel="001E7367">
          <w:delText xml:space="preserve">to </w:delText>
        </w:r>
      </w:del>
      <w:r w:rsidR="00541943">
        <w:t>głębsze</w:t>
      </w:r>
      <w:r w:rsidR="007701CE">
        <w:t>j analizy</w:t>
      </w:r>
      <w:r w:rsidR="00541943">
        <w:t xml:space="preserve"> i eksperymentów nad nowym modelem.</w:t>
      </w:r>
    </w:p>
    <w:p w14:paraId="79722E08" w14:textId="0362395B" w:rsidR="004C2FE9" w:rsidRDefault="004C2FE9">
      <w:pPr>
        <w:pStyle w:val="MojNormalny2"/>
        <w:ind w:firstLine="0"/>
        <w:rPr>
          <w:b/>
          <w:bCs/>
          <w:sz w:val="32"/>
          <w:szCs w:val="32"/>
        </w:rPr>
      </w:pPr>
    </w:p>
    <w:p w14:paraId="6A3F0E61" w14:textId="10179388" w:rsidR="00CA4A4A" w:rsidRDefault="00CA4A4A">
      <w:pPr>
        <w:pStyle w:val="MojNormalny2"/>
        <w:ind w:firstLine="0"/>
        <w:rPr>
          <w:b/>
          <w:bCs/>
          <w:sz w:val="32"/>
          <w:szCs w:val="32"/>
        </w:rPr>
      </w:pPr>
    </w:p>
    <w:p w14:paraId="73837848" w14:textId="15AA64FC" w:rsidR="00CA4A4A" w:rsidRDefault="00CA4A4A">
      <w:pPr>
        <w:pStyle w:val="MojNormalny2"/>
        <w:ind w:firstLine="0"/>
        <w:rPr>
          <w:b/>
          <w:bCs/>
          <w:sz w:val="32"/>
          <w:szCs w:val="32"/>
        </w:rPr>
      </w:pPr>
    </w:p>
    <w:p w14:paraId="44F0D0B8" w14:textId="6583ED05" w:rsidR="00CA4A4A" w:rsidRDefault="00CA4A4A">
      <w:pPr>
        <w:pStyle w:val="MojNormalny2"/>
        <w:ind w:firstLine="0"/>
        <w:rPr>
          <w:b/>
          <w:bCs/>
          <w:sz w:val="32"/>
          <w:szCs w:val="32"/>
        </w:rPr>
      </w:pPr>
    </w:p>
    <w:p w14:paraId="1128D247" w14:textId="6617B220" w:rsidR="00CA4A4A" w:rsidRDefault="00CA4A4A">
      <w:pPr>
        <w:pStyle w:val="MojNormalny2"/>
        <w:ind w:firstLine="0"/>
        <w:rPr>
          <w:b/>
          <w:bCs/>
          <w:sz w:val="32"/>
          <w:szCs w:val="32"/>
        </w:rPr>
      </w:pPr>
    </w:p>
    <w:p w14:paraId="361968A4" w14:textId="07D02E74" w:rsidR="00CA4A4A" w:rsidRDefault="00CA4A4A">
      <w:pPr>
        <w:pStyle w:val="MojNormalny2"/>
        <w:ind w:firstLine="0"/>
        <w:rPr>
          <w:b/>
          <w:bCs/>
          <w:sz w:val="32"/>
          <w:szCs w:val="32"/>
        </w:rPr>
      </w:pPr>
    </w:p>
    <w:p w14:paraId="5892C792" w14:textId="77777777" w:rsidR="00CA4A4A" w:rsidRDefault="00CA4A4A">
      <w:pPr>
        <w:pStyle w:val="MojNormalny2"/>
        <w:ind w:firstLine="0"/>
        <w:rPr>
          <w:b/>
          <w:bCs/>
          <w:sz w:val="32"/>
          <w:szCs w:val="32"/>
        </w:rPr>
      </w:pPr>
    </w:p>
    <w:p w14:paraId="4F1A4863" w14:textId="2C1C901E" w:rsidR="006B74F2" w:rsidRDefault="006B74F2" w:rsidP="006B74F2">
      <w:pPr>
        <w:pStyle w:val="MojNormalny2"/>
        <w:ind w:firstLine="0"/>
        <w:rPr>
          <w:ins w:id="2352" w:author="Kuba Fa" w:date="2023-03-11T11:25:00Z"/>
          <w:b/>
          <w:bCs/>
          <w:sz w:val="32"/>
          <w:szCs w:val="32"/>
        </w:rPr>
      </w:pPr>
      <w:r>
        <w:rPr>
          <w:b/>
          <w:bCs/>
          <w:sz w:val="32"/>
          <w:szCs w:val="32"/>
        </w:rPr>
        <w:t xml:space="preserve">3.4 Implementacja </w:t>
      </w:r>
      <w:r w:rsidR="00A3272A">
        <w:rPr>
          <w:b/>
          <w:bCs/>
          <w:sz w:val="32"/>
          <w:szCs w:val="32"/>
        </w:rPr>
        <w:t>systemu</w:t>
      </w:r>
    </w:p>
    <w:p w14:paraId="5ED18D89" w14:textId="2D3FF6D5" w:rsidR="001E7367" w:rsidDel="001E7367" w:rsidRDefault="001E7367" w:rsidP="006B74F2">
      <w:pPr>
        <w:pStyle w:val="MojNormalny2"/>
        <w:ind w:firstLine="0"/>
        <w:rPr>
          <w:del w:id="2353" w:author="Kuba Fa" w:date="2023-03-11T11:25:00Z"/>
          <w:b/>
          <w:bCs/>
          <w:sz w:val="32"/>
          <w:szCs w:val="32"/>
        </w:rPr>
      </w:pPr>
      <w:moveToRangeStart w:id="2354" w:author="Kuba Fa" w:date="2023-03-11T11:25:00Z" w:name="move129426325"/>
      <w:moveTo w:id="2355" w:author="Kuba Fa" w:date="2023-03-11T11:25:00Z">
        <w:r w:rsidRPr="004B16FC">
          <w:t>Funkcja pobierająca z API ostatnie mecze dwóch drużyn, których wynik meczu będzie przewidywany. Zmienna tablicowa ekstraklasaTab została stworzona z powodu wadliwości API. Z założenia w jsonie każdy numer tablicy był przydzielony do osobnych rozgrywek</w:t>
        </w:r>
      </w:moveTo>
      <w:moveToRangeEnd w:id="2354"/>
    </w:p>
    <w:p w14:paraId="2A284EBC" w14:textId="77777777" w:rsidR="00A3272A" w:rsidRDefault="00A3272A" w:rsidP="006B74F2">
      <w:pPr>
        <w:pStyle w:val="MojNormalny2"/>
        <w:ind w:firstLine="0"/>
        <w:rPr>
          <w:b/>
          <w:bCs/>
          <w:sz w:val="32"/>
          <w:szCs w:val="32"/>
        </w:rPr>
      </w:pPr>
    </w:p>
    <w:p w14:paraId="3E57EC42" w14:textId="77777777" w:rsidR="006B74F2" w:rsidRDefault="006B74F2">
      <w:pPr>
        <w:pStyle w:val="MojNormalny2"/>
        <w:keepNext/>
        <w:ind w:firstLine="0"/>
        <w:jc w:val="center"/>
        <w:pPrChange w:id="2356" w:author="Kuba Fa" w:date="2023-03-11T11:25:00Z">
          <w:pPr>
            <w:pStyle w:val="MojNormalny2"/>
            <w:keepNext/>
            <w:ind w:firstLine="0"/>
          </w:pPr>
        </w:pPrChange>
      </w:pPr>
      <w:r w:rsidRPr="00FF517B">
        <w:rPr>
          <w:b/>
          <w:bCs/>
          <w:noProof/>
          <w:sz w:val="32"/>
          <w:szCs w:val="32"/>
        </w:rPr>
        <w:drawing>
          <wp:inline distT="0" distB="0" distL="0" distR="0" wp14:anchorId="15A3F579" wp14:editId="4E0CF1C8">
            <wp:extent cx="5399405" cy="3706495"/>
            <wp:effectExtent l="0" t="0" r="0" b="825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49"/>
                    <a:stretch>
                      <a:fillRect/>
                    </a:stretch>
                  </pic:blipFill>
                  <pic:spPr>
                    <a:xfrm>
                      <a:off x="0" y="0"/>
                      <a:ext cx="5399405" cy="3706495"/>
                    </a:xfrm>
                    <a:prstGeom prst="rect">
                      <a:avLst/>
                    </a:prstGeom>
                  </pic:spPr>
                </pic:pic>
              </a:graphicData>
            </a:graphic>
          </wp:inline>
        </w:drawing>
      </w:r>
    </w:p>
    <w:p w14:paraId="4E0F8834" w14:textId="33F35314" w:rsidR="006B74F2" w:rsidRDefault="006B74F2">
      <w:pPr>
        <w:pStyle w:val="Legenda"/>
        <w:jc w:val="center"/>
        <w:pPrChange w:id="2357" w:author="Kuba Fa" w:date="2023-03-11T11:25:00Z">
          <w:pPr>
            <w:pStyle w:val="Legenda"/>
            <w:jc w:val="both"/>
          </w:pPr>
        </w:pPrChange>
      </w:pPr>
      <w:r w:rsidRPr="00267892">
        <w:rPr>
          <w:sz w:val="22"/>
          <w:szCs w:val="22"/>
          <w:rPrChange w:id="2358" w:author="Kuba Fa" w:date="2023-03-11T18:54:00Z">
            <w:rPr/>
          </w:rPrChange>
        </w:rPr>
        <w:t xml:space="preserve">Rysunek </w:t>
      </w:r>
      <w:ins w:id="2359" w:author="Kuba Fa" w:date="2023-03-10T17:25:00Z">
        <w:r w:rsidR="00764647" w:rsidRPr="00267892">
          <w:rPr>
            <w:sz w:val="22"/>
            <w:szCs w:val="22"/>
            <w:rPrChange w:id="2360" w:author="Kuba Fa" w:date="2023-03-11T18:54:00Z">
              <w:rPr/>
            </w:rPrChange>
          </w:rPr>
          <w:t>2</w:t>
        </w:r>
      </w:ins>
      <w:ins w:id="2361" w:author="Kuba Fa" w:date="2023-03-10T20:29:00Z">
        <w:r w:rsidR="002420F2" w:rsidRPr="00267892">
          <w:rPr>
            <w:sz w:val="22"/>
            <w:szCs w:val="22"/>
            <w:rPrChange w:id="2362" w:author="Kuba Fa" w:date="2023-03-11T18:54:00Z">
              <w:rPr/>
            </w:rPrChange>
          </w:rPr>
          <w:t>6</w:t>
        </w:r>
      </w:ins>
      <w:del w:id="2363" w:author="Kuba Fa" w:date="2023-03-10T17:25:00Z">
        <w:r w:rsidRPr="00267892" w:rsidDel="00764647">
          <w:rPr>
            <w:sz w:val="22"/>
            <w:szCs w:val="22"/>
            <w:rPrChange w:id="2364" w:author="Kuba Fa" w:date="2023-03-11T18:54:00Z">
              <w:rPr/>
            </w:rPrChange>
          </w:rPr>
          <w:delText>18</w:delText>
        </w:r>
      </w:del>
      <w:r>
        <w:t xml:space="preserve"> </w:t>
      </w:r>
      <w:del w:id="2365" w:author="Kuba Fa" w:date="2023-03-11T11:25:00Z">
        <w:r w:rsidDel="001E7367">
          <w:delText xml:space="preserve">- </w:delText>
        </w:r>
      </w:del>
      <w:moveFromRangeStart w:id="2366" w:author="Kuba Fa" w:date="2023-03-11T11:25:00Z" w:name="move129426325"/>
      <w:moveFrom w:id="2367" w:author="Kuba Fa" w:date="2023-03-11T11:25:00Z">
        <w:r w:rsidRPr="004B16FC" w:rsidDel="001E7367">
          <w:t>Funkcja pobierająca z API ostatnie mecze dwóch drużyn, których wynik meczu będzie przewidywany. Zmienna tablicowa ekstraklasaTab została stworzona z powodu wadliwości API. Z założenia w jsonie każdy numer tablicy był przydzielony do osobnych rozgrywek</w:t>
        </w:r>
      </w:moveFrom>
      <w:moveFromRangeEnd w:id="2366"/>
    </w:p>
    <w:p w14:paraId="44E8FFC4" w14:textId="22910FBB" w:rsidR="006B74F2" w:rsidRDefault="006B74F2" w:rsidP="006B74F2">
      <w:pPr>
        <w:pStyle w:val="MojNormalny2"/>
        <w:rPr>
          <w:ins w:id="2368" w:author="Kuba Fa" w:date="2023-03-11T11:25:00Z"/>
        </w:rPr>
      </w:pPr>
    </w:p>
    <w:p w14:paraId="32154C08" w14:textId="7612933D" w:rsidR="001E7367" w:rsidRPr="00CF30D5" w:rsidRDefault="001E7367">
      <w:pPr>
        <w:pStyle w:val="MojNormalny2"/>
        <w:ind w:firstLine="0"/>
        <w:pPrChange w:id="2369" w:author="Kuba Fa" w:date="2023-03-11T11:26:00Z">
          <w:pPr>
            <w:pStyle w:val="MojNormalny2"/>
          </w:pPr>
        </w:pPrChange>
      </w:pPr>
      <w:ins w:id="2370" w:author="Kuba Fa" w:date="2023-03-11T11:25:00Z">
        <w:r w:rsidRPr="00BA32FB">
          <w:t>Funkcja pobierająca z API wysokość kursów bukmacherskich</w:t>
        </w:r>
      </w:ins>
    </w:p>
    <w:p w14:paraId="39A8E9FB" w14:textId="77777777" w:rsidR="006B74F2" w:rsidRDefault="006B74F2">
      <w:pPr>
        <w:pStyle w:val="MojNormalny2"/>
        <w:keepNext/>
        <w:ind w:firstLine="0"/>
        <w:jc w:val="center"/>
        <w:pPrChange w:id="2371" w:author="Kuba Fa" w:date="2023-03-11T11:26:00Z">
          <w:pPr>
            <w:pStyle w:val="MojNormalny2"/>
            <w:keepNext/>
            <w:ind w:firstLine="0"/>
          </w:pPr>
        </w:pPrChange>
      </w:pPr>
      <w:r w:rsidRPr="00401F1D">
        <w:rPr>
          <w:noProof/>
        </w:rPr>
        <w:lastRenderedPageBreak/>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0"/>
                    <a:stretch>
                      <a:fillRect/>
                    </a:stretch>
                  </pic:blipFill>
                  <pic:spPr>
                    <a:xfrm>
                      <a:off x="0" y="0"/>
                      <a:ext cx="5399405" cy="1980565"/>
                    </a:xfrm>
                    <a:prstGeom prst="rect">
                      <a:avLst/>
                    </a:prstGeom>
                  </pic:spPr>
                </pic:pic>
              </a:graphicData>
            </a:graphic>
          </wp:inline>
        </w:drawing>
      </w:r>
    </w:p>
    <w:p w14:paraId="20250B9E" w14:textId="5612976A" w:rsidR="006B74F2" w:rsidRDefault="006B74F2" w:rsidP="001E7367">
      <w:pPr>
        <w:pStyle w:val="Legenda"/>
        <w:jc w:val="center"/>
        <w:rPr>
          <w:ins w:id="2372" w:author="Kuba Fa" w:date="2023-03-11T11:27:00Z"/>
        </w:rPr>
      </w:pPr>
      <w:r w:rsidRPr="00267892">
        <w:rPr>
          <w:sz w:val="22"/>
          <w:szCs w:val="22"/>
          <w:rPrChange w:id="2373" w:author="Kuba Fa" w:date="2023-03-11T18:54:00Z">
            <w:rPr/>
          </w:rPrChange>
        </w:rPr>
        <w:t xml:space="preserve">Rysunek </w:t>
      </w:r>
      <w:ins w:id="2374" w:author="Kuba Fa" w:date="2023-03-10T17:25:00Z">
        <w:r w:rsidR="00764647" w:rsidRPr="00267892">
          <w:rPr>
            <w:sz w:val="22"/>
            <w:szCs w:val="22"/>
            <w:rPrChange w:id="2375" w:author="Kuba Fa" w:date="2023-03-11T18:54:00Z">
              <w:rPr/>
            </w:rPrChange>
          </w:rPr>
          <w:t>2</w:t>
        </w:r>
      </w:ins>
      <w:ins w:id="2376" w:author="Kuba Fa" w:date="2023-03-10T20:29:00Z">
        <w:r w:rsidR="002420F2" w:rsidRPr="00267892">
          <w:rPr>
            <w:sz w:val="22"/>
            <w:szCs w:val="22"/>
            <w:rPrChange w:id="2377" w:author="Kuba Fa" w:date="2023-03-11T18:54:00Z">
              <w:rPr/>
            </w:rPrChange>
          </w:rPr>
          <w:t>7</w:t>
        </w:r>
      </w:ins>
      <w:del w:id="2378" w:author="Kuba Fa" w:date="2023-03-10T17:25:00Z">
        <w:r w:rsidRPr="00267892" w:rsidDel="00764647">
          <w:rPr>
            <w:sz w:val="22"/>
            <w:szCs w:val="22"/>
            <w:rPrChange w:id="2379" w:author="Kuba Fa" w:date="2023-03-11T18:54:00Z">
              <w:rPr/>
            </w:rPrChange>
          </w:rPr>
          <w:delText>19</w:delText>
        </w:r>
      </w:del>
      <w:r>
        <w:t xml:space="preserve"> </w:t>
      </w:r>
      <w:del w:id="2380" w:author="Kuba Fa" w:date="2023-03-11T11:25:00Z">
        <w:r w:rsidDel="001E7367">
          <w:delText xml:space="preserve">- </w:delText>
        </w:r>
        <w:r w:rsidRPr="00BA32FB" w:rsidDel="001E7367">
          <w:delText>Funkcja pobierająca z API wysokość kursów bukmacherskich</w:delText>
        </w:r>
      </w:del>
    </w:p>
    <w:p w14:paraId="224795ED" w14:textId="41B41C26" w:rsidR="001E7367" w:rsidRPr="001E7367" w:rsidRDefault="001E7367">
      <w:pPr>
        <w:pStyle w:val="MojNormalny2"/>
        <w:ind w:firstLine="0"/>
        <w:pPrChange w:id="2381" w:author="Kuba Fa" w:date="2023-03-11T11:27:00Z">
          <w:pPr>
            <w:pStyle w:val="Legenda"/>
            <w:jc w:val="both"/>
          </w:pPr>
        </w:pPrChange>
      </w:pPr>
      <w:ins w:id="2382" w:author="Kuba Fa" w:date="2023-03-11T11:27:00Z">
        <w:r w:rsidRPr="00900077">
          <w:t xml:space="preserve">Wyświetlanie danych z </w:t>
        </w:r>
        <w:r>
          <w:t>portalu Forebet</w:t>
        </w:r>
      </w:ins>
    </w:p>
    <w:p w14:paraId="483B602C" w14:textId="77777777" w:rsidR="006B74F2" w:rsidRDefault="006B74F2">
      <w:pPr>
        <w:pStyle w:val="MojNormalny2"/>
        <w:keepNext/>
        <w:ind w:firstLine="0"/>
        <w:jc w:val="center"/>
        <w:pPrChange w:id="2383" w:author="Kuba Fa" w:date="2023-03-11T11:27:00Z">
          <w:pPr>
            <w:pStyle w:val="MojNormalny2"/>
            <w:keepNext/>
            <w:ind w:firstLine="0"/>
          </w:pPr>
        </w:pPrChange>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1"/>
                    <a:stretch>
                      <a:fillRect/>
                    </a:stretch>
                  </pic:blipFill>
                  <pic:spPr>
                    <a:xfrm>
                      <a:off x="0" y="0"/>
                      <a:ext cx="5399405" cy="2348865"/>
                    </a:xfrm>
                    <a:prstGeom prst="rect">
                      <a:avLst/>
                    </a:prstGeom>
                  </pic:spPr>
                </pic:pic>
              </a:graphicData>
            </a:graphic>
          </wp:inline>
        </w:drawing>
      </w:r>
    </w:p>
    <w:p w14:paraId="28E56588" w14:textId="26ECC8C6" w:rsidR="006B74F2" w:rsidRPr="00267892" w:rsidRDefault="006B74F2" w:rsidP="001E7367">
      <w:pPr>
        <w:pStyle w:val="Legenda"/>
        <w:jc w:val="center"/>
        <w:rPr>
          <w:ins w:id="2384" w:author="Kuba Fa" w:date="2023-03-11T11:28:00Z"/>
          <w:sz w:val="22"/>
          <w:szCs w:val="22"/>
          <w:rPrChange w:id="2385" w:author="Kuba Fa" w:date="2023-03-11T18:54:00Z">
            <w:rPr>
              <w:ins w:id="2386" w:author="Kuba Fa" w:date="2023-03-11T11:28:00Z"/>
            </w:rPr>
          </w:rPrChange>
        </w:rPr>
      </w:pPr>
      <w:r w:rsidRPr="00267892">
        <w:rPr>
          <w:sz w:val="22"/>
          <w:szCs w:val="22"/>
          <w:rPrChange w:id="2387" w:author="Kuba Fa" w:date="2023-03-11T18:54:00Z">
            <w:rPr/>
          </w:rPrChange>
        </w:rPr>
        <w:t xml:space="preserve">Rysunek </w:t>
      </w:r>
      <w:r w:rsidRPr="00267892">
        <w:rPr>
          <w:sz w:val="22"/>
          <w:szCs w:val="22"/>
          <w:rPrChange w:id="2388" w:author="Kuba Fa" w:date="2023-03-11T18:54:00Z">
            <w:rPr/>
          </w:rPrChange>
        </w:rPr>
        <w:fldChar w:fldCharType="begin"/>
      </w:r>
      <w:r w:rsidRPr="00267892">
        <w:rPr>
          <w:sz w:val="22"/>
          <w:szCs w:val="22"/>
          <w:rPrChange w:id="2389" w:author="Kuba Fa" w:date="2023-03-11T18:54:00Z">
            <w:rPr/>
          </w:rPrChange>
        </w:rPr>
        <w:instrText xml:space="preserve"> SEQ Rysunek \* ARABIC </w:instrText>
      </w:r>
      <w:r w:rsidRPr="00267892">
        <w:rPr>
          <w:sz w:val="22"/>
          <w:szCs w:val="22"/>
          <w:rPrChange w:id="2390" w:author="Kuba Fa" w:date="2023-03-11T18:54:00Z">
            <w:rPr>
              <w:noProof/>
            </w:rPr>
          </w:rPrChange>
        </w:rPr>
        <w:fldChar w:fldCharType="separate"/>
      </w:r>
      <w:r w:rsidR="004D225F" w:rsidRPr="00267892">
        <w:rPr>
          <w:noProof/>
          <w:sz w:val="22"/>
          <w:szCs w:val="22"/>
          <w:rPrChange w:id="2391" w:author="Kuba Fa" w:date="2023-03-11T18:54:00Z">
            <w:rPr>
              <w:noProof/>
            </w:rPr>
          </w:rPrChange>
        </w:rPr>
        <w:t>2</w:t>
      </w:r>
      <w:r w:rsidRPr="00267892">
        <w:rPr>
          <w:noProof/>
          <w:sz w:val="22"/>
          <w:szCs w:val="22"/>
          <w:rPrChange w:id="2392" w:author="Kuba Fa" w:date="2023-03-11T18:54:00Z">
            <w:rPr>
              <w:noProof/>
            </w:rPr>
          </w:rPrChange>
        </w:rPr>
        <w:fldChar w:fldCharType="end"/>
      </w:r>
      <w:ins w:id="2393" w:author="Kuba Fa" w:date="2023-03-10T20:30:00Z">
        <w:r w:rsidR="002420F2" w:rsidRPr="00267892">
          <w:rPr>
            <w:sz w:val="22"/>
            <w:szCs w:val="22"/>
            <w:rPrChange w:id="2394" w:author="Kuba Fa" w:date="2023-03-11T18:54:00Z">
              <w:rPr/>
            </w:rPrChange>
          </w:rPr>
          <w:t>8</w:t>
        </w:r>
      </w:ins>
      <w:del w:id="2395" w:author="Kuba Fa" w:date="2023-03-10T17:25:00Z">
        <w:r w:rsidRPr="00267892" w:rsidDel="00764647">
          <w:rPr>
            <w:sz w:val="22"/>
            <w:szCs w:val="22"/>
            <w:rPrChange w:id="2396" w:author="Kuba Fa" w:date="2023-03-11T18:54:00Z">
              <w:rPr/>
            </w:rPrChange>
          </w:rPr>
          <w:delText>0</w:delText>
        </w:r>
      </w:del>
      <w:r w:rsidRPr="00267892">
        <w:rPr>
          <w:sz w:val="22"/>
          <w:szCs w:val="22"/>
          <w:rPrChange w:id="2397" w:author="Kuba Fa" w:date="2023-03-11T18:54:00Z">
            <w:rPr/>
          </w:rPrChange>
        </w:rPr>
        <w:t xml:space="preserve"> </w:t>
      </w:r>
      <w:del w:id="2398" w:author="Kuba Fa" w:date="2023-03-11T11:27:00Z">
        <w:r w:rsidRPr="00267892" w:rsidDel="001E7367">
          <w:rPr>
            <w:sz w:val="22"/>
            <w:szCs w:val="22"/>
            <w:rPrChange w:id="2399" w:author="Kuba Fa" w:date="2023-03-11T18:54:00Z">
              <w:rPr/>
            </w:rPrChange>
          </w:rPr>
          <w:delText>- Wyświetlanie danych z portalu Forebet</w:delText>
        </w:r>
      </w:del>
    </w:p>
    <w:p w14:paraId="64DF2D18" w14:textId="095B962A" w:rsidR="001E7367" w:rsidRDefault="001E7367" w:rsidP="001E7367">
      <w:pPr>
        <w:pStyle w:val="MojNormalny2"/>
        <w:ind w:firstLine="0"/>
        <w:rPr>
          <w:ins w:id="2400" w:author="Kuba Fa" w:date="2023-03-11T11:28:00Z"/>
        </w:rPr>
      </w:pPr>
    </w:p>
    <w:p w14:paraId="199C8D98" w14:textId="1DE434B0" w:rsidR="001E7367" w:rsidRPr="001E7367" w:rsidRDefault="001E7367">
      <w:pPr>
        <w:pStyle w:val="MojNormalny2"/>
        <w:ind w:firstLine="0"/>
        <w:pPrChange w:id="2401" w:author="Kuba Fa" w:date="2023-03-11T11:28:00Z">
          <w:pPr>
            <w:pStyle w:val="Legenda"/>
            <w:jc w:val="both"/>
          </w:pPr>
        </w:pPrChange>
      </w:pPr>
      <w:moveToRangeStart w:id="2402" w:author="Kuba Fa" w:date="2023-03-11T11:28:00Z" w:name="move129426523"/>
      <w:moveTo w:id="2403" w:author="Kuba Fa" w:date="2023-03-11T11:28:00Z">
        <w:r w:rsidRPr="00800779">
          <w:t>W API data przesyłana jest jako liczba, 1654293600 to 4 czerwca 2022 roku - północ. Zauważy</w:t>
        </w:r>
      </w:moveTo>
      <w:ins w:id="2404" w:author="Kuba Fa" w:date="2023-03-11T11:28:00Z">
        <w:r w:rsidR="00562703">
          <w:t>ć</w:t>
        </w:r>
      </w:ins>
      <w:moveTo w:id="2405" w:author="Kuba Fa" w:date="2023-03-11T11:28:00Z">
        <w:del w:id="2406" w:author="Kuba Fa" w:date="2023-03-11T11:28:00Z">
          <w:r w:rsidRPr="00800779" w:rsidDel="00562703">
            <w:delText>łem</w:delText>
          </w:r>
        </w:del>
        <w:r w:rsidRPr="00800779">
          <w:t xml:space="preserve"> to</w:t>
        </w:r>
      </w:moveTo>
      <w:ins w:id="2407" w:author="Kuba Fa" w:date="2023-03-11T11:28:00Z">
        <w:r w:rsidR="00562703">
          <w:t xml:space="preserve"> można było</w:t>
        </w:r>
      </w:ins>
      <w:moveTo w:id="2408" w:author="Kuba Fa" w:date="2023-03-11T11:28:00Z">
        <w:r w:rsidRPr="00800779">
          <w:t xml:space="preserve"> na </w:t>
        </w:r>
        <w:del w:id="2409" w:author="Kuba Fa" w:date="2023-03-11T11:29:00Z">
          <w:r w:rsidRPr="00800779" w:rsidDel="00562703">
            <w:delText xml:space="preserve">podstawie </w:delText>
          </w:r>
        </w:del>
        <w:ins w:id="2410" w:author="Kuba Fa" w:date="2023-03-11T11:29:00Z">
          <w:r w:rsidR="00562703" w:rsidRPr="00800779">
            <w:t>podstawie</w:t>
          </w:r>
        </w:ins>
      </w:moveTo>
      <w:ins w:id="2411" w:author="Kuba Fa" w:date="2023-03-11T11:29:00Z">
        <w:r w:rsidR="00562703">
          <w:t xml:space="preserve"> wcześniej rozgrywanym meczy. Kod przedstawia kompilator liczby na format </w:t>
        </w:r>
      </w:ins>
      <w:ins w:id="2412" w:author="Kuba Fa" w:date="2023-03-11T11:30:00Z">
        <w:r w:rsidR="00562703">
          <w:t xml:space="preserve">daty. </w:t>
        </w:r>
      </w:ins>
      <w:moveTo w:id="2413" w:author="Kuba Fa" w:date="2023-03-11T11:28:00Z">
        <w:del w:id="2414" w:author="Kuba Fa" w:date="2023-03-11T11:29:00Z">
          <w:r w:rsidRPr="00800779" w:rsidDel="00562703">
            <w:delText>jednego z meczów</w:delText>
          </w:r>
        </w:del>
        <w:r w:rsidRPr="00800779">
          <w:t>.</w:t>
        </w:r>
      </w:moveTo>
      <w:moveToRangeEnd w:id="2402"/>
      <w:ins w:id="2415" w:author="Kuba Fa" w:date="2023-03-11T11:28:00Z">
        <w:r w:rsidR="00562703">
          <w:t xml:space="preserve"> </w:t>
        </w:r>
      </w:ins>
    </w:p>
    <w:p w14:paraId="0374DB51" w14:textId="77777777" w:rsidR="006B74F2" w:rsidRPr="00CF30D5" w:rsidRDefault="006B74F2" w:rsidP="006B74F2">
      <w:pPr>
        <w:pStyle w:val="MojNormalny2"/>
      </w:pPr>
    </w:p>
    <w:p w14:paraId="350E5BCA" w14:textId="77777777" w:rsidR="006B74F2" w:rsidRDefault="006B74F2">
      <w:pPr>
        <w:pStyle w:val="MojNormalny2"/>
        <w:keepNext/>
        <w:ind w:firstLine="0"/>
        <w:jc w:val="center"/>
        <w:pPrChange w:id="2416" w:author="Kuba Fa" w:date="2023-03-11T11:31:00Z">
          <w:pPr>
            <w:pStyle w:val="MojNormalny2"/>
            <w:keepNext/>
            <w:ind w:firstLine="0"/>
          </w:pPr>
        </w:pPrChange>
      </w:pPr>
      <w:r w:rsidRPr="0099490A">
        <w:rPr>
          <w:noProof/>
        </w:rPr>
        <w:lastRenderedPageBreak/>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2"/>
                    <a:stretch>
                      <a:fillRect/>
                    </a:stretch>
                  </pic:blipFill>
                  <pic:spPr>
                    <a:xfrm>
                      <a:off x="0" y="0"/>
                      <a:ext cx="5399405" cy="2907665"/>
                    </a:xfrm>
                    <a:prstGeom prst="rect">
                      <a:avLst/>
                    </a:prstGeom>
                  </pic:spPr>
                </pic:pic>
              </a:graphicData>
            </a:graphic>
          </wp:inline>
        </w:drawing>
      </w:r>
    </w:p>
    <w:p w14:paraId="02E4120E" w14:textId="5F26BF6E" w:rsidR="006B74F2" w:rsidRDefault="006B74F2">
      <w:pPr>
        <w:pStyle w:val="Legenda"/>
        <w:jc w:val="center"/>
        <w:rPr>
          <w:ins w:id="2417" w:author="Kuba Fa" w:date="2023-03-11T11:30:00Z"/>
        </w:rPr>
        <w:pPrChange w:id="2418" w:author="Kuba Fa" w:date="2023-03-11T11:31:00Z">
          <w:pPr>
            <w:pStyle w:val="Legenda"/>
            <w:jc w:val="both"/>
          </w:pPr>
        </w:pPrChange>
      </w:pPr>
      <w:r w:rsidRPr="00267892">
        <w:rPr>
          <w:sz w:val="22"/>
          <w:szCs w:val="22"/>
          <w:rPrChange w:id="2419" w:author="Kuba Fa" w:date="2023-03-11T18:55:00Z">
            <w:rPr/>
          </w:rPrChange>
        </w:rPr>
        <w:t>Rysunek 2</w:t>
      </w:r>
      <w:ins w:id="2420" w:author="Kuba Fa" w:date="2023-03-10T20:30:00Z">
        <w:r w:rsidR="002420F2" w:rsidRPr="00267892">
          <w:rPr>
            <w:sz w:val="22"/>
            <w:szCs w:val="22"/>
            <w:rPrChange w:id="2421" w:author="Kuba Fa" w:date="2023-03-11T18:55:00Z">
              <w:rPr/>
            </w:rPrChange>
          </w:rPr>
          <w:t>9</w:t>
        </w:r>
      </w:ins>
      <w:del w:id="2422" w:author="Kuba Fa" w:date="2023-03-10T17:25:00Z">
        <w:r w:rsidRPr="00267892" w:rsidDel="00764647">
          <w:rPr>
            <w:sz w:val="22"/>
            <w:szCs w:val="22"/>
            <w:rPrChange w:id="2423" w:author="Kuba Fa" w:date="2023-03-11T18:55:00Z">
              <w:rPr/>
            </w:rPrChange>
          </w:rPr>
          <w:delText>1</w:delText>
        </w:r>
      </w:del>
      <w:r>
        <w:t xml:space="preserve"> - </w:t>
      </w:r>
      <w:moveFromRangeStart w:id="2424" w:author="Kuba Fa" w:date="2023-03-11T11:28:00Z" w:name="move129426523"/>
      <w:moveFrom w:id="2425" w:author="Kuba Fa" w:date="2023-03-11T11:28:00Z">
        <w:r w:rsidRPr="00800779" w:rsidDel="001E7367">
          <w:t xml:space="preserve">W API data przesyłana jest jako liczba, 1654293600 to 4 czerwca 2022 roku - północ. Zauważyłem to na podstawie jednego z meczów. </w:t>
        </w:r>
      </w:moveFrom>
      <w:moveFromRangeEnd w:id="2424"/>
      <w:del w:id="2426" w:author="Kuba Fa" w:date="2023-03-11T11:28:00Z">
        <w:r w:rsidRPr="00800779" w:rsidDel="001E7367">
          <w:delText>Ta liczba to czas w sekundach od mniej więcej 1650 roku</w:delText>
        </w:r>
      </w:del>
      <w:r w:rsidRPr="00800779">
        <w:t>.</w:t>
      </w:r>
      <w:del w:id="2427" w:author="Kuba Fa" w:date="2023-03-11T11:28:00Z">
        <w:r w:rsidRPr="00800779" w:rsidDel="001E7367">
          <w:delText xml:space="preserve"> Jednak zależało mi na wyświetlaniu czasu rozgrywania meczów w for</w:delText>
        </w:r>
      </w:del>
    </w:p>
    <w:p w14:paraId="6C8AB520" w14:textId="64726B68" w:rsidR="00562703" w:rsidRPr="00562703" w:rsidRDefault="00562703" w:rsidP="00562703">
      <w:pPr>
        <w:pStyle w:val="Legenda"/>
        <w:jc w:val="both"/>
        <w:rPr>
          <w:rFonts w:ascii="Times New Roman" w:hAnsi="Times New Roman" w:cs="Times New Roman"/>
          <w:i w:val="0"/>
          <w:iCs w:val="0"/>
          <w:sz w:val="24"/>
          <w:szCs w:val="24"/>
          <w:rPrChange w:id="2428" w:author="Kuba Fa" w:date="2023-03-11T11:30:00Z">
            <w:rPr/>
          </w:rPrChange>
        </w:rPr>
      </w:pPr>
      <w:ins w:id="2429" w:author="Kuba Fa" w:date="2023-03-11T11:30:00Z">
        <w:r w:rsidRPr="00562703">
          <w:rPr>
            <w:rFonts w:ascii="Times New Roman" w:hAnsi="Times New Roman" w:cs="Times New Roman"/>
            <w:i w:val="0"/>
            <w:iCs w:val="0"/>
            <w:sz w:val="24"/>
            <w:szCs w:val="24"/>
            <w:rPrChange w:id="2430" w:author="Kuba Fa" w:date="2023-03-11T11:30:00Z">
              <w:rPr/>
            </w:rPrChange>
          </w:rPr>
          <w:t>Zwrócenie daty (</w:t>
        </w:r>
        <w:r>
          <w:rPr>
            <w:rFonts w:ascii="Times New Roman" w:hAnsi="Times New Roman" w:cs="Times New Roman"/>
            <w:i w:val="0"/>
            <w:iCs w:val="0"/>
            <w:sz w:val="24"/>
            <w:szCs w:val="24"/>
          </w:rPr>
          <w:t>cią</w:t>
        </w:r>
      </w:ins>
      <w:ins w:id="2431" w:author="Kuba Fa" w:date="2023-03-11T11:31:00Z">
        <w:r>
          <w:rPr>
            <w:rFonts w:ascii="Times New Roman" w:hAnsi="Times New Roman" w:cs="Times New Roman"/>
            <w:i w:val="0"/>
            <w:iCs w:val="0"/>
            <w:sz w:val="24"/>
            <w:szCs w:val="24"/>
          </w:rPr>
          <w:t xml:space="preserve">g dalszy </w:t>
        </w:r>
      </w:ins>
      <w:ins w:id="2432" w:author="Kuba Fa" w:date="2023-03-11T11:30:00Z">
        <w:r w:rsidRPr="00562703">
          <w:rPr>
            <w:rFonts w:ascii="Times New Roman" w:hAnsi="Times New Roman" w:cs="Times New Roman"/>
            <w:i w:val="0"/>
            <w:iCs w:val="0"/>
            <w:sz w:val="24"/>
            <w:szCs w:val="24"/>
            <w:rPrChange w:id="2433" w:author="Kuba Fa" w:date="2023-03-11T11:30:00Z">
              <w:rPr/>
            </w:rPrChange>
          </w:rPr>
          <w:t>Rysunek 29) w odpowiednim formacie</w:t>
        </w:r>
      </w:ins>
    </w:p>
    <w:p w14:paraId="02954302" w14:textId="77777777" w:rsidR="006B74F2" w:rsidRDefault="006B74F2">
      <w:pPr>
        <w:pStyle w:val="MojNormalny2"/>
        <w:keepNext/>
        <w:ind w:firstLine="0"/>
        <w:jc w:val="center"/>
        <w:pPrChange w:id="2434" w:author="Kuba Fa" w:date="2023-03-11T11:31:00Z">
          <w:pPr>
            <w:pStyle w:val="MojNormalny2"/>
            <w:keepNext/>
            <w:ind w:firstLine="0"/>
          </w:pPr>
        </w:pPrChange>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3"/>
                    <a:stretch>
                      <a:fillRect/>
                    </a:stretch>
                  </pic:blipFill>
                  <pic:spPr>
                    <a:xfrm>
                      <a:off x="0" y="0"/>
                      <a:ext cx="4305901" cy="943107"/>
                    </a:xfrm>
                    <a:prstGeom prst="rect">
                      <a:avLst/>
                    </a:prstGeom>
                  </pic:spPr>
                </pic:pic>
              </a:graphicData>
            </a:graphic>
          </wp:inline>
        </w:drawing>
      </w:r>
    </w:p>
    <w:p w14:paraId="333865BE" w14:textId="312F6B07" w:rsidR="006B74F2" w:rsidRDefault="006B74F2">
      <w:pPr>
        <w:pStyle w:val="Legenda"/>
        <w:jc w:val="center"/>
        <w:pPrChange w:id="2435" w:author="Kuba Fa" w:date="2023-03-11T11:31:00Z">
          <w:pPr>
            <w:pStyle w:val="Legenda"/>
            <w:jc w:val="both"/>
          </w:pPr>
        </w:pPrChange>
      </w:pPr>
      <w:r w:rsidRPr="00267892">
        <w:rPr>
          <w:sz w:val="22"/>
          <w:szCs w:val="22"/>
          <w:rPrChange w:id="2436" w:author="Kuba Fa" w:date="2023-03-11T18:55:00Z">
            <w:rPr/>
          </w:rPrChange>
        </w:rPr>
        <w:t xml:space="preserve">Rysunek </w:t>
      </w:r>
      <w:ins w:id="2437" w:author="Kuba Fa" w:date="2023-03-10T20:30:00Z">
        <w:r w:rsidR="002420F2" w:rsidRPr="00267892">
          <w:rPr>
            <w:sz w:val="22"/>
            <w:szCs w:val="22"/>
            <w:rPrChange w:id="2438" w:author="Kuba Fa" w:date="2023-03-11T18:55:00Z">
              <w:rPr/>
            </w:rPrChange>
          </w:rPr>
          <w:t>30</w:t>
        </w:r>
      </w:ins>
      <w:del w:id="2439" w:author="Kuba Fa" w:date="2023-03-10T20:30:00Z">
        <w:r w:rsidRPr="00267892" w:rsidDel="002420F2">
          <w:rPr>
            <w:sz w:val="22"/>
            <w:szCs w:val="22"/>
            <w:rPrChange w:id="2440" w:author="Kuba Fa" w:date="2023-03-11T18:55:00Z">
              <w:rPr/>
            </w:rPrChange>
          </w:rPr>
          <w:delText>2</w:delText>
        </w:r>
      </w:del>
      <w:del w:id="2441" w:author="Kuba Fa" w:date="2023-03-10T17:25:00Z">
        <w:r w:rsidRPr="00267892" w:rsidDel="00764647">
          <w:rPr>
            <w:sz w:val="22"/>
            <w:szCs w:val="22"/>
            <w:rPrChange w:id="2442" w:author="Kuba Fa" w:date="2023-03-11T18:55:00Z">
              <w:rPr/>
            </w:rPrChange>
          </w:rPr>
          <w:delText>2</w:delText>
        </w:r>
      </w:del>
      <w:r>
        <w:t xml:space="preserve"> -</w:t>
      </w:r>
      <w:del w:id="2443" w:author="Kuba Fa" w:date="2023-03-11T11:30:00Z">
        <w:r w:rsidDel="00562703">
          <w:delText xml:space="preserve"> Zwrócenie daty (</w:delText>
        </w:r>
      </w:del>
      <w:del w:id="2444" w:author="Kuba Fa" w:date="2023-03-10T17:25:00Z">
        <w:r w:rsidDel="00764647">
          <w:delText>patrz r</w:delText>
        </w:r>
      </w:del>
      <w:del w:id="2445" w:author="Kuba Fa" w:date="2023-03-11T11:30:00Z">
        <w:r w:rsidDel="00562703">
          <w:delText>ysunek 2</w:delText>
        </w:r>
      </w:del>
      <w:del w:id="2446" w:author="Kuba Fa" w:date="2023-03-10T17:25:00Z">
        <w:r w:rsidDel="00764647">
          <w:delText>1</w:delText>
        </w:r>
      </w:del>
      <w:del w:id="2447" w:author="Kuba Fa" w:date="2023-03-11T11:30:00Z">
        <w:r w:rsidDel="00562703">
          <w:delText>) w odpowiednim formacie</w:delText>
        </w:r>
      </w:del>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77777777" w:rsidR="00222D7F" w:rsidRDefault="00222D7F">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t xml:space="preserve">4 </w:t>
      </w:r>
      <w:r w:rsidR="003B0E53" w:rsidRPr="00B94741">
        <w:rPr>
          <w:b/>
          <w:bCs/>
          <w:sz w:val="40"/>
          <w:szCs w:val="40"/>
        </w:rPr>
        <w:t>Testy</w:t>
      </w:r>
    </w:p>
    <w:p w14:paraId="5BDF5CCA" w14:textId="44CDFCD1" w:rsidR="00EB4DBF" w:rsidRPr="00B94741" w:rsidRDefault="00B94741">
      <w:pPr>
        <w:pStyle w:val="MojNormalny2"/>
        <w:ind w:firstLine="0"/>
        <w:rPr>
          <w:b/>
          <w:bCs/>
          <w:sz w:val="32"/>
          <w:szCs w:val="32"/>
        </w:rPr>
      </w:pPr>
      <w:r w:rsidRPr="00B94741">
        <w:rPr>
          <w:b/>
          <w:bCs/>
          <w:sz w:val="32"/>
          <w:szCs w:val="32"/>
        </w:rPr>
        <w:t xml:space="preserve">4.1 </w:t>
      </w:r>
      <w:del w:id="2448" w:author="Kuba Fa" w:date="2023-03-11T17:33:00Z">
        <w:r w:rsidR="003B0E53" w:rsidRPr="00B94741" w:rsidDel="00956EB1">
          <w:rPr>
            <w:b/>
            <w:bCs/>
            <w:sz w:val="32"/>
            <w:szCs w:val="32"/>
          </w:rPr>
          <w:delText>Pr</w:delText>
        </w:r>
        <w:r w:rsidR="00622535" w:rsidDel="00956EB1">
          <w:rPr>
            <w:b/>
            <w:bCs/>
            <w:sz w:val="32"/>
            <w:szCs w:val="32"/>
          </w:rPr>
          <w:delText>zewidywanie</w:delText>
        </w:r>
        <w:r w:rsidR="003B0E53" w:rsidRPr="00B94741" w:rsidDel="00956EB1">
          <w:rPr>
            <w:b/>
            <w:bCs/>
            <w:sz w:val="32"/>
            <w:szCs w:val="32"/>
          </w:rPr>
          <w:delText xml:space="preserve"> wyników</w:delText>
        </w:r>
      </w:del>
      <w:ins w:id="2449" w:author="Kuba Fa" w:date="2023-03-11T17:33:00Z">
        <w:r w:rsidR="00956EB1">
          <w:rPr>
            <w:b/>
            <w:bCs/>
            <w:sz w:val="32"/>
            <w:szCs w:val="32"/>
          </w:rPr>
          <w:t>Typowane wyniki</w:t>
        </w:r>
      </w:ins>
      <w:r w:rsidR="003B0E53" w:rsidRPr="00B94741">
        <w:rPr>
          <w:b/>
          <w:bCs/>
          <w:sz w:val="32"/>
          <w:szCs w:val="32"/>
        </w:rPr>
        <w:t xml:space="preserve"> a rzeczywistość</w:t>
      </w:r>
    </w:p>
    <w:p w14:paraId="6EEDD74C" w14:textId="4F23E205" w:rsidR="00EE3996" w:rsidRPr="00B028BA" w:rsidRDefault="00EE3996">
      <w:pPr>
        <w:pStyle w:val="MojNormalny2"/>
        <w:ind w:firstLine="0"/>
        <w:jc w:val="left"/>
        <w:pPrChange w:id="2450" w:author="Kuba Fa" w:date="2023-02-02T18:19:00Z">
          <w:pPr>
            <w:pStyle w:val="MojNormalny2"/>
            <w:ind w:firstLine="0"/>
          </w:pPr>
        </w:pPrChange>
      </w:pPr>
      <w:del w:id="2451" w:author="Kuba Fa" w:date="2023-03-11T17:33:00Z">
        <w:r w:rsidDel="00956EB1">
          <w:delText>Jako próbę badawczą wziąłem pod lupę</w:delText>
        </w:r>
      </w:del>
      <w:ins w:id="2452" w:author="Kuba Fa" w:date="2023-03-11T17:33:00Z">
        <w:r w:rsidR="00956EB1">
          <w:t>Jako przykład</w:t>
        </w:r>
      </w:ins>
      <w:ins w:id="2453" w:author="Kuba Fa" w:date="2023-03-11T17:34:00Z">
        <w:r w:rsidR="00956EB1">
          <w:t xml:space="preserve"> została wzięta pod uwagę</w:t>
        </w:r>
      </w:ins>
      <w:r>
        <w:t xml:space="preserve"> 17 kolejk</w:t>
      </w:r>
      <w:ins w:id="2454" w:author="Kuba Fa" w:date="2023-03-11T17:34:00Z">
        <w:r w:rsidR="00956EB1">
          <w:t>a</w:t>
        </w:r>
      </w:ins>
      <w:del w:id="2455" w:author="Kuba Fa" w:date="2023-03-11T17:34:00Z">
        <w:r w:rsidDel="00956EB1">
          <w:delText>ę</w:delText>
        </w:r>
      </w:del>
      <w:r>
        <w:t xml:space="preserve"> sezonu 2022/2023 w Ekstraklasie. Kolejka oznacza wszystkie </w:t>
      </w:r>
      <w:r w:rsidRPr="00B028BA">
        <w:t>mecze grane przez dany weekend w lidze.</w:t>
      </w:r>
      <w:r w:rsidR="007701CE" w:rsidRPr="00B028BA">
        <w:t xml:space="preserve"> W niej </w:t>
      </w:r>
      <w:del w:id="2456" w:author="Kuba Fa" w:date="2023-03-11T17:34:00Z">
        <w:r w:rsidR="007701CE" w:rsidRPr="00B028BA" w:rsidDel="00956EB1">
          <w:delText xml:space="preserve">wszystkie </w:delText>
        </w:r>
      </w:del>
      <w:r w:rsidR="007701CE" w:rsidRPr="00B028BA">
        <w:t>zespoły rozgrywają po jedno spotkanie</w:t>
      </w:r>
      <w:r w:rsidR="007701CE" w:rsidRPr="00B028BA">
        <w:rPr>
          <w:rPrChange w:id="2457" w:author="Marcin Ochab" w:date="2023-02-01T21:51:00Z">
            <w:rPr>
              <w:highlight w:val="green"/>
            </w:rPr>
          </w:rPrChange>
        </w:rPr>
        <w:t>.</w:t>
      </w:r>
      <w:r w:rsidRPr="00B028BA">
        <w:rPr>
          <w:rPrChange w:id="2458" w:author="Marcin Ochab" w:date="2023-02-01T21:51:00Z">
            <w:rPr>
              <w:highlight w:val="green"/>
            </w:rPr>
          </w:rPrChange>
        </w:rPr>
        <w:t xml:space="preserve"> </w:t>
      </w:r>
      <w:r w:rsidR="00290460" w:rsidRPr="00B028BA">
        <w:rPr>
          <w:rPrChange w:id="2459" w:author="Marcin Ochab" w:date="2023-02-01T21:51:00Z">
            <w:rPr>
              <w:highlight w:val="green"/>
            </w:rPr>
          </w:rPrChange>
        </w:rPr>
        <w:t xml:space="preserve">Są to wszystkie mecze możliwe do badania w trakcie jednego tygodnia, oraz takie które sprawdzają wszystkie </w:t>
      </w:r>
      <w:r w:rsidR="00290460" w:rsidRPr="00B028BA">
        <w:rPr>
          <w:rPrChange w:id="2460" w:author="Marcin Ochab" w:date="2023-02-01T21:51:00Z">
            <w:rPr>
              <w:highlight w:val="green"/>
            </w:rPr>
          </w:rPrChange>
        </w:rPr>
        <w:lastRenderedPageBreak/>
        <w:t>zespoły grające w tej lidze równomiernie.</w:t>
      </w:r>
      <w:r w:rsidR="00290460" w:rsidRPr="00B028BA">
        <w:t xml:space="preserve"> </w:t>
      </w:r>
      <w:r w:rsidR="007701CE" w:rsidRPr="00B028BA">
        <w:t xml:space="preserve">17 kolejka </w:t>
      </w:r>
      <w:ins w:id="2461" w:author="Kuba Fa" w:date="2023-03-11T17:49:00Z">
        <w:r w:rsidR="000269A1">
          <w:t>odbywała</w:t>
        </w:r>
      </w:ins>
      <w:ins w:id="2462" w:author="Kuba Fa" w:date="2023-03-11T17:35:00Z">
        <w:r w:rsidR="00610D86">
          <w:t xml:space="preserve"> się w terminach 11-13 listopada 2</w:t>
        </w:r>
      </w:ins>
      <w:ins w:id="2463" w:author="Kuba Fa" w:date="2023-03-11T17:36:00Z">
        <w:r w:rsidR="00610D86">
          <w:t xml:space="preserve">022 roku i </w:t>
        </w:r>
      </w:ins>
      <w:r w:rsidR="007701CE" w:rsidRPr="00B028BA">
        <w:t>była</w:t>
      </w:r>
      <w:r w:rsidR="00C766F8" w:rsidRPr="00B028BA">
        <w:t xml:space="preserve"> ostatni</w:t>
      </w:r>
      <w:r w:rsidR="007701CE" w:rsidRPr="00B028BA">
        <w:t>m</w:t>
      </w:r>
      <w:r w:rsidR="00C766F8" w:rsidRPr="00B028BA">
        <w:t xml:space="preserve"> cykl</w:t>
      </w:r>
      <w:r w:rsidR="007701CE" w:rsidRPr="00B028BA">
        <w:t>em</w:t>
      </w:r>
      <w:r w:rsidR="00C766F8" w:rsidRPr="00B028BA">
        <w:t xml:space="preserve"> meczy przed zakończeniem rundy jesiennej.</w:t>
      </w:r>
    </w:p>
    <w:p w14:paraId="6B33E471" w14:textId="5DDE269B" w:rsidR="00EE3996" w:rsidRDefault="00EE3996">
      <w:pPr>
        <w:pStyle w:val="MojNormalny2"/>
        <w:numPr>
          <w:ilvl w:val="0"/>
          <w:numId w:val="71"/>
        </w:numPr>
        <w:rPr>
          <w:ins w:id="2464" w:author="Kuba Fa" w:date="2023-03-11T17:51:00Z"/>
          <w:b/>
          <w:bCs/>
          <w:sz w:val="28"/>
          <w:szCs w:val="28"/>
        </w:rPr>
        <w:pPrChange w:id="2465" w:author="Kuba Fa" w:date="2023-03-11T18:20:00Z">
          <w:pPr>
            <w:pStyle w:val="MojNormalny2"/>
            <w:ind w:firstLine="0"/>
          </w:pPr>
        </w:pPrChange>
      </w:pPr>
      <w:r w:rsidRPr="00B028BA">
        <w:rPr>
          <w:b/>
          <w:bCs/>
          <w:sz w:val="28"/>
          <w:szCs w:val="28"/>
        </w:rPr>
        <w:t>Warta Poznań – Stal Mielec</w:t>
      </w:r>
    </w:p>
    <w:p w14:paraId="2E7BF52F" w14:textId="7BDA9E8C" w:rsidR="000269A1" w:rsidRPr="00B028BA" w:rsidRDefault="000269A1">
      <w:pPr>
        <w:pStyle w:val="MojNormalny2"/>
        <w:ind w:firstLine="0"/>
        <w:rPr>
          <w:b/>
          <w:bCs/>
          <w:sz w:val="28"/>
          <w:szCs w:val="28"/>
        </w:rPr>
      </w:pPr>
      <w:ins w:id="2466" w:author="Kuba Fa" w:date="2023-03-11T17:51:00Z">
        <w:r>
          <w:t>System na podstawie ostatnich rezultatów</w:t>
        </w:r>
        <w:r w:rsidRPr="00883C92">
          <w:t xml:space="preserve"> przewidział dokładny wynik oraz </w:t>
        </w:r>
        <w:r w:rsidRPr="00610D86">
          <w:t>zwycięzcę</w:t>
        </w:r>
        <w:r w:rsidRPr="00883C92">
          <w:t xml:space="preserve"> meczu</w:t>
        </w:r>
      </w:ins>
    </w:p>
    <w:p w14:paraId="3F98B7D4" w14:textId="25E7BFBA" w:rsidR="00290460" w:rsidRDefault="00290460" w:rsidP="00290460">
      <w:pPr>
        <w:pStyle w:val="Legenda"/>
        <w:keepNext/>
      </w:pPr>
      <w:del w:id="2467" w:author="Kuba Fa" w:date="2023-03-11T17:51:00Z">
        <w:r w:rsidRPr="00B028BA" w:rsidDel="000269A1">
          <w:rPr>
            <w:rPrChange w:id="2468" w:author="Marcin Ochab" w:date="2023-02-01T21:51:00Z">
              <w:rPr>
                <w:highlight w:val="green"/>
              </w:rPr>
            </w:rPrChange>
          </w:rPr>
          <w:delText xml:space="preserve">Tabela </w:delText>
        </w:r>
        <w:r w:rsidRPr="00B028BA" w:rsidDel="000269A1">
          <w:rPr>
            <w:rPrChange w:id="2469" w:author="Marcin Ochab" w:date="2023-02-01T21:51:00Z">
              <w:rPr>
                <w:highlight w:val="green"/>
              </w:rPr>
            </w:rPrChange>
          </w:rPr>
          <w:fldChar w:fldCharType="begin"/>
        </w:r>
        <w:r w:rsidRPr="00B028BA" w:rsidDel="000269A1">
          <w:rPr>
            <w:rPrChange w:id="2470" w:author="Marcin Ochab" w:date="2023-02-01T21:51:00Z">
              <w:rPr>
                <w:highlight w:val="green"/>
              </w:rPr>
            </w:rPrChange>
          </w:rPr>
          <w:delInstrText xml:space="preserve"> SEQ Tabela \* ARABIC </w:delInstrText>
        </w:r>
        <w:r w:rsidRPr="00B028BA" w:rsidDel="000269A1">
          <w:rPr>
            <w:rPrChange w:id="2471" w:author="Marcin Ochab" w:date="2023-02-01T21:51:00Z">
              <w:rPr>
                <w:highlight w:val="green"/>
              </w:rPr>
            </w:rPrChange>
          </w:rPr>
          <w:fldChar w:fldCharType="separate"/>
        </w:r>
        <w:r w:rsidR="000269A1" w:rsidDel="000269A1">
          <w:rPr>
            <w:noProof/>
          </w:rPr>
          <w:delText>1</w:delText>
        </w:r>
        <w:r w:rsidRPr="00B028BA" w:rsidDel="000269A1">
          <w:rPr>
            <w:rPrChange w:id="2472" w:author="Marcin Ochab" w:date="2023-02-01T21:51:00Z">
              <w:rPr>
                <w:highlight w:val="green"/>
              </w:rPr>
            </w:rPrChange>
          </w:rPr>
          <w:fldChar w:fldCharType="end"/>
        </w:r>
        <w:r w:rsidRPr="00B028BA" w:rsidDel="000269A1">
          <w:rPr>
            <w:rPrChange w:id="2473" w:author="Marcin Ochab" w:date="2023-02-01T21:51:00Z">
              <w:rPr>
                <w:highlight w:val="green"/>
              </w:rPr>
            </w:rPrChange>
          </w:rPr>
          <w:delText xml:space="preserve"> - </w:delText>
        </w:r>
      </w:del>
      <w:del w:id="2474" w:author="Kuba Fa" w:date="2023-03-11T17:49:00Z">
        <w:r w:rsidRPr="00B028BA" w:rsidDel="000269A1">
          <w:rPr>
            <w:rPrChange w:id="2475" w:author="Marcin Ochab" w:date="2023-02-01T21:51:00Z">
              <w:rPr>
                <w:highlight w:val="green"/>
              </w:rPr>
            </w:rPrChange>
          </w:rPr>
          <w:delText>Moja aplikacja</w:delText>
        </w:r>
      </w:del>
      <w:del w:id="2476" w:author="Kuba Fa" w:date="2023-03-11T17:51:00Z">
        <w:r w:rsidRPr="00B028BA" w:rsidDel="000269A1">
          <w:rPr>
            <w:rPrChange w:id="2477" w:author="Marcin Ochab" w:date="2023-02-01T21:51:00Z">
              <w:rPr>
                <w:highlight w:val="green"/>
              </w:rPr>
            </w:rPrChange>
          </w:rPr>
          <w:delText xml:space="preserve"> przewidział</w:delText>
        </w:r>
      </w:del>
      <w:del w:id="2478" w:author="Kuba Fa" w:date="2023-03-11T17:49:00Z">
        <w:r w:rsidRPr="00B028BA" w:rsidDel="000269A1">
          <w:rPr>
            <w:rPrChange w:id="2479" w:author="Marcin Ochab" w:date="2023-02-01T21:51:00Z">
              <w:rPr>
                <w:highlight w:val="green"/>
              </w:rPr>
            </w:rPrChange>
          </w:rPr>
          <w:delText>a</w:delText>
        </w:r>
      </w:del>
      <w:del w:id="2480" w:author="Kuba Fa" w:date="2023-03-11T17:51:00Z">
        <w:r w:rsidRPr="00B028BA" w:rsidDel="000269A1">
          <w:rPr>
            <w:rPrChange w:id="2481" w:author="Marcin Ochab" w:date="2023-02-01T21:51:00Z">
              <w:rPr>
                <w:highlight w:val="green"/>
              </w:rPr>
            </w:rPrChange>
          </w:rPr>
          <w:delText xml:space="preserve"> dokładny wynik oraz </w:delText>
        </w:r>
      </w:del>
      <w:del w:id="2482" w:author="Kuba Fa" w:date="2023-03-11T17:38:00Z">
        <w:r w:rsidRPr="00B028BA" w:rsidDel="00610D86">
          <w:rPr>
            <w:rPrChange w:id="2483" w:author="Marcin Ochab" w:date="2023-02-01T21:51:00Z">
              <w:rPr>
                <w:highlight w:val="green"/>
              </w:rPr>
            </w:rPrChange>
          </w:rPr>
          <w:delText>zwycięzce</w:delText>
        </w:r>
      </w:del>
      <w:del w:id="2484" w:author="Kuba Fa" w:date="2023-03-11T17:51:00Z">
        <w:r w:rsidRPr="00B028BA" w:rsidDel="000269A1">
          <w:rPr>
            <w:rPrChange w:id="2485" w:author="Marcin Ochab" w:date="2023-02-01T21:51:00Z">
              <w:rPr>
                <w:highlight w:val="green"/>
              </w:rPr>
            </w:rPrChange>
          </w:rPr>
          <w:delText xml:space="preserve"> meczu</w:delText>
        </w:r>
      </w:del>
    </w:p>
    <w:tbl>
      <w:tblPr>
        <w:tblStyle w:val="Tabela-Siatka"/>
        <w:tblW w:w="0" w:type="auto"/>
        <w:tblLook w:val="04A0" w:firstRow="1" w:lastRow="0" w:firstColumn="1" w:lastColumn="0" w:noHBand="0" w:noVBand="1"/>
        <w:tblPrChange w:id="2486" w:author="Kuba Fa" w:date="2023-03-11T17:38:00Z">
          <w:tblPr>
            <w:tblStyle w:val="Tabela-Siatka"/>
            <w:tblW w:w="0" w:type="auto"/>
            <w:tblLook w:val="04A0" w:firstRow="1" w:lastRow="0" w:firstColumn="1" w:lastColumn="0" w:noHBand="0" w:noVBand="1"/>
          </w:tblPr>
        </w:tblPrChange>
      </w:tblPr>
      <w:tblGrid>
        <w:gridCol w:w="2211"/>
        <w:gridCol w:w="1612"/>
        <w:gridCol w:w="2835"/>
        <w:gridCol w:w="1835"/>
        <w:tblGridChange w:id="2487">
          <w:tblGrid>
            <w:gridCol w:w="2211"/>
            <w:gridCol w:w="2000"/>
            <w:gridCol w:w="2173"/>
            <w:gridCol w:w="2109"/>
          </w:tblGrid>
        </w:tblGridChange>
      </w:tblGrid>
      <w:tr w:rsidR="00C766F8" w14:paraId="5D3B7DE5" w14:textId="77777777" w:rsidTr="00610D86">
        <w:tc>
          <w:tcPr>
            <w:tcW w:w="2211" w:type="dxa"/>
            <w:tcPrChange w:id="2488" w:author="Kuba Fa" w:date="2023-03-11T17:38:00Z">
              <w:tcPr>
                <w:tcW w:w="2211" w:type="dxa"/>
              </w:tcPr>
            </w:tcPrChange>
          </w:tcPr>
          <w:p w14:paraId="6B530B02" w14:textId="6DC3279A" w:rsidR="00C766F8" w:rsidRPr="00BC4FBC" w:rsidRDefault="00C766F8">
            <w:pPr>
              <w:pStyle w:val="MojNormalny2"/>
              <w:ind w:firstLine="0"/>
              <w:jc w:val="center"/>
              <w:rPr>
                <w:b/>
                <w:bCs/>
              </w:rPr>
              <w:pPrChange w:id="2489" w:author="Kuba Fa" w:date="2023-03-11T17:39:00Z">
                <w:pPr>
                  <w:pStyle w:val="MojNormalny2"/>
                  <w:ind w:firstLine="0"/>
                </w:pPr>
              </w:pPrChange>
            </w:pPr>
            <w:r w:rsidRPr="00BC4FBC">
              <w:rPr>
                <w:b/>
                <w:bCs/>
              </w:rPr>
              <w:t>Faktyczny rezultat</w:t>
            </w:r>
          </w:p>
        </w:tc>
        <w:tc>
          <w:tcPr>
            <w:tcW w:w="1612" w:type="dxa"/>
            <w:tcPrChange w:id="2490" w:author="Kuba Fa" w:date="2023-03-11T17:38:00Z">
              <w:tcPr>
                <w:tcW w:w="2000" w:type="dxa"/>
              </w:tcPr>
            </w:tcPrChange>
          </w:tcPr>
          <w:p w14:paraId="30946066" w14:textId="638348AA" w:rsidR="00C766F8" w:rsidRPr="00BC4FBC" w:rsidRDefault="00C766F8">
            <w:pPr>
              <w:pStyle w:val="MojNormalny2"/>
              <w:ind w:firstLine="0"/>
              <w:jc w:val="center"/>
              <w:rPr>
                <w:b/>
                <w:bCs/>
              </w:rPr>
              <w:pPrChange w:id="2491" w:author="Kuba Fa" w:date="2023-03-11T17:39:00Z">
                <w:pPr>
                  <w:pStyle w:val="MojNormalny2"/>
                  <w:ind w:firstLine="0"/>
                </w:pPr>
              </w:pPrChange>
            </w:pPr>
            <w:r>
              <w:rPr>
                <w:b/>
                <w:bCs/>
              </w:rPr>
              <w:t>Bukmacher</w:t>
            </w:r>
          </w:p>
        </w:tc>
        <w:tc>
          <w:tcPr>
            <w:tcW w:w="2835" w:type="dxa"/>
            <w:tcPrChange w:id="2492" w:author="Kuba Fa" w:date="2023-03-11T17:38:00Z">
              <w:tcPr>
                <w:tcW w:w="2173" w:type="dxa"/>
              </w:tcPr>
            </w:tcPrChange>
          </w:tcPr>
          <w:p w14:paraId="6BDA4F4C" w14:textId="1B63A4FE" w:rsidR="00C766F8" w:rsidRPr="00BC4FBC" w:rsidRDefault="00C766F8">
            <w:pPr>
              <w:pStyle w:val="MojNormalny2"/>
              <w:ind w:firstLine="0"/>
              <w:jc w:val="center"/>
              <w:rPr>
                <w:b/>
                <w:bCs/>
              </w:rPr>
              <w:pPrChange w:id="2493" w:author="Kuba Fa" w:date="2023-03-11T17:39:00Z">
                <w:pPr>
                  <w:pStyle w:val="MojNormalny2"/>
                  <w:ind w:firstLine="0"/>
                </w:pPr>
              </w:pPrChange>
            </w:pPr>
            <w:del w:id="2494" w:author="Kuba Fa" w:date="2023-03-11T17:38:00Z">
              <w:r w:rsidRPr="00BC4FBC" w:rsidDel="00610D86">
                <w:rPr>
                  <w:b/>
                  <w:bCs/>
                </w:rPr>
                <w:delText>Moja aplikacja</w:delText>
              </w:r>
            </w:del>
            <w:ins w:id="2495" w:author="Kuba Fa" w:date="2023-03-11T17:38:00Z">
              <w:r w:rsidR="00610D86">
                <w:rPr>
                  <w:b/>
                  <w:bCs/>
                </w:rPr>
                <w:t>System na podstawie ostatnich rezultatów</w:t>
              </w:r>
            </w:ins>
          </w:p>
        </w:tc>
        <w:tc>
          <w:tcPr>
            <w:tcW w:w="1835" w:type="dxa"/>
            <w:tcPrChange w:id="2496" w:author="Kuba Fa" w:date="2023-03-11T17:38:00Z">
              <w:tcPr>
                <w:tcW w:w="2109" w:type="dxa"/>
              </w:tcPr>
            </w:tcPrChange>
          </w:tcPr>
          <w:p w14:paraId="31211550" w14:textId="3EDEC99C" w:rsidR="00C766F8" w:rsidRPr="00BC4FBC" w:rsidRDefault="00C766F8">
            <w:pPr>
              <w:pStyle w:val="MojNormalny2"/>
              <w:ind w:firstLine="0"/>
              <w:jc w:val="center"/>
              <w:rPr>
                <w:b/>
                <w:bCs/>
              </w:rPr>
              <w:pPrChange w:id="2497" w:author="Kuba Fa" w:date="2023-03-11T17:39:00Z">
                <w:pPr>
                  <w:pStyle w:val="MojNormalny2"/>
                  <w:ind w:firstLine="0"/>
                </w:pPr>
              </w:pPrChange>
            </w:pPr>
            <w:r w:rsidRPr="00BC4FBC">
              <w:rPr>
                <w:b/>
                <w:bCs/>
              </w:rPr>
              <w:t>Forebet</w:t>
            </w:r>
          </w:p>
        </w:tc>
      </w:tr>
      <w:tr w:rsidR="00C766F8" w14:paraId="55C270CE" w14:textId="77777777" w:rsidTr="00610D86">
        <w:tc>
          <w:tcPr>
            <w:tcW w:w="2211" w:type="dxa"/>
            <w:tcPrChange w:id="2498" w:author="Kuba Fa" w:date="2023-03-11T17:38:00Z">
              <w:tcPr>
                <w:tcW w:w="2211" w:type="dxa"/>
              </w:tcPr>
            </w:tcPrChange>
          </w:tcPr>
          <w:p w14:paraId="4E59A03E" w14:textId="7CDF2D0E" w:rsidR="00C766F8" w:rsidRPr="00BC4FBC" w:rsidRDefault="00C766F8">
            <w:pPr>
              <w:pStyle w:val="MojNormalny2"/>
              <w:ind w:firstLine="0"/>
              <w:jc w:val="center"/>
              <w:rPr>
                <w:b/>
                <w:bCs/>
              </w:rPr>
              <w:pPrChange w:id="2499" w:author="Kuba Fa" w:date="2023-03-11T17:39:00Z">
                <w:pPr>
                  <w:pStyle w:val="MojNormalny2"/>
                  <w:ind w:firstLine="0"/>
                </w:pPr>
              </w:pPrChange>
            </w:pPr>
            <w:r w:rsidRPr="00BC4FBC">
              <w:rPr>
                <w:b/>
                <w:bCs/>
              </w:rPr>
              <w:t>1-1</w:t>
            </w:r>
            <w:r>
              <w:rPr>
                <w:b/>
                <w:bCs/>
              </w:rPr>
              <w:t xml:space="preserve"> / X</w:t>
            </w:r>
          </w:p>
        </w:tc>
        <w:tc>
          <w:tcPr>
            <w:tcW w:w="1612" w:type="dxa"/>
            <w:tcPrChange w:id="2500" w:author="Kuba Fa" w:date="2023-03-11T17:38:00Z">
              <w:tcPr>
                <w:tcW w:w="2000" w:type="dxa"/>
              </w:tcPr>
            </w:tcPrChange>
          </w:tcPr>
          <w:p w14:paraId="6CA58CF8" w14:textId="45CE19C4" w:rsidR="00C766F8" w:rsidRPr="00C766F8" w:rsidRDefault="009F2F5C">
            <w:pPr>
              <w:pStyle w:val="MojNormalny2"/>
              <w:ind w:firstLine="0"/>
              <w:jc w:val="center"/>
              <w:pPrChange w:id="2501" w:author="Kuba Fa" w:date="2023-03-11T17:39:00Z">
                <w:pPr>
                  <w:pStyle w:val="MojNormalny2"/>
                  <w:ind w:firstLine="0"/>
                </w:pPr>
              </w:pPrChange>
            </w:pPr>
            <w:r>
              <w:t xml:space="preserve">1-0 / </w:t>
            </w:r>
            <w:r w:rsidR="00C766F8">
              <w:t>1</w:t>
            </w:r>
          </w:p>
        </w:tc>
        <w:tc>
          <w:tcPr>
            <w:tcW w:w="2835" w:type="dxa"/>
            <w:tcPrChange w:id="2502" w:author="Kuba Fa" w:date="2023-03-11T17:38:00Z">
              <w:tcPr>
                <w:tcW w:w="2173" w:type="dxa"/>
              </w:tcPr>
            </w:tcPrChange>
          </w:tcPr>
          <w:p w14:paraId="5F65537F" w14:textId="4742E705" w:rsidR="00C766F8" w:rsidRPr="008027F5" w:rsidRDefault="00C766F8">
            <w:pPr>
              <w:pStyle w:val="MojNormalny2"/>
              <w:ind w:firstLine="0"/>
              <w:jc w:val="center"/>
              <w:rPr>
                <w:b/>
                <w:bCs/>
                <w:u w:val="single"/>
              </w:rPr>
              <w:pPrChange w:id="2503" w:author="Kuba Fa" w:date="2023-03-11T17:39:00Z">
                <w:pPr>
                  <w:pStyle w:val="MojNormalny2"/>
                  <w:ind w:firstLine="0"/>
                </w:pPr>
              </w:pPrChange>
            </w:pPr>
            <w:r w:rsidRPr="008027F5">
              <w:rPr>
                <w:b/>
                <w:bCs/>
                <w:u w:val="single"/>
              </w:rPr>
              <w:t>1-1 / X</w:t>
            </w:r>
          </w:p>
        </w:tc>
        <w:tc>
          <w:tcPr>
            <w:tcW w:w="1835" w:type="dxa"/>
            <w:tcPrChange w:id="2504" w:author="Kuba Fa" w:date="2023-03-11T17:38:00Z">
              <w:tcPr>
                <w:tcW w:w="2109" w:type="dxa"/>
              </w:tcPr>
            </w:tcPrChange>
          </w:tcPr>
          <w:p w14:paraId="4D411B55" w14:textId="5968421A" w:rsidR="00C766F8" w:rsidRDefault="00C766F8">
            <w:pPr>
              <w:pStyle w:val="MojNormalny2"/>
              <w:keepNext/>
              <w:ind w:firstLine="0"/>
              <w:jc w:val="center"/>
              <w:pPrChange w:id="2505" w:author="Kuba Fa" w:date="2023-03-11T17:51:00Z">
                <w:pPr>
                  <w:pStyle w:val="MojNormalny2"/>
                  <w:ind w:firstLine="0"/>
                </w:pPr>
              </w:pPrChange>
            </w:pPr>
            <w:r>
              <w:t>0-2 / 2</w:t>
            </w:r>
          </w:p>
        </w:tc>
      </w:tr>
    </w:tbl>
    <w:p w14:paraId="6628F344" w14:textId="4A53431E" w:rsidR="00290460" w:rsidRPr="00267892" w:rsidRDefault="000269A1">
      <w:pPr>
        <w:pStyle w:val="Legenda"/>
        <w:jc w:val="center"/>
        <w:rPr>
          <w:b/>
          <w:bCs/>
          <w:sz w:val="22"/>
          <w:szCs w:val="22"/>
          <w:rPrChange w:id="2506" w:author="Kuba Fa" w:date="2023-03-11T18:55:00Z">
            <w:rPr>
              <w:b/>
              <w:bCs/>
              <w:sz w:val="28"/>
              <w:szCs w:val="28"/>
            </w:rPr>
          </w:rPrChange>
        </w:rPr>
        <w:pPrChange w:id="2507" w:author="Kuba Fa" w:date="2023-03-11T17:51:00Z">
          <w:pPr>
            <w:pStyle w:val="MojNormalny2"/>
            <w:ind w:firstLine="0"/>
          </w:pPr>
        </w:pPrChange>
      </w:pPr>
      <w:ins w:id="2508" w:author="Kuba Fa" w:date="2023-03-11T17:51:00Z">
        <w:r w:rsidRPr="00267892">
          <w:rPr>
            <w:sz w:val="22"/>
            <w:szCs w:val="22"/>
            <w:rPrChange w:id="2509" w:author="Kuba Fa" w:date="2023-03-11T18:55:00Z">
              <w:rPr/>
            </w:rPrChange>
          </w:rPr>
          <w:t>Tabela 1</w:t>
        </w:r>
      </w:ins>
    </w:p>
    <w:p w14:paraId="247644CF" w14:textId="1345951A" w:rsidR="00BC4FBC" w:rsidRDefault="00BC4FBC">
      <w:pPr>
        <w:pStyle w:val="MojNormalny2"/>
        <w:numPr>
          <w:ilvl w:val="0"/>
          <w:numId w:val="71"/>
        </w:numPr>
        <w:rPr>
          <w:ins w:id="2510" w:author="Kuba Fa" w:date="2023-03-11T17:52:00Z"/>
          <w:b/>
          <w:bCs/>
          <w:sz w:val="28"/>
          <w:szCs w:val="28"/>
        </w:rPr>
        <w:pPrChange w:id="2511" w:author="Kuba Fa" w:date="2023-03-11T18:20:00Z">
          <w:pPr>
            <w:pStyle w:val="MojNormalny2"/>
            <w:ind w:firstLine="0"/>
          </w:pPr>
        </w:pPrChange>
      </w:pPr>
      <w:r w:rsidRPr="00BC4FBC">
        <w:rPr>
          <w:b/>
          <w:bCs/>
          <w:sz w:val="28"/>
          <w:szCs w:val="28"/>
        </w:rPr>
        <w:t>W</w:t>
      </w:r>
      <w:r>
        <w:rPr>
          <w:b/>
          <w:bCs/>
          <w:sz w:val="28"/>
          <w:szCs w:val="28"/>
        </w:rPr>
        <w:t xml:space="preserve">isła Płock </w:t>
      </w:r>
      <w:del w:id="2512" w:author="Kuba Fa" w:date="2023-03-11T17:52:00Z">
        <w:r w:rsidDel="000269A1">
          <w:rPr>
            <w:b/>
            <w:bCs/>
            <w:sz w:val="28"/>
            <w:szCs w:val="28"/>
          </w:rPr>
          <w:delText>-</w:delText>
        </w:r>
      </w:del>
      <w:ins w:id="2513" w:author="Kuba Fa" w:date="2023-03-11T17:52:00Z">
        <w:r w:rsidR="000269A1">
          <w:rPr>
            <w:b/>
            <w:bCs/>
            <w:sz w:val="28"/>
            <w:szCs w:val="28"/>
          </w:rPr>
          <w:t>–</w:t>
        </w:r>
      </w:ins>
      <w:r>
        <w:rPr>
          <w:b/>
          <w:bCs/>
          <w:sz w:val="28"/>
          <w:szCs w:val="28"/>
        </w:rPr>
        <w:t xml:space="preserve"> Cracovia</w:t>
      </w:r>
    </w:p>
    <w:p w14:paraId="13E7BF44" w14:textId="2DF1F535" w:rsidR="000269A1" w:rsidRPr="00BC4FBC" w:rsidRDefault="000269A1" w:rsidP="00BC4FBC">
      <w:pPr>
        <w:pStyle w:val="MojNormalny2"/>
        <w:ind w:firstLine="0"/>
        <w:rPr>
          <w:b/>
          <w:bCs/>
          <w:sz w:val="28"/>
          <w:szCs w:val="28"/>
        </w:rPr>
      </w:pPr>
      <w:ins w:id="2514" w:author="Kuba Fa" w:date="2023-03-11T17:52:00Z">
        <w:r>
          <w:t xml:space="preserve">Bukmacher </w:t>
        </w:r>
      </w:ins>
      <w:ins w:id="2515" w:author="Kuba Fa" w:date="2023-03-11T17:56:00Z">
        <w:r w:rsidR="00D42200">
          <w:t>poprawnie szacował</w:t>
        </w:r>
      </w:ins>
      <w:ins w:id="2516" w:author="Kuba Fa" w:date="2023-03-11T17:52:00Z">
        <w:r>
          <w:t xml:space="preserve"> zwycięzcę meczu</w:t>
        </w:r>
      </w:ins>
    </w:p>
    <w:p w14:paraId="2656E9FC" w14:textId="6A09196D" w:rsidR="00290460" w:rsidRDefault="00290460" w:rsidP="00290460">
      <w:pPr>
        <w:pStyle w:val="Legenda"/>
        <w:keepNext/>
      </w:pPr>
      <w:del w:id="2517" w:author="Kuba Fa" w:date="2023-03-11T17:52:00Z">
        <w:r w:rsidDel="000269A1">
          <w:delText xml:space="preserve">Tabela </w:delText>
        </w:r>
        <w:r w:rsidDel="000269A1">
          <w:fldChar w:fldCharType="begin"/>
        </w:r>
        <w:r w:rsidDel="000269A1">
          <w:delInstrText xml:space="preserve"> SEQ Tabela \* ARABIC </w:delInstrText>
        </w:r>
        <w:r w:rsidDel="000269A1">
          <w:fldChar w:fldCharType="separate"/>
        </w:r>
      </w:del>
      <w:del w:id="2518" w:author="Kuba Fa" w:date="2023-03-11T17:51:00Z">
        <w:r w:rsidR="004D225F" w:rsidDel="000269A1">
          <w:rPr>
            <w:noProof/>
          </w:rPr>
          <w:delText>2</w:delText>
        </w:r>
      </w:del>
      <w:del w:id="2519" w:author="Kuba Fa" w:date="2023-03-11T17:52:00Z">
        <w:r w:rsidDel="000269A1">
          <w:rPr>
            <w:noProof/>
          </w:rPr>
          <w:fldChar w:fldCharType="end"/>
        </w:r>
        <w:r w:rsidDel="000269A1">
          <w:delText xml:space="preserve"> </w:delText>
        </w:r>
      </w:del>
      <w:del w:id="2520" w:author="Kuba Fa" w:date="2023-03-11T18:00:00Z">
        <w:r w:rsidDel="00D42200">
          <w:delText xml:space="preserve">- </w:delText>
        </w:r>
      </w:del>
      <w:del w:id="2521" w:author="Kuba Fa" w:date="2023-03-11T17:52:00Z">
        <w:r w:rsidDel="000269A1">
          <w:delText>Bukmacher przewidział zwycięzce meczu</w:delText>
        </w:r>
        <w:r w:rsidR="008B0B0A" w:rsidDel="000269A1">
          <w:delText xml:space="preserve"> </w:delText>
        </w:r>
        <w:r w:rsidR="008B0B0A" w:rsidRPr="008B0B0A" w:rsidDel="000269A1">
          <w:rPr>
            <w:color w:val="FF0000"/>
          </w:rPr>
          <w:delText>[na dół daćnr tabeli, u góry krótki opis]</w:delText>
        </w:r>
      </w:del>
    </w:p>
    <w:tbl>
      <w:tblPr>
        <w:tblStyle w:val="Tabela-Siatka"/>
        <w:tblW w:w="0" w:type="auto"/>
        <w:tblLook w:val="04A0" w:firstRow="1" w:lastRow="0" w:firstColumn="1" w:lastColumn="0" w:noHBand="0" w:noVBand="1"/>
        <w:tblPrChange w:id="2522" w:author="Kuba Fa" w:date="2023-03-11T17:39:00Z">
          <w:tblPr>
            <w:tblStyle w:val="Tabela-Siatka"/>
            <w:tblW w:w="0" w:type="auto"/>
            <w:tblLook w:val="04A0" w:firstRow="1" w:lastRow="0" w:firstColumn="1" w:lastColumn="0" w:noHBand="0" w:noVBand="1"/>
          </w:tblPr>
        </w:tblPrChange>
      </w:tblPr>
      <w:tblGrid>
        <w:gridCol w:w="2211"/>
        <w:gridCol w:w="1612"/>
        <w:gridCol w:w="2835"/>
        <w:gridCol w:w="1835"/>
        <w:tblGridChange w:id="2523">
          <w:tblGrid>
            <w:gridCol w:w="2211"/>
            <w:gridCol w:w="2000"/>
            <w:gridCol w:w="2173"/>
            <w:gridCol w:w="2109"/>
          </w:tblGrid>
        </w:tblGridChange>
      </w:tblGrid>
      <w:tr w:rsidR="00C766F8" w14:paraId="3BE90304" w14:textId="77777777" w:rsidTr="00610D86">
        <w:tc>
          <w:tcPr>
            <w:tcW w:w="2211" w:type="dxa"/>
            <w:tcPrChange w:id="2524" w:author="Kuba Fa" w:date="2023-03-11T17:39:00Z">
              <w:tcPr>
                <w:tcW w:w="2211" w:type="dxa"/>
              </w:tcPr>
            </w:tcPrChange>
          </w:tcPr>
          <w:p w14:paraId="683A7883" w14:textId="77777777" w:rsidR="00C766F8" w:rsidRPr="00BC4FBC" w:rsidRDefault="00C766F8">
            <w:pPr>
              <w:pStyle w:val="MojNormalny2"/>
              <w:ind w:firstLine="0"/>
              <w:jc w:val="center"/>
              <w:rPr>
                <w:b/>
                <w:bCs/>
              </w:rPr>
              <w:pPrChange w:id="2525" w:author="Kuba Fa" w:date="2023-03-11T17:39:00Z">
                <w:pPr>
                  <w:pStyle w:val="MojNormalny2"/>
                  <w:ind w:firstLine="0"/>
                </w:pPr>
              </w:pPrChange>
            </w:pPr>
            <w:r w:rsidRPr="00BC4FBC">
              <w:rPr>
                <w:b/>
                <w:bCs/>
              </w:rPr>
              <w:t>Faktyczny rezultat</w:t>
            </w:r>
          </w:p>
        </w:tc>
        <w:tc>
          <w:tcPr>
            <w:tcW w:w="1612" w:type="dxa"/>
            <w:tcPrChange w:id="2526" w:author="Kuba Fa" w:date="2023-03-11T17:39:00Z">
              <w:tcPr>
                <w:tcW w:w="2000" w:type="dxa"/>
              </w:tcPr>
            </w:tcPrChange>
          </w:tcPr>
          <w:p w14:paraId="25FC1D3A" w14:textId="3CBC089F" w:rsidR="00C766F8" w:rsidRPr="00BC4FBC" w:rsidRDefault="00C766F8">
            <w:pPr>
              <w:pStyle w:val="MojNormalny2"/>
              <w:ind w:firstLine="0"/>
              <w:jc w:val="center"/>
              <w:rPr>
                <w:b/>
                <w:bCs/>
              </w:rPr>
              <w:pPrChange w:id="2527" w:author="Kuba Fa" w:date="2023-03-11T17:39:00Z">
                <w:pPr>
                  <w:pStyle w:val="MojNormalny2"/>
                  <w:ind w:firstLine="0"/>
                </w:pPr>
              </w:pPrChange>
            </w:pPr>
            <w:r>
              <w:rPr>
                <w:b/>
                <w:bCs/>
              </w:rPr>
              <w:t>Bukmacher</w:t>
            </w:r>
          </w:p>
        </w:tc>
        <w:tc>
          <w:tcPr>
            <w:tcW w:w="2835" w:type="dxa"/>
            <w:tcPrChange w:id="2528" w:author="Kuba Fa" w:date="2023-03-11T17:39:00Z">
              <w:tcPr>
                <w:tcW w:w="2173" w:type="dxa"/>
              </w:tcPr>
            </w:tcPrChange>
          </w:tcPr>
          <w:p w14:paraId="262E2617" w14:textId="53DD9E85" w:rsidR="00C766F8" w:rsidRPr="00BC4FBC" w:rsidRDefault="00610D86">
            <w:pPr>
              <w:pStyle w:val="MojNormalny2"/>
              <w:ind w:firstLine="0"/>
              <w:jc w:val="center"/>
              <w:rPr>
                <w:b/>
                <w:bCs/>
              </w:rPr>
              <w:pPrChange w:id="2529" w:author="Kuba Fa" w:date="2023-03-11T17:39:00Z">
                <w:pPr>
                  <w:pStyle w:val="MojNormalny2"/>
                  <w:ind w:firstLine="0"/>
                </w:pPr>
              </w:pPrChange>
            </w:pPr>
            <w:ins w:id="2530" w:author="Kuba Fa" w:date="2023-03-11T17:39:00Z">
              <w:r>
                <w:rPr>
                  <w:b/>
                  <w:bCs/>
                </w:rPr>
                <w:t>System na podstawie ostatnich rezultatów</w:t>
              </w:r>
            </w:ins>
            <w:del w:id="2531" w:author="Kuba Fa" w:date="2023-03-11T17:39:00Z">
              <w:r w:rsidR="00C766F8" w:rsidRPr="00BC4FBC" w:rsidDel="00610D86">
                <w:rPr>
                  <w:b/>
                  <w:bCs/>
                </w:rPr>
                <w:delText>Moja aplikacja</w:delText>
              </w:r>
            </w:del>
          </w:p>
        </w:tc>
        <w:tc>
          <w:tcPr>
            <w:tcW w:w="1835" w:type="dxa"/>
            <w:tcPrChange w:id="2532" w:author="Kuba Fa" w:date="2023-03-11T17:39:00Z">
              <w:tcPr>
                <w:tcW w:w="2109" w:type="dxa"/>
              </w:tcPr>
            </w:tcPrChange>
          </w:tcPr>
          <w:p w14:paraId="5377F46E" w14:textId="77777777" w:rsidR="00C766F8" w:rsidRPr="00BC4FBC" w:rsidRDefault="00C766F8">
            <w:pPr>
              <w:pStyle w:val="MojNormalny2"/>
              <w:ind w:firstLine="0"/>
              <w:jc w:val="center"/>
              <w:rPr>
                <w:b/>
                <w:bCs/>
              </w:rPr>
              <w:pPrChange w:id="2533" w:author="Kuba Fa" w:date="2023-03-11T17:39:00Z">
                <w:pPr>
                  <w:pStyle w:val="MojNormalny2"/>
                  <w:ind w:firstLine="0"/>
                </w:pPr>
              </w:pPrChange>
            </w:pPr>
            <w:r w:rsidRPr="00BC4FBC">
              <w:rPr>
                <w:b/>
                <w:bCs/>
              </w:rPr>
              <w:t>Forebet</w:t>
            </w:r>
          </w:p>
        </w:tc>
      </w:tr>
      <w:tr w:rsidR="00C766F8" w14:paraId="4D713472" w14:textId="77777777" w:rsidTr="00610D86">
        <w:tc>
          <w:tcPr>
            <w:tcW w:w="2211" w:type="dxa"/>
            <w:tcPrChange w:id="2534" w:author="Kuba Fa" w:date="2023-03-11T17:39:00Z">
              <w:tcPr>
                <w:tcW w:w="2211" w:type="dxa"/>
              </w:tcPr>
            </w:tcPrChange>
          </w:tcPr>
          <w:p w14:paraId="75258F3C" w14:textId="3EE60082" w:rsidR="00C766F8" w:rsidRPr="00BC4FBC" w:rsidRDefault="00C766F8">
            <w:pPr>
              <w:pStyle w:val="MojNormalny2"/>
              <w:ind w:firstLine="0"/>
              <w:jc w:val="center"/>
              <w:rPr>
                <w:b/>
                <w:bCs/>
              </w:rPr>
              <w:pPrChange w:id="2535" w:author="Kuba Fa" w:date="2023-03-11T17:39:00Z">
                <w:pPr>
                  <w:pStyle w:val="MojNormalny2"/>
                  <w:ind w:firstLine="0"/>
                </w:pPr>
              </w:pPrChange>
            </w:pPr>
            <w:r w:rsidRPr="00BC4FBC">
              <w:rPr>
                <w:b/>
                <w:bCs/>
              </w:rPr>
              <w:t>1-</w:t>
            </w:r>
            <w:r>
              <w:rPr>
                <w:b/>
                <w:bCs/>
              </w:rPr>
              <w:t>0 / 1</w:t>
            </w:r>
          </w:p>
        </w:tc>
        <w:tc>
          <w:tcPr>
            <w:tcW w:w="1612" w:type="dxa"/>
            <w:tcPrChange w:id="2536" w:author="Kuba Fa" w:date="2023-03-11T17:39:00Z">
              <w:tcPr>
                <w:tcW w:w="2000" w:type="dxa"/>
              </w:tcPr>
            </w:tcPrChange>
          </w:tcPr>
          <w:p w14:paraId="382BCDBC" w14:textId="38D3A402" w:rsidR="00C766F8" w:rsidRPr="00F5114F" w:rsidRDefault="00F5114F">
            <w:pPr>
              <w:pStyle w:val="MojNormalny2"/>
              <w:tabs>
                <w:tab w:val="right" w:pos="1784"/>
              </w:tabs>
              <w:ind w:firstLine="0"/>
              <w:jc w:val="center"/>
              <w:rPr>
                <w:b/>
                <w:bCs/>
              </w:rPr>
              <w:pPrChange w:id="2537" w:author="Kuba Fa" w:date="2023-03-11T17:39:00Z">
                <w:pPr>
                  <w:pStyle w:val="MojNormalny2"/>
                  <w:tabs>
                    <w:tab w:val="right" w:pos="1784"/>
                  </w:tabs>
                  <w:ind w:firstLine="0"/>
                </w:pPr>
              </w:pPrChange>
            </w:pPr>
            <w:r w:rsidRPr="00F5114F">
              <w:t>1-1</w:t>
            </w:r>
            <w:r w:rsidRPr="00F5114F">
              <w:rPr>
                <w:b/>
                <w:bCs/>
              </w:rPr>
              <w:t xml:space="preserve"> / </w:t>
            </w:r>
            <w:r w:rsidRPr="00F5114F">
              <w:rPr>
                <w:b/>
                <w:bCs/>
                <w:u w:val="single"/>
              </w:rPr>
              <w:t>1</w:t>
            </w:r>
          </w:p>
        </w:tc>
        <w:tc>
          <w:tcPr>
            <w:tcW w:w="2835" w:type="dxa"/>
            <w:tcPrChange w:id="2538" w:author="Kuba Fa" w:date="2023-03-11T17:39:00Z">
              <w:tcPr>
                <w:tcW w:w="2173" w:type="dxa"/>
              </w:tcPr>
            </w:tcPrChange>
          </w:tcPr>
          <w:p w14:paraId="3CF4E862" w14:textId="53F9FB55" w:rsidR="00C766F8" w:rsidRPr="008027F5" w:rsidRDefault="00C766F8">
            <w:pPr>
              <w:pStyle w:val="MojNormalny2"/>
              <w:ind w:firstLine="0"/>
              <w:jc w:val="center"/>
              <w:pPrChange w:id="2539" w:author="Kuba Fa" w:date="2023-03-11T17:39:00Z">
                <w:pPr>
                  <w:pStyle w:val="MojNormalny2"/>
                  <w:ind w:firstLine="0"/>
                </w:pPr>
              </w:pPrChange>
            </w:pPr>
            <w:r w:rsidRPr="008027F5">
              <w:t>1-2 /</w:t>
            </w:r>
            <w:r>
              <w:t xml:space="preserve"> </w:t>
            </w:r>
            <w:r w:rsidRPr="008027F5">
              <w:t>2</w:t>
            </w:r>
          </w:p>
        </w:tc>
        <w:tc>
          <w:tcPr>
            <w:tcW w:w="1835" w:type="dxa"/>
            <w:tcPrChange w:id="2540" w:author="Kuba Fa" w:date="2023-03-11T17:39:00Z">
              <w:tcPr>
                <w:tcW w:w="2109" w:type="dxa"/>
              </w:tcPr>
            </w:tcPrChange>
          </w:tcPr>
          <w:p w14:paraId="1A83CD8C" w14:textId="36EF1AB2" w:rsidR="00C766F8" w:rsidRDefault="00C766F8">
            <w:pPr>
              <w:pStyle w:val="MojNormalny2"/>
              <w:keepNext/>
              <w:ind w:firstLine="0"/>
              <w:jc w:val="center"/>
              <w:pPrChange w:id="2541" w:author="Kuba Fa" w:date="2023-03-11T17:52:00Z">
                <w:pPr>
                  <w:pStyle w:val="MojNormalny2"/>
                  <w:ind w:firstLine="0"/>
                </w:pPr>
              </w:pPrChange>
            </w:pPr>
            <w:r>
              <w:t>1-1 / X</w:t>
            </w:r>
          </w:p>
        </w:tc>
      </w:tr>
    </w:tbl>
    <w:p w14:paraId="702378E2" w14:textId="090A40CC" w:rsidR="00290460" w:rsidRPr="00267892" w:rsidRDefault="000269A1">
      <w:pPr>
        <w:pStyle w:val="Legenda"/>
        <w:jc w:val="center"/>
        <w:rPr>
          <w:b/>
          <w:bCs/>
          <w:sz w:val="22"/>
          <w:szCs w:val="22"/>
          <w:rPrChange w:id="2542" w:author="Kuba Fa" w:date="2023-03-11T18:55:00Z">
            <w:rPr>
              <w:b/>
              <w:bCs/>
              <w:sz w:val="28"/>
              <w:szCs w:val="28"/>
            </w:rPr>
          </w:rPrChange>
        </w:rPr>
        <w:pPrChange w:id="2543" w:author="Kuba Fa" w:date="2023-03-11T17:52:00Z">
          <w:pPr>
            <w:pStyle w:val="MojNormalny2"/>
            <w:ind w:firstLine="0"/>
          </w:pPr>
        </w:pPrChange>
      </w:pPr>
      <w:ins w:id="2544" w:author="Kuba Fa" w:date="2023-03-11T17:52:00Z">
        <w:r w:rsidRPr="00267892">
          <w:rPr>
            <w:sz w:val="22"/>
            <w:szCs w:val="22"/>
            <w:rPrChange w:id="2545" w:author="Kuba Fa" w:date="2023-03-11T18:55:00Z">
              <w:rPr/>
            </w:rPrChange>
          </w:rPr>
          <w:t>Tabela 2</w:t>
        </w:r>
      </w:ins>
    </w:p>
    <w:p w14:paraId="0AF5E949" w14:textId="1639EBFC" w:rsidR="00BC4FBC" w:rsidRDefault="00BC4FBC">
      <w:pPr>
        <w:pStyle w:val="MojNormalny2"/>
        <w:numPr>
          <w:ilvl w:val="0"/>
          <w:numId w:val="71"/>
        </w:numPr>
        <w:rPr>
          <w:ins w:id="2546" w:author="Kuba Fa" w:date="2023-03-11T17:53:00Z"/>
          <w:b/>
          <w:bCs/>
          <w:sz w:val="28"/>
          <w:szCs w:val="28"/>
        </w:rPr>
        <w:pPrChange w:id="2547" w:author="Kuba Fa" w:date="2023-03-11T18:20:00Z">
          <w:pPr>
            <w:pStyle w:val="MojNormalny2"/>
            <w:ind w:firstLine="0"/>
          </w:pPr>
        </w:pPrChange>
      </w:pPr>
      <w:r>
        <w:rPr>
          <w:b/>
          <w:bCs/>
          <w:sz w:val="28"/>
          <w:szCs w:val="28"/>
        </w:rPr>
        <w:t>Korona Kielce – Widzew Łódź</w:t>
      </w:r>
    </w:p>
    <w:p w14:paraId="471EF232" w14:textId="3FF17F04" w:rsidR="000269A1" w:rsidRPr="00BC4FBC" w:rsidRDefault="000269A1" w:rsidP="00BC4FBC">
      <w:pPr>
        <w:pStyle w:val="MojNormalny2"/>
        <w:ind w:firstLine="0"/>
        <w:rPr>
          <w:b/>
          <w:bCs/>
          <w:sz w:val="28"/>
          <w:szCs w:val="28"/>
        </w:rPr>
      </w:pPr>
      <w:ins w:id="2548" w:author="Kuba Fa" w:date="2023-03-11T17:53:00Z">
        <w:r>
          <w:t xml:space="preserve">Bukmacher, </w:t>
        </w:r>
      </w:ins>
      <w:ins w:id="2549" w:author="Kuba Fa" w:date="2023-03-11T18:21:00Z">
        <w:r w:rsidR="00335985">
          <w:t>system na podstawie ostatnich rezultatów</w:t>
        </w:r>
      </w:ins>
      <w:ins w:id="2550" w:author="Kuba Fa" w:date="2023-03-11T17:53:00Z">
        <w:r>
          <w:t xml:space="preserve"> i forebet </w:t>
        </w:r>
      </w:ins>
      <w:ins w:id="2551" w:author="Kuba Fa" w:date="2023-03-11T17:56:00Z">
        <w:r w:rsidR="00D42200">
          <w:t>poprawnie szacowali</w:t>
        </w:r>
      </w:ins>
      <w:ins w:id="2552" w:author="Kuba Fa" w:date="2023-03-11T17:53:00Z">
        <w:r>
          <w:t xml:space="preserve"> zwycięzcę meczu</w:t>
        </w:r>
      </w:ins>
    </w:p>
    <w:p w14:paraId="034CBCBE" w14:textId="051C644B" w:rsidR="00290460" w:rsidRDefault="00290460" w:rsidP="00290460">
      <w:pPr>
        <w:pStyle w:val="Legenda"/>
        <w:keepNext/>
      </w:pPr>
      <w:del w:id="2553" w:author="Kuba Fa" w:date="2023-03-11T17:53:00Z">
        <w:r w:rsidDel="000269A1">
          <w:delText xml:space="preserve">Tabela </w:delText>
        </w:r>
        <w:r w:rsidDel="000269A1">
          <w:fldChar w:fldCharType="begin"/>
        </w:r>
        <w:r w:rsidDel="000269A1">
          <w:delInstrText xml:space="preserve"> SEQ Tabela \* ARABIC </w:delInstrText>
        </w:r>
        <w:r w:rsidDel="000269A1">
          <w:fldChar w:fldCharType="separate"/>
        </w:r>
      </w:del>
      <w:del w:id="2554" w:author="Kuba Fa" w:date="2023-03-11T17:51:00Z">
        <w:r w:rsidR="004D225F" w:rsidDel="000269A1">
          <w:rPr>
            <w:noProof/>
          </w:rPr>
          <w:delText>3</w:delText>
        </w:r>
      </w:del>
      <w:del w:id="2555" w:author="Kuba Fa" w:date="2023-03-11T17:53:00Z">
        <w:r w:rsidDel="000269A1">
          <w:rPr>
            <w:noProof/>
          </w:rPr>
          <w:fldChar w:fldCharType="end"/>
        </w:r>
        <w:r w:rsidDel="000269A1">
          <w:delText xml:space="preserve"> - Bukmacher, moja aplikacja i forebet przewidzieli zwycięzce meczu</w:delText>
        </w:r>
      </w:del>
    </w:p>
    <w:tbl>
      <w:tblPr>
        <w:tblStyle w:val="Tabela-Siatka"/>
        <w:tblW w:w="0" w:type="auto"/>
        <w:tblLook w:val="04A0" w:firstRow="1" w:lastRow="0" w:firstColumn="1" w:lastColumn="0" w:noHBand="0" w:noVBand="1"/>
        <w:tblPrChange w:id="2556" w:author="Kuba Fa" w:date="2023-03-11T17:40:00Z">
          <w:tblPr>
            <w:tblStyle w:val="Tabela-Siatka"/>
            <w:tblW w:w="0" w:type="auto"/>
            <w:tblLook w:val="04A0" w:firstRow="1" w:lastRow="0" w:firstColumn="1" w:lastColumn="0" w:noHBand="0" w:noVBand="1"/>
          </w:tblPr>
        </w:tblPrChange>
      </w:tblPr>
      <w:tblGrid>
        <w:gridCol w:w="2174"/>
        <w:gridCol w:w="1649"/>
        <w:gridCol w:w="2835"/>
        <w:gridCol w:w="1835"/>
        <w:tblGridChange w:id="2557">
          <w:tblGrid>
            <w:gridCol w:w="2174"/>
            <w:gridCol w:w="2119"/>
            <w:gridCol w:w="2134"/>
            <w:gridCol w:w="2066"/>
          </w:tblGrid>
        </w:tblGridChange>
      </w:tblGrid>
      <w:tr w:rsidR="00C766F8" w14:paraId="385C4466" w14:textId="77777777" w:rsidTr="00610D86">
        <w:tc>
          <w:tcPr>
            <w:tcW w:w="2174" w:type="dxa"/>
            <w:tcPrChange w:id="2558" w:author="Kuba Fa" w:date="2023-03-11T17:40:00Z">
              <w:tcPr>
                <w:tcW w:w="2174" w:type="dxa"/>
              </w:tcPr>
            </w:tcPrChange>
          </w:tcPr>
          <w:p w14:paraId="17035044" w14:textId="77777777" w:rsidR="00C766F8" w:rsidRPr="00BC4FBC" w:rsidRDefault="00C766F8">
            <w:pPr>
              <w:pStyle w:val="MojNormalny2"/>
              <w:ind w:firstLine="0"/>
              <w:jc w:val="center"/>
              <w:rPr>
                <w:b/>
                <w:bCs/>
              </w:rPr>
              <w:pPrChange w:id="2559" w:author="Kuba Fa" w:date="2023-03-11T17:40:00Z">
                <w:pPr>
                  <w:pStyle w:val="MojNormalny2"/>
                  <w:ind w:firstLine="0"/>
                </w:pPr>
              </w:pPrChange>
            </w:pPr>
            <w:r w:rsidRPr="00BC4FBC">
              <w:rPr>
                <w:b/>
                <w:bCs/>
              </w:rPr>
              <w:t>Faktyczny rezultat</w:t>
            </w:r>
          </w:p>
        </w:tc>
        <w:tc>
          <w:tcPr>
            <w:tcW w:w="1649" w:type="dxa"/>
            <w:tcPrChange w:id="2560" w:author="Kuba Fa" w:date="2023-03-11T17:40:00Z">
              <w:tcPr>
                <w:tcW w:w="2119" w:type="dxa"/>
              </w:tcPr>
            </w:tcPrChange>
          </w:tcPr>
          <w:p w14:paraId="331EE873" w14:textId="134D8C58" w:rsidR="00C766F8" w:rsidRPr="00BC4FBC" w:rsidRDefault="00C766F8">
            <w:pPr>
              <w:pStyle w:val="MojNormalny2"/>
              <w:ind w:firstLine="0"/>
              <w:jc w:val="center"/>
              <w:rPr>
                <w:b/>
                <w:bCs/>
              </w:rPr>
              <w:pPrChange w:id="2561" w:author="Kuba Fa" w:date="2023-03-11T17:40:00Z">
                <w:pPr>
                  <w:pStyle w:val="MojNormalny2"/>
                  <w:ind w:firstLine="0"/>
                </w:pPr>
              </w:pPrChange>
            </w:pPr>
            <w:r>
              <w:rPr>
                <w:b/>
                <w:bCs/>
              </w:rPr>
              <w:t>Bukmacher</w:t>
            </w:r>
          </w:p>
        </w:tc>
        <w:tc>
          <w:tcPr>
            <w:tcW w:w="2835" w:type="dxa"/>
            <w:tcPrChange w:id="2562" w:author="Kuba Fa" w:date="2023-03-11T17:40:00Z">
              <w:tcPr>
                <w:tcW w:w="2134" w:type="dxa"/>
              </w:tcPr>
            </w:tcPrChange>
          </w:tcPr>
          <w:p w14:paraId="752B03C3" w14:textId="12DB47FC" w:rsidR="00C766F8" w:rsidRPr="00BC4FBC" w:rsidRDefault="00610D86">
            <w:pPr>
              <w:pStyle w:val="MojNormalny2"/>
              <w:ind w:firstLine="0"/>
              <w:jc w:val="center"/>
              <w:rPr>
                <w:b/>
                <w:bCs/>
              </w:rPr>
              <w:pPrChange w:id="2563" w:author="Kuba Fa" w:date="2023-03-11T17:40:00Z">
                <w:pPr>
                  <w:pStyle w:val="MojNormalny2"/>
                  <w:ind w:firstLine="0"/>
                </w:pPr>
              </w:pPrChange>
            </w:pPr>
            <w:ins w:id="2564" w:author="Kuba Fa" w:date="2023-03-11T17:39:00Z">
              <w:r>
                <w:rPr>
                  <w:b/>
                  <w:bCs/>
                </w:rPr>
                <w:t>System na podstawie ostatnich rezultatów</w:t>
              </w:r>
            </w:ins>
            <w:del w:id="2565" w:author="Kuba Fa" w:date="2023-03-11T17:39:00Z">
              <w:r w:rsidR="00C766F8" w:rsidRPr="00BC4FBC" w:rsidDel="00610D86">
                <w:rPr>
                  <w:b/>
                  <w:bCs/>
                </w:rPr>
                <w:delText>Moja aplikacja</w:delText>
              </w:r>
            </w:del>
          </w:p>
        </w:tc>
        <w:tc>
          <w:tcPr>
            <w:tcW w:w="1835" w:type="dxa"/>
            <w:tcPrChange w:id="2566" w:author="Kuba Fa" w:date="2023-03-11T17:40:00Z">
              <w:tcPr>
                <w:tcW w:w="2066" w:type="dxa"/>
              </w:tcPr>
            </w:tcPrChange>
          </w:tcPr>
          <w:p w14:paraId="0E3C3F7D" w14:textId="60E5F735" w:rsidR="00C766F8" w:rsidRPr="00BC4FBC" w:rsidRDefault="00C766F8">
            <w:pPr>
              <w:pStyle w:val="MojNormalny2"/>
              <w:ind w:firstLine="0"/>
              <w:jc w:val="center"/>
              <w:rPr>
                <w:b/>
                <w:bCs/>
              </w:rPr>
              <w:pPrChange w:id="2567" w:author="Kuba Fa" w:date="2023-03-11T17:40:00Z">
                <w:pPr>
                  <w:pStyle w:val="MojNormalny2"/>
                  <w:ind w:firstLine="0"/>
                </w:pPr>
              </w:pPrChange>
            </w:pPr>
            <w:r w:rsidRPr="00BC4FBC">
              <w:rPr>
                <w:b/>
                <w:bCs/>
              </w:rPr>
              <w:t>Forebet</w:t>
            </w:r>
          </w:p>
        </w:tc>
      </w:tr>
      <w:tr w:rsidR="00C766F8" w14:paraId="156E0F9B" w14:textId="77777777" w:rsidTr="00610D86">
        <w:tc>
          <w:tcPr>
            <w:tcW w:w="2174" w:type="dxa"/>
            <w:tcPrChange w:id="2568" w:author="Kuba Fa" w:date="2023-03-11T17:40:00Z">
              <w:tcPr>
                <w:tcW w:w="2174" w:type="dxa"/>
              </w:tcPr>
            </w:tcPrChange>
          </w:tcPr>
          <w:p w14:paraId="46B8DA6A" w14:textId="0DC16A9B" w:rsidR="00C766F8" w:rsidRPr="00BC4FBC" w:rsidRDefault="00C766F8">
            <w:pPr>
              <w:pStyle w:val="MojNormalny2"/>
              <w:ind w:firstLine="0"/>
              <w:jc w:val="center"/>
              <w:rPr>
                <w:b/>
                <w:bCs/>
              </w:rPr>
              <w:pPrChange w:id="2569" w:author="Kuba Fa" w:date="2023-03-11T17:40:00Z">
                <w:pPr>
                  <w:pStyle w:val="MojNormalny2"/>
                  <w:ind w:firstLine="0"/>
                </w:pPr>
              </w:pPrChange>
            </w:pPr>
            <w:r>
              <w:rPr>
                <w:b/>
                <w:bCs/>
              </w:rPr>
              <w:lastRenderedPageBreak/>
              <w:t>0-1 / 2</w:t>
            </w:r>
          </w:p>
        </w:tc>
        <w:tc>
          <w:tcPr>
            <w:tcW w:w="1649" w:type="dxa"/>
            <w:tcPrChange w:id="2570" w:author="Kuba Fa" w:date="2023-03-11T17:40:00Z">
              <w:tcPr>
                <w:tcW w:w="2119" w:type="dxa"/>
              </w:tcPr>
            </w:tcPrChange>
          </w:tcPr>
          <w:p w14:paraId="79ECFA5C" w14:textId="5BA40016" w:rsidR="00C766F8" w:rsidRPr="00C766F8" w:rsidRDefault="00F5114F">
            <w:pPr>
              <w:pStyle w:val="MojNormalny2"/>
              <w:ind w:firstLine="0"/>
              <w:jc w:val="center"/>
              <w:rPr>
                <w:b/>
                <w:bCs/>
                <w:u w:val="single"/>
              </w:rPr>
              <w:pPrChange w:id="2571" w:author="Kuba Fa" w:date="2023-03-11T17:40:00Z">
                <w:pPr>
                  <w:pStyle w:val="MojNormalny2"/>
                  <w:ind w:firstLine="0"/>
                </w:pPr>
              </w:pPrChange>
            </w:pPr>
            <w:r w:rsidRPr="00F5114F">
              <w:t>1-1 /</w:t>
            </w:r>
            <w:r>
              <w:rPr>
                <w:b/>
                <w:bCs/>
                <w:u w:val="single"/>
              </w:rPr>
              <w:t xml:space="preserve"> 2</w:t>
            </w:r>
          </w:p>
        </w:tc>
        <w:tc>
          <w:tcPr>
            <w:tcW w:w="2835" w:type="dxa"/>
            <w:tcPrChange w:id="2572" w:author="Kuba Fa" w:date="2023-03-11T17:40:00Z">
              <w:tcPr>
                <w:tcW w:w="2134" w:type="dxa"/>
              </w:tcPr>
            </w:tcPrChange>
          </w:tcPr>
          <w:p w14:paraId="3C9FFAC9" w14:textId="43C8658F" w:rsidR="00C766F8" w:rsidRPr="00BC4FBC" w:rsidRDefault="00C766F8">
            <w:pPr>
              <w:pStyle w:val="MojNormalny2"/>
              <w:ind w:firstLine="0"/>
              <w:jc w:val="center"/>
              <w:rPr>
                <w:b/>
                <w:bCs/>
              </w:rPr>
              <w:pPrChange w:id="2573" w:author="Kuba Fa" w:date="2023-03-11T17:40:00Z">
                <w:pPr>
                  <w:pStyle w:val="MojNormalny2"/>
                  <w:ind w:firstLine="0"/>
                </w:pPr>
              </w:pPrChange>
            </w:pPr>
            <w:r w:rsidRPr="008027F5">
              <w:t>0-3</w:t>
            </w:r>
            <w:r>
              <w:rPr>
                <w:b/>
                <w:bCs/>
              </w:rPr>
              <w:t xml:space="preserve"> / </w:t>
            </w:r>
            <w:r w:rsidRPr="008027F5">
              <w:rPr>
                <w:b/>
                <w:bCs/>
                <w:u w:val="single"/>
              </w:rPr>
              <w:t>2</w:t>
            </w:r>
          </w:p>
        </w:tc>
        <w:tc>
          <w:tcPr>
            <w:tcW w:w="1835" w:type="dxa"/>
            <w:tcPrChange w:id="2574" w:author="Kuba Fa" w:date="2023-03-11T17:40:00Z">
              <w:tcPr>
                <w:tcW w:w="2066" w:type="dxa"/>
              </w:tcPr>
            </w:tcPrChange>
          </w:tcPr>
          <w:p w14:paraId="6064C889" w14:textId="2E64C47A" w:rsidR="00C766F8" w:rsidRDefault="00C766F8">
            <w:pPr>
              <w:pStyle w:val="MojNormalny2"/>
              <w:keepNext/>
              <w:ind w:firstLine="0"/>
              <w:jc w:val="center"/>
              <w:pPrChange w:id="2575" w:author="Kuba Fa" w:date="2023-03-11T17:53:00Z">
                <w:pPr>
                  <w:pStyle w:val="MojNormalny2"/>
                  <w:ind w:firstLine="0"/>
                </w:pPr>
              </w:pPrChange>
            </w:pPr>
            <w:r>
              <w:t>0-2 /</w:t>
            </w:r>
            <w:r w:rsidRPr="008027F5">
              <w:rPr>
                <w:b/>
                <w:bCs/>
              </w:rPr>
              <w:t xml:space="preserve"> </w:t>
            </w:r>
            <w:r w:rsidRPr="008027F5">
              <w:rPr>
                <w:b/>
                <w:bCs/>
                <w:u w:val="single"/>
              </w:rPr>
              <w:t>2</w:t>
            </w:r>
          </w:p>
        </w:tc>
      </w:tr>
    </w:tbl>
    <w:p w14:paraId="728C7BE7" w14:textId="51A41E5F" w:rsidR="00290460" w:rsidRPr="00267892" w:rsidRDefault="000269A1">
      <w:pPr>
        <w:pStyle w:val="Legenda"/>
        <w:jc w:val="center"/>
        <w:rPr>
          <w:b/>
          <w:bCs/>
          <w:sz w:val="22"/>
          <w:szCs w:val="22"/>
          <w:rPrChange w:id="2576" w:author="Kuba Fa" w:date="2023-03-11T18:55:00Z">
            <w:rPr>
              <w:b/>
              <w:bCs/>
              <w:sz w:val="28"/>
              <w:szCs w:val="28"/>
            </w:rPr>
          </w:rPrChange>
        </w:rPr>
        <w:pPrChange w:id="2577" w:author="Kuba Fa" w:date="2023-03-11T17:53:00Z">
          <w:pPr>
            <w:pStyle w:val="MojNormalny2"/>
            <w:ind w:firstLine="0"/>
          </w:pPr>
        </w:pPrChange>
      </w:pPr>
      <w:ins w:id="2578" w:author="Kuba Fa" w:date="2023-03-11T17:53:00Z">
        <w:r w:rsidRPr="00267892">
          <w:rPr>
            <w:sz w:val="22"/>
            <w:szCs w:val="22"/>
            <w:rPrChange w:id="2579" w:author="Kuba Fa" w:date="2023-03-11T18:55:00Z">
              <w:rPr/>
            </w:rPrChange>
          </w:rPr>
          <w:t>Tabela 3</w:t>
        </w:r>
      </w:ins>
    </w:p>
    <w:p w14:paraId="772A2462" w14:textId="77777777" w:rsidR="00290460" w:rsidRDefault="00290460" w:rsidP="00BC4FBC">
      <w:pPr>
        <w:pStyle w:val="MojNormalny2"/>
        <w:ind w:firstLine="0"/>
        <w:rPr>
          <w:b/>
          <w:bCs/>
          <w:sz w:val="28"/>
          <w:szCs w:val="28"/>
        </w:rPr>
      </w:pPr>
    </w:p>
    <w:p w14:paraId="3A596D00" w14:textId="1F706283" w:rsidR="00BC4FBC" w:rsidRDefault="00BC4FBC">
      <w:pPr>
        <w:pStyle w:val="MojNormalny2"/>
        <w:numPr>
          <w:ilvl w:val="0"/>
          <w:numId w:val="71"/>
        </w:numPr>
        <w:rPr>
          <w:ins w:id="2580" w:author="Kuba Fa" w:date="2023-03-11T17:54:00Z"/>
          <w:b/>
          <w:bCs/>
          <w:sz w:val="28"/>
          <w:szCs w:val="28"/>
        </w:rPr>
        <w:pPrChange w:id="2581" w:author="Kuba Fa" w:date="2023-03-11T18:21:00Z">
          <w:pPr>
            <w:pStyle w:val="MojNormalny2"/>
            <w:ind w:firstLine="0"/>
          </w:pPr>
        </w:pPrChange>
      </w:pPr>
      <w:r>
        <w:rPr>
          <w:b/>
          <w:bCs/>
          <w:sz w:val="28"/>
          <w:szCs w:val="28"/>
        </w:rPr>
        <w:t>Górnik Zabrze – Miedź Legnica</w:t>
      </w:r>
    </w:p>
    <w:p w14:paraId="357FFEBA" w14:textId="732B3DD4" w:rsidR="000269A1" w:rsidRPr="00BC4FBC" w:rsidRDefault="000269A1" w:rsidP="00BC4FBC">
      <w:pPr>
        <w:pStyle w:val="MojNormalny2"/>
        <w:ind w:firstLine="0"/>
        <w:rPr>
          <w:b/>
          <w:bCs/>
          <w:sz w:val="28"/>
          <w:szCs w:val="28"/>
        </w:rPr>
      </w:pPr>
      <w:ins w:id="2582" w:author="Kuba Fa" w:date="2023-03-11T17:54:00Z">
        <w:r>
          <w:t>Brak prawidłowych typowań</w:t>
        </w:r>
      </w:ins>
    </w:p>
    <w:p w14:paraId="46F4AE1D" w14:textId="7FE1EFAF" w:rsidR="00290460" w:rsidRDefault="00290460" w:rsidP="00290460">
      <w:pPr>
        <w:pStyle w:val="Legenda"/>
        <w:keepNext/>
      </w:pPr>
      <w:del w:id="2583" w:author="Kuba Fa" w:date="2023-03-11T17:54:00Z">
        <w:r w:rsidDel="000269A1">
          <w:delText xml:space="preserve">Tabela </w:delText>
        </w:r>
        <w:r w:rsidDel="000269A1">
          <w:fldChar w:fldCharType="begin"/>
        </w:r>
        <w:r w:rsidDel="000269A1">
          <w:delInstrText xml:space="preserve"> SEQ Tabela \* ARABIC </w:delInstrText>
        </w:r>
        <w:r w:rsidDel="000269A1">
          <w:fldChar w:fldCharType="separate"/>
        </w:r>
      </w:del>
      <w:del w:id="2584" w:author="Kuba Fa" w:date="2023-03-11T17:51:00Z">
        <w:r w:rsidR="004D225F" w:rsidDel="000269A1">
          <w:rPr>
            <w:noProof/>
          </w:rPr>
          <w:delText>4</w:delText>
        </w:r>
      </w:del>
      <w:del w:id="2585" w:author="Kuba Fa" w:date="2023-03-11T17:54:00Z">
        <w:r w:rsidDel="000269A1">
          <w:rPr>
            <w:noProof/>
          </w:rPr>
          <w:fldChar w:fldCharType="end"/>
        </w:r>
      </w:del>
      <w:del w:id="2586" w:author="Kuba Fa" w:date="2023-03-11T18:00:00Z">
        <w:r w:rsidDel="00D42200">
          <w:delText xml:space="preserve"> - </w:delText>
        </w:r>
      </w:del>
      <w:del w:id="2587" w:author="Kuba Fa" w:date="2023-03-11T17:53:00Z">
        <w:r w:rsidDel="000269A1">
          <w:delText>Nikt nie przewidział zwycięzcy spotkania</w:delText>
        </w:r>
      </w:del>
    </w:p>
    <w:tbl>
      <w:tblPr>
        <w:tblStyle w:val="Tabela-Siatka"/>
        <w:tblW w:w="0" w:type="auto"/>
        <w:tblLook w:val="04A0" w:firstRow="1" w:lastRow="0" w:firstColumn="1" w:lastColumn="0" w:noHBand="0" w:noVBand="1"/>
        <w:tblPrChange w:id="2588" w:author="Kuba Fa" w:date="2023-03-11T17:40:00Z">
          <w:tblPr>
            <w:tblStyle w:val="Tabela-Siatka"/>
            <w:tblW w:w="0" w:type="auto"/>
            <w:tblLook w:val="04A0" w:firstRow="1" w:lastRow="0" w:firstColumn="1" w:lastColumn="0" w:noHBand="0" w:noVBand="1"/>
          </w:tblPr>
        </w:tblPrChange>
      </w:tblPr>
      <w:tblGrid>
        <w:gridCol w:w="2211"/>
        <w:gridCol w:w="1612"/>
        <w:gridCol w:w="2835"/>
        <w:gridCol w:w="1835"/>
        <w:tblGridChange w:id="2589">
          <w:tblGrid>
            <w:gridCol w:w="2211"/>
            <w:gridCol w:w="2000"/>
            <w:gridCol w:w="2173"/>
            <w:gridCol w:w="2109"/>
          </w:tblGrid>
        </w:tblGridChange>
      </w:tblGrid>
      <w:tr w:rsidR="00C766F8" w14:paraId="47465304" w14:textId="77777777" w:rsidTr="00610D86">
        <w:tc>
          <w:tcPr>
            <w:tcW w:w="2211" w:type="dxa"/>
            <w:tcPrChange w:id="2590" w:author="Kuba Fa" w:date="2023-03-11T17:40:00Z">
              <w:tcPr>
                <w:tcW w:w="2211" w:type="dxa"/>
              </w:tcPr>
            </w:tcPrChange>
          </w:tcPr>
          <w:p w14:paraId="13B75B9D" w14:textId="77777777" w:rsidR="00C766F8" w:rsidRPr="00BC4FBC" w:rsidRDefault="00C766F8">
            <w:pPr>
              <w:pStyle w:val="MojNormalny2"/>
              <w:ind w:firstLine="0"/>
              <w:jc w:val="center"/>
              <w:rPr>
                <w:b/>
                <w:bCs/>
              </w:rPr>
              <w:pPrChange w:id="2591" w:author="Kuba Fa" w:date="2023-03-11T17:40:00Z">
                <w:pPr>
                  <w:pStyle w:val="MojNormalny2"/>
                  <w:ind w:firstLine="0"/>
                </w:pPr>
              </w:pPrChange>
            </w:pPr>
            <w:r w:rsidRPr="00BC4FBC">
              <w:rPr>
                <w:b/>
                <w:bCs/>
              </w:rPr>
              <w:t>Faktyczny rezultat</w:t>
            </w:r>
          </w:p>
        </w:tc>
        <w:tc>
          <w:tcPr>
            <w:tcW w:w="1612" w:type="dxa"/>
            <w:tcPrChange w:id="2592" w:author="Kuba Fa" w:date="2023-03-11T17:40:00Z">
              <w:tcPr>
                <w:tcW w:w="2000" w:type="dxa"/>
              </w:tcPr>
            </w:tcPrChange>
          </w:tcPr>
          <w:p w14:paraId="71E8451E" w14:textId="14A3A018" w:rsidR="00C766F8" w:rsidRPr="00BC4FBC" w:rsidRDefault="00C766F8">
            <w:pPr>
              <w:pStyle w:val="MojNormalny2"/>
              <w:ind w:firstLine="0"/>
              <w:jc w:val="center"/>
              <w:rPr>
                <w:b/>
                <w:bCs/>
              </w:rPr>
              <w:pPrChange w:id="2593" w:author="Kuba Fa" w:date="2023-03-11T17:40:00Z">
                <w:pPr>
                  <w:pStyle w:val="MojNormalny2"/>
                  <w:ind w:firstLine="0"/>
                </w:pPr>
              </w:pPrChange>
            </w:pPr>
            <w:r>
              <w:rPr>
                <w:b/>
                <w:bCs/>
              </w:rPr>
              <w:t>Bukmacher</w:t>
            </w:r>
          </w:p>
        </w:tc>
        <w:tc>
          <w:tcPr>
            <w:tcW w:w="2835" w:type="dxa"/>
            <w:tcPrChange w:id="2594" w:author="Kuba Fa" w:date="2023-03-11T17:40:00Z">
              <w:tcPr>
                <w:tcW w:w="2173" w:type="dxa"/>
              </w:tcPr>
            </w:tcPrChange>
          </w:tcPr>
          <w:p w14:paraId="7C425BDD" w14:textId="21A5374D" w:rsidR="00C766F8" w:rsidRPr="00BC4FBC" w:rsidRDefault="00610D86">
            <w:pPr>
              <w:pStyle w:val="MojNormalny2"/>
              <w:ind w:firstLine="0"/>
              <w:jc w:val="center"/>
              <w:rPr>
                <w:b/>
                <w:bCs/>
              </w:rPr>
              <w:pPrChange w:id="2595" w:author="Kuba Fa" w:date="2023-03-11T17:40:00Z">
                <w:pPr>
                  <w:pStyle w:val="MojNormalny2"/>
                  <w:ind w:firstLine="0"/>
                </w:pPr>
              </w:pPrChange>
            </w:pPr>
            <w:ins w:id="2596" w:author="Kuba Fa" w:date="2023-03-11T17:40:00Z">
              <w:r>
                <w:rPr>
                  <w:b/>
                  <w:bCs/>
                </w:rPr>
                <w:t>System na podstawie ostatnich rezultatów</w:t>
              </w:r>
            </w:ins>
            <w:del w:id="2597" w:author="Kuba Fa" w:date="2023-03-11T17:40:00Z">
              <w:r w:rsidR="00C766F8" w:rsidRPr="00BC4FBC" w:rsidDel="00610D86">
                <w:rPr>
                  <w:b/>
                  <w:bCs/>
                </w:rPr>
                <w:delText>Moja aplikacja</w:delText>
              </w:r>
            </w:del>
          </w:p>
        </w:tc>
        <w:tc>
          <w:tcPr>
            <w:tcW w:w="1835" w:type="dxa"/>
            <w:tcPrChange w:id="2598" w:author="Kuba Fa" w:date="2023-03-11T17:40:00Z">
              <w:tcPr>
                <w:tcW w:w="2109" w:type="dxa"/>
              </w:tcPr>
            </w:tcPrChange>
          </w:tcPr>
          <w:p w14:paraId="18CB3894" w14:textId="77777777" w:rsidR="00C766F8" w:rsidRPr="00BC4FBC" w:rsidRDefault="00C766F8">
            <w:pPr>
              <w:pStyle w:val="MojNormalny2"/>
              <w:ind w:firstLine="0"/>
              <w:jc w:val="center"/>
              <w:rPr>
                <w:b/>
                <w:bCs/>
              </w:rPr>
              <w:pPrChange w:id="2599" w:author="Kuba Fa" w:date="2023-03-11T17:40:00Z">
                <w:pPr>
                  <w:pStyle w:val="MojNormalny2"/>
                  <w:ind w:firstLine="0"/>
                </w:pPr>
              </w:pPrChange>
            </w:pPr>
            <w:r w:rsidRPr="00BC4FBC">
              <w:rPr>
                <w:b/>
                <w:bCs/>
              </w:rPr>
              <w:t>Forebet</w:t>
            </w:r>
          </w:p>
        </w:tc>
      </w:tr>
      <w:tr w:rsidR="00C766F8" w14:paraId="10954320" w14:textId="77777777" w:rsidTr="00610D86">
        <w:tc>
          <w:tcPr>
            <w:tcW w:w="2211" w:type="dxa"/>
            <w:tcPrChange w:id="2600" w:author="Kuba Fa" w:date="2023-03-11T17:40:00Z">
              <w:tcPr>
                <w:tcW w:w="2211" w:type="dxa"/>
              </w:tcPr>
            </w:tcPrChange>
          </w:tcPr>
          <w:p w14:paraId="6FEBA4B4" w14:textId="0CFCD09D" w:rsidR="00C766F8" w:rsidRPr="00BC4FBC" w:rsidRDefault="00C766F8">
            <w:pPr>
              <w:pStyle w:val="MojNormalny2"/>
              <w:ind w:firstLine="0"/>
              <w:jc w:val="center"/>
              <w:rPr>
                <w:b/>
                <w:bCs/>
              </w:rPr>
              <w:pPrChange w:id="2601" w:author="Kuba Fa" w:date="2023-03-11T17:40:00Z">
                <w:pPr>
                  <w:pStyle w:val="MojNormalny2"/>
                  <w:ind w:firstLine="0"/>
                </w:pPr>
              </w:pPrChange>
            </w:pPr>
            <w:r>
              <w:rPr>
                <w:b/>
                <w:bCs/>
              </w:rPr>
              <w:t>0-3 / 2</w:t>
            </w:r>
          </w:p>
        </w:tc>
        <w:tc>
          <w:tcPr>
            <w:tcW w:w="1612" w:type="dxa"/>
            <w:tcPrChange w:id="2602" w:author="Kuba Fa" w:date="2023-03-11T17:40:00Z">
              <w:tcPr>
                <w:tcW w:w="2000" w:type="dxa"/>
              </w:tcPr>
            </w:tcPrChange>
          </w:tcPr>
          <w:p w14:paraId="6F611E15" w14:textId="25C85430" w:rsidR="00C766F8" w:rsidRPr="008027F5" w:rsidRDefault="00F5114F">
            <w:pPr>
              <w:pStyle w:val="MojNormalny2"/>
              <w:ind w:firstLine="0"/>
              <w:jc w:val="center"/>
              <w:pPrChange w:id="2603" w:author="Kuba Fa" w:date="2023-03-11T17:40:00Z">
                <w:pPr>
                  <w:pStyle w:val="MojNormalny2"/>
                  <w:ind w:firstLine="0"/>
                </w:pPr>
              </w:pPrChange>
            </w:pPr>
            <w:r>
              <w:t>1-0 / 1</w:t>
            </w:r>
          </w:p>
        </w:tc>
        <w:tc>
          <w:tcPr>
            <w:tcW w:w="2835" w:type="dxa"/>
            <w:tcPrChange w:id="2604" w:author="Kuba Fa" w:date="2023-03-11T17:40:00Z">
              <w:tcPr>
                <w:tcW w:w="2173" w:type="dxa"/>
              </w:tcPr>
            </w:tcPrChange>
          </w:tcPr>
          <w:p w14:paraId="3E1A8EF1" w14:textId="76B0956B" w:rsidR="00C766F8" w:rsidRPr="008027F5" w:rsidRDefault="00C766F8">
            <w:pPr>
              <w:pStyle w:val="MojNormalny2"/>
              <w:ind w:firstLine="0"/>
              <w:jc w:val="center"/>
              <w:pPrChange w:id="2605" w:author="Kuba Fa" w:date="2023-03-11T17:40:00Z">
                <w:pPr>
                  <w:pStyle w:val="MojNormalny2"/>
                  <w:ind w:firstLine="0"/>
                </w:pPr>
              </w:pPrChange>
            </w:pPr>
            <w:r w:rsidRPr="008027F5">
              <w:t>4-2 / 1</w:t>
            </w:r>
          </w:p>
        </w:tc>
        <w:tc>
          <w:tcPr>
            <w:tcW w:w="1835" w:type="dxa"/>
            <w:tcPrChange w:id="2606" w:author="Kuba Fa" w:date="2023-03-11T17:40:00Z">
              <w:tcPr>
                <w:tcW w:w="2109" w:type="dxa"/>
              </w:tcPr>
            </w:tcPrChange>
          </w:tcPr>
          <w:p w14:paraId="1BEA8FA4" w14:textId="6C7E74AD" w:rsidR="00C766F8" w:rsidRDefault="00C766F8">
            <w:pPr>
              <w:pStyle w:val="MojNormalny2"/>
              <w:keepNext/>
              <w:ind w:firstLine="0"/>
              <w:jc w:val="center"/>
              <w:pPrChange w:id="2607" w:author="Kuba Fa" w:date="2023-03-11T17:54:00Z">
                <w:pPr>
                  <w:pStyle w:val="MojNormalny2"/>
                  <w:ind w:firstLine="0"/>
                </w:pPr>
              </w:pPrChange>
            </w:pPr>
            <w:r>
              <w:t>2-0 / 1</w:t>
            </w:r>
          </w:p>
        </w:tc>
      </w:tr>
    </w:tbl>
    <w:p w14:paraId="7D59FD01" w14:textId="55BE7C35" w:rsidR="00290460" w:rsidRPr="00267892" w:rsidRDefault="000269A1">
      <w:pPr>
        <w:pStyle w:val="Legenda"/>
        <w:jc w:val="center"/>
        <w:rPr>
          <w:b/>
          <w:bCs/>
          <w:sz w:val="22"/>
          <w:szCs w:val="22"/>
          <w:rPrChange w:id="2608" w:author="Kuba Fa" w:date="2023-03-11T18:55:00Z">
            <w:rPr>
              <w:b/>
              <w:bCs/>
              <w:sz w:val="28"/>
              <w:szCs w:val="28"/>
            </w:rPr>
          </w:rPrChange>
        </w:rPr>
        <w:pPrChange w:id="2609" w:author="Kuba Fa" w:date="2023-03-11T17:54:00Z">
          <w:pPr>
            <w:pStyle w:val="MojNormalny2"/>
            <w:ind w:firstLine="0"/>
          </w:pPr>
        </w:pPrChange>
      </w:pPr>
      <w:ins w:id="2610" w:author="Kuba Fa" w:date="2023-03-11T17:54:00Z">
        <w:r w:rsidRPr="00267892">
          <w:rPr>
            <w:sz w:val="22"/>
            <w:szCs w:val="22"/>
            <w:rPrChange w:id="2611" w:author="Kuba Fa" w:date="2023-03-11T18:55:00Z">
              <w:rPr/>
            </w:rPrChange>
          </w:rPr>
          <w:t>Tabela 4</w:t>
        </w:r>
      </w:ins>
    </w:p>
    <w:p w14:paraId="493CCD1C" w14:textId="70BF287E" w:rsidR="00BC4FBC" w:rsidRDefault="00BC4FBC">
      <w:pPr>
        <w:pStyle w:val="MojNormalny2"/>
        <w:numPr>
          <w:ilvl w:val="0"/>
          <w:numId w:val="71"/>
        </w:numPr>
        <w:rPr>
          <w:ins w:id="2612" w:author="Kuba Fa" w:date="2023-03-11T17:55:00Z"/>
          <w:b/>
          <w:bCs/>
          <w:sz w:val="28"/>
          <w:szCs w:val="28"/>
        </w:rPr>
        <w:pPrChange w:id="2613" w:author="Kuba Fa" w:date="2023-03-11T18:22:00Z">
          <w:pPr>
            <w:pStyle w:val="MojNormalny2"/>
            <w:ind w:firstLine="0"/>
          </w:pPr>
        </w:pPrChange>
      </w:pPr>
      <w:r>
        <w:rPr>
          <w:b/>
          <w:bCs/>
          <w:sz w:val="28"/>
          <w:szCs w:val="28"/>
        </w:rPr>
        <w:t>Jagiellonia Białystok – Lech Poznań</w:t>
      </w:r>
    </w:p>
    <w:p w14:paraId="70815D76" w14:textId="1B1CB7CE" w:rsidR="00D42200" w:rsidRPr="00BC4FBC" w:rsidRDefault="00D42200" w:rsidP="00BC4FBC">
      <w:pPr>
        <w:pStyle w:val="MojNormalny2"/>
        <w:ind w:firstLine="0"/>
        <w:rPr>
          <w:b/>
          <w:bCs/>
          <w:sz w:val="28"/>
          <w:szCs w:val="28"/>
        </w:rPr>
      </w:pPr>
      <w:ins w:id="2614" w:author="Kuba Fa" w:date="2023-03-11T17:55:00Z">
        <w:r>
          <w:t>Bukmacher p</w:t>
        </w:r>
      </w:ins>
      <w:ins w:id="2615" w:author="Kuba Fa" w:date="2023-03-11T17:58:00Z">
        <w:r>
          <w:t>oprawnie oszacował</w:t>
        </w:r>
      </w:ins>
      <w:ins w:id="2616" w:author="Kuba Fa" w:date="2023-03-11T17:55:00Z">
        <w:r>
          <w:t xml:space="preserve"> zwycięzc</w:t>
        </w:r>
      </w:ins>
      <w:ins w:id="2617" w:author="Kuba Fa" w:date="2023-03-11T17:56:00Z">
        <w:r>
          <w:t>ę</w:t>
        </w:r>
      </w:ins>
      <w:ins w:id="2618" w:author="Kuba Fa" w:date="2023-03-11T17:55:00Z">
        <w:r>
          <w:t xml:space="preserve">, </w:t>
        </w:r>
      </w:ins>
      <w:ins w:id="2619" w:author="Kuba Fa" w:date="2023-03-11T17:56:00Z">
        <w:r>
          <w:t>system n</w:t>
        </w:r>
      </w:ins>
      <w:ins w:id="2620" w:author="Kuba Fa" w:date="2023-03-11T17:57:00Z">
        <w:r>
          <w:t>a podstawie ostatnich rezultatów</w:t>
        </w:r>
      </w:ins>
      <w:ins w:id="2621" w:author="Kuba Fa" w:date="2023-03-11T17:55:00Z">
        <w:r>
          <w:t xml:space="preserve"> i forebet </w:t>
        </w:r>
      </w:ins>
      <w:ins w:id="2622" w:author="Kuba Fa" w:date="2023-03-11T17:58:00Z">
        <w:r>
          <w:t>poprawnie oszacował</w:t>
        </w:r>
      </w:ins>
      <w:ins w:id="2623" w:author="Kuba Fa" w:date="2023-03-11T17:55:00Z">
        <w:r>
          <w:t xml:space="preserve"> zwycięzc</w:t>
        </w:r>
      </w:ins>
      <w:ins w:id="2624" w:author="Kuba Fa" w:date="2023-03-11T17:57:00Z">
        <w:r>
          <w:t>ę</w:t>
        </w:r>
      </w:ins>
      <w:ins w:id="2625" w:author="Kuba Fa" w:date="2023-03-11T17:55:00Z">
        <w:r>
          <w:t xml:space="preserve"> i dokładny wynik</w:t>
        </w:r>
      </w:ins>
    </w:p>
    <w:p w14:paraId="78A61F95" w14:textId="2C79855E" w:rsidR="00290460" w:rsidRDefault="00290460" w:rsidP="00290460">
      <w:pPr>
        <w:pStyle w:val="Legenda"/>
        <w:keepNext/>
      </w:pPr>
      <w:del w:id="2626" w:author="Kuba Fa" w:date="2023-03-11T17:58:00Z">
        <w:r w:rsidDel="00D42200">
          <w:delText xml:space="preserve">Tabela </w:delText>
        </w:r>
        <w:r w:rsidDel="00D42200">
          <w:fldChar w:fldCharType="begin"/>
        </w:r>
        <w:r w:rsidDel="00D42200">
          <w:delInstrText xml:space="preserve"> SEQ Tabela \* ARABIC </w:delInstrText>
        </w:r>
        <w:r w:rsidDel="00D42200">
          <w:fldChar w:fldCharType="separate"/>
        </w:r>
      </w:del>
      <w:del w:id="2627" w:author="Kuba Fa" w:date="2023-03-11T17:51:00Z">
        <w:r w:rsidR="004D225F" w:rsidDel="000269A1">
          <w:rPr>
            <w:noProof/>
          </w:rPr>
          <w:delText>5</w:delText>
        </w:r>
      </w:del>
      <w:del w:id="2628" w:author="Kuba Fa" w:date="2023-03-11T17:58:00Z">
        <w:r w:rsidDel="00D42200">
          <w:rPr>
            <w:noProof/>
          </w:rPr>
          <w:fldChar w:fldCharType="end"/>
        </w:r>
        <w:r w:rsidDel="00D42200">
          <w:delText xml:space="preserve"> </w:delText>
        </w:r>
      </w:del>
      <w:del w:id="2629" w:author="Kuba Fa" w:date="2023-03-11T18:00:00Z">
        <w:r w:rsidDel="00D42200">
          <w:delText xml:space="preserve">- </w:delText>
        </w:r>
      </w:del>
      <w:del w:id="2630" w:author="Kuba Fa" w:date="2023-03-11T17:55:00Z">
        <w:r w:rsidDel="00D42200">
          <w:delText>Bukmacher przewidział zwycięzce, moja aplikacja i forebet przewidzieli zwycięzce i dokładny wynik</w:delText>
        </w:r>
      </w:del>
    </w:p>
    <w:tbl>
      <w:tblPr>
        <w:tblStyle w:val="Tabela-Siatka"/>
        <w:tblW w:w="0" w:type="auto"/>
        <w:tblLook w:val="04A0" w:firstRow="1" w:lastRow="0" w:firstColumn="1" w:lastColumn="0" w:noHBand="0" w:noVBand="1"/>
        <w:tblPrChange w:id="2631" w:author="Kuba Fa" w:date="2023-03-11T17:41:00Z">
          <w:tblPr>
            <w:tblStyle w:val="Tabela-Siatka"/>
            <w:tblW w:w="0" w:type="auto"/>
            <w:tblLook w:val="04A0" w:firstRow="1" w:lastRow="0" w:firstColumn="1" w:lastColumn="0" w:noHBand="0" w:noVBand="1"/>
          </w:tblPr>
        </w:tblPrChange>
      </w:tblPr>
      <w:tblGrid>
        <w:gridCol w:w="2211"/>
        <w:gridCol w:w="1612"/>
        <w:gridCol w:w="2835"/>
        <w:gridCol w:w="1835"/>
        <w:tblGridChange w:id="2632">
          <w:tblGrid>
            <w:gridCol w:w="2211"/>
            <w:gridCol w:w="2000"/>
            <w:gridCol w:w="2173"/>
            <w:gridCol w:w="2109"/>
          </w:tblGrid>
        </w:tblGridChange>
      </w:tblGrid>
      <w:tr w:rsidR="00C766F8" w14:paraId="09FE9BA6" w14:textId="77777777" w:rsidTr="00610D86">
        <w:tc>
          <w:tcPr>
            <w:tcW w:w="2211" w:type="dxa"/>
            <w:tcPrChange w:id="2633" w:author="Kuba Fa" w:date="2023-03-11T17:41:00Z">
              <w:tcPr>
                <w:tcW w:w="2211" w:type="dxa"/>
              </w:tcPr>
            </w:tcPrChange>
          </w:tcPr>
          <w:p w14:paraId="3C9584A3" w14:textId="77777777" w:rsidR="00C766F8" w:rsidRPr="00BC4FBC" w:rsidRDefault="00C766F8">
            <w:pPr>
              <w:pStyle w:val="MojNormalny2"/>
              <w:ind w:firstLine="0"/>
              <w:jc w:val="center"/>
              <w:rPr>
                <w:b/>
                <w:bCs/>
              </w:rPr>
              <w:pPrChange w:id="2634" w:author="Kuba Fa" w:date="2023-03-11T17:41:00Z">
                <w:pPr>
                  <w:pStyle w:val="MojNormalny2"/>
                  <w:ind w:firstLine="0"/>
                </w:pPr>
              </w:pPrChange>
            </w:pPr>
            <w:r w:rsidRPr="00BC4FBC">
              <w:rPr>
                <w:b/>
                <w:bCs/>
              </w:rPr>
              <w:t>Faktyczny rezultat</w:t>
            </w:r>
          </w:p>
        </w:tc>
        <w:tc>
          <w:tcPr>
            <w:tcW w:w="1612" w:type="dxa"/>
            <w:tcPrChange w:id="2635" w:author="Kuba Fa" w:date="2023-03-11T17:41:00Z">
              <w:tcPr>
                <w:tcW w:w="2000" w:type="dxa"/>
              </w:tcPr>
            </w:tcPrChange>
          </w:tcPr>
          <w:p w14:paraId="63B9E5DD" w14:textId="64417482" w:rsidR="00C766F8" w:rsidRPr="00BC4FBC" w:rsidRDefault="00C766F8">
            <w:pPr>
              <w:pStyle w:val="MojNormalny2"/>
              <w:ind w:firstLine="0"/>
              <w:jc w:val="center"/>
              <w:rPr>
                <w:b/>
                <w:bCs/>
              </w:rPr>
              <w:pPrChange w:id="2636" w:author="Kuba Fa" w:date="2023-03-11T17:41:00Z">
                <w:pPr>
                  <w:pStyle w:val="MojNormalny2"/>
                  <w:ind w:firstLine="0"/>
                </w:pPr>
              </w:pPrChange>
            </w:pPr>
            <w:r>
              <w:rPr>
                <w:b/>
                <w:bCs/>
              </w:rPr>
              <w:t>Bukmacher</w:t>
            </w:r>
          </w:p>
        </w:tc>
        <w:tc>
          <w:tcPr>
            <w:tcW w:w="2835" w:type="dxa"/>
            <w:tcPrChange w:id="2637" w:author="Kuba Fa" w:date="2023-03-11T17:41:00Z">
              <w:tcPr>
                <w:tcW w:w="2173" w:type="dxa"/>
              </w:tcPr>
            </w:tcPrChange>
          </w:tcPr>
          <w:p w14:paraId="4F0E3668" w14:textId="1B946B00" w:rsidR="00C766F8" w:rsidRPr="00BC4FBC" w:rsidRDefault="00610D86">
            <w:pPr>
              <w:pStyle w:val="MojNormalny2"/>
              <w:ind w:firstLine="0"/>
              <w:jc w:val="center"/>
              <w:rPr>
                <w:b/>
                <w:bCs/>
              </w:rPr>
              <w:pPrChange w:id="2638" w:author="Kuba Fa" w:date="2023-03-11T17:41:00Z">
                <w:pPr>
                  <w:pStyle w:val="MojNormalny2"/>
                  <w:ind w:firstLine="0"/>
                </w:pPr>
              </w:pPrChange>
            </w:pPr>
            <w:ins w:id="2639" w:author="Kuba Fa" w:date="2023-03-11T17:41:00Z">
              <w:r>
                <w:rPr>
                  <w:b/>
                  <w:bCs/>
                </w:rPr>
                <w:t>System na podstawie ostatnich rezultatów</w:t>
              </w:r>
            </w:ins>
            <w:del w:id="2640" w:author="Kuba Fa" w:date="2023-03-11T17:41:00Z">
              <w:r w:rsidR="00C766F8" w:rsidRPr="00BC4FBC" w:rsidDel="00610D86">
                <w:rPr>
                  <w:b/>
                  <w:bCs/>
                </w:rPr>
                <w:delText>Moja aplikacja</w:delText>
              </w:r>
            </w:del>
          </w:p>
        </w:tc>
        <w:tc>
          <w:tcPr>
            <w:tcW w:w="1835" w:type="dxa"/>
            <w:tcPrChange w:id="2641" w:author="Kuba Fa" w:date="2023-03-11T17:41:00Z">
              <w:tcPr>
                <w:tcW w:w="2109" w:type="dxa"/>
              </w:tcPr>
            </w:tcPrChange>
          </w:tcPr>
          <w:p w14:paraId="6F4A21C6" w14:textId="77777777" w:rsidR="00C766F8" w:rsidRPr="00BC4FBC" w:rsidRDefault="00C766F8">
            <w:pPr>
              <w:pStyle w:val="MojNormalny2"/>
              <w:ind w:firstLine="0"/>
              <w:jc w:val="center"/>
              <w:rPr>
                <w:b/>
                <w:bCs/>
              </w:rPr>
              <w:pPrChange w:id="2642" w:author="Kuba Fa" w:date="2023-03-11T17:41:00Z">
                <w:pPr>
                  <w:pStyle w:val="MojNormalny2"/>
                  <w:ind w:firstLine="0"/>
                </w:pPr>
              </w:pPrChange>
            </w:pPr>
            <w:r w:rsidRPr="00BC4FBC">
              <w:rPr>
                <w:b/>
                <w:bCs/>
              </w:rPr>
              <w:t>Forebet</w:t>
            </w:r>
          </w:p>
        </w:tc>
      </w:tr>
      <w:tr w:rsidR="00C766F8" w14:paraId="7EBDF33D" w14:textId="77777777" w:rsidTr="00610D86">
        <w:tc>
          <w:tcPr>
            <w:tcW w:w="2211" w:type="dxa"/>
            <w:tcPrChange w:id="2643" w:author="Kuba Fa" w:date="2023-03-11T17:41:00Z">
              <w:tcPr>
                <w:tcW w:w="2211" w:type="dxa"/>
              </w:tcPr>
            </w:tcPrChange>
          </w:tcPr>
          <w:p w14:paraId="07A5E661" w14:textId="60D48015" w:rsidR="00C766F8" w:rsidRPr="00BC4FBC" w:rsidRDefault="00C766F8">
            <w:pPr>
              <w:pStyle w:val="MojNormalny2"/>
              <w:ind w:firstLine="0"/>
              <w:jc w:val="center"/>
              <w:rPr>
                <w:b/>
                <w:bCs/>
              </w:rPr>
              <w:pPrChange w:id="2644" w:author="Kuba Fa" w:date="2023-03-11T17:41:00Z">
                <w:pPr>
                  <w:pStyle w:val="MojNormalny2"/>
                  <w:ind w:firstLine="0"/>
                </w:pPr>
              </w:pPrChange>
            </w:pPr>
            <w:r w:rsidRPr="00BC4FBC">
              <w:rPr>
                <w:b/>
                <w:bCs/>
              </w:rPr>
              <w:t>1-</w:t>
            </w:r>
            <w:r>
              <w:rPr>
                <w:b/>
                <w:bCs/>
              </w:rPr>
              <w:t>2 / 2</w:t>
            </w:r>
          </w:p>
        </w:tc>
        <w:tc>
          <w:tcPr>
            <w:tcW w:w="1612" w:type="dxa"/>
            <w:tcPrChange w:id="2645" w:author="Kuba Fa" w:date="2023-03-11T17:41:00Z">
              <w:tcPr>
                <w:tcW w:w="2000" w:type="dxa"/>
              </w:tcPr>
            </w:tcPrChange>
          </w:tcPr>
          <w:p w14:paraId="37BC52B5" w14:textId="5BE61D00" w:rsidR="00C766F8" w:rsidRPr="00172EAA" w:rsidRDefault="00172EAA">
            <w:pPr>
              <w:pStyle w:val="MojNormalny2"/>
              <w:ind w:firstLine="0"/>
              <w:jc w:val="center"/>
              <w:pPrChange w:id="2646" w:author="Kuba Fa" w:date="2023-03-11T17:41:00Z">
                <w:pPr>
                  <w:pStyle w:val="MojNormalny2"/>
                  <w:ind w:firstLine="0"/>
                </w:pPr>
              </w:pPrChange>
            </w:pPr>
            <w:r>
              <w:t xml:space="preserve">1-1 / </w:t>
            </w:r>
            <w:r w:rsidRPr="00172EAA">
              <w:rPr>
                <w:b/>
                <w:bCs/>
                <w:u w:val="single"/>
              </w:rPr>
              <w:t>2</w:t>
            </w:r>
          </w:p>
        </w:tc>
        <w:tc>
          <w:tcPr>
            <w:tcW w:w="2835" w:type="dxa"/>
            <w:tcPrChange w:id="2647" w:author="Kuba Fa" w:date="2023-03-11T17:41:00Z">
              <w:tcPr>
                <w:tcW w:w="2173" w:type="dxa"/>
              </w:tcPr>
            </w:tcPrChange>
          </w:tcPr>
          <w:p w14:paraId="0283DE20" w14:textId="6DB444B2" w:rsidR="00C766F8" w:rsidRPr="008027F5" w:rsidRDefault="00C766F8">
            <w:pPr>
              <w:pStyle w:val="MojNormalny2"/>
              <w:ind w:firstLine="0"/>
              <w:jc w:val="center"/>
              <w:rPr>
                <w:b/>
                <w:bCs/>
                <w:u w:val="single"/>
              </w:rPr>
              <w:pPrChange w:id="2648" w:author="Kuba Fa" w:date="2023-03-11T17:41:00Z">
                <w:pPr>
                  <w:pStyle w:val="MojNormalny2"/>
                  <w:ind w:firstLine="0"/>
                </w:pPr>
              </w:pPrChange>
            </w:pPr>
            <w:r w:rsidRPr="008027F5">
              <w:rPr>
                <w:b/>
                <w:bCs/>
                <w:u w:val="single"/>
              </w:rPr>
              <w:t>1-2 / 2</w:t>
            </w:r>
          </w:p>
        </w:tc>
        <w:tc>
          <w:tcPr>
            <w:tcW w:w="1835" w:type="dxa"/>
            <w:tcPrChange w:id="2649" w:author="Kuba Fa" w:date="2023-03-11T17:41:00Z">
              <w:tcPr>
                <w:tcW w:w="2109" w:type="dxa"/>
              </w:tcPr>
            </w:tcPrChange>
          </w:tcPr>
          <w:p w14:paraId="17ED1EA9" w14:textId="15AFAD91" w:rsidR="00C766F8" w:rsidRPr="008027F5" w:rsidRDefault="00C766F8">
            <w:pPr>
              <w:pStyle w:val="MojNormalny2"/>
              <w:keepNext/>
              <w:ind w:firstLine="0"/>
              <w:jc w:val="center"/>
              <w:rPr>
                <w:b/>
                <w:bCs/>
                <w:u w:val="single"/>
              </w:rPr>
              <w:pPrChange w:id="2650" w:author="Kuba Fa" w:date="2023-03-11T17:58:00Z">
                <w:pPr>
                  <w:pStyle w:val="MojNormalny2"/>
                  <w:ind w:firstLine="0"/>
                </w:pPr>
              </w:pPrChange>
            </w:pPr>
            <w:r w:rsidRPr="008027F5">
              <w:rPr>
                <w:b/>
                <w:bCs/>
                <w:u w:val="single"/>
              </w:rPr>
              <w:t>1-2 / 2</w:t>
            </w:r>
          </w:p>
        </w:tc>
      </w:tr>
    </w:tbl>
    <w:p w14:paraId="0B0B7CBE" w14:textId="06868BBB" w:rsidR="00290460" w:rsidRPr="00267892" w:rsidRDefault="00D42200">
      <w:pPr>
        <w:pStyle w:val="Legenda"/>
        <w:jc w:val="center"/>
        <w:rPr>
          <w:b/>
          <w:bCs/>
          <w:sz w:val="22"/>
          <w:szCs w:val="22"/>
          <w:rPrChange w:id="2651" w:author="Kuba Fa" w:date="2023-03-11T18:55:00Z">
            <w:rPr>
              <w:b/>
              <w:bCs/>
              <w:sz w:val="28"/>
              <w:szCs w:val="28"/>
            </w:rPr>
          </w:rPrChange>
        </w:rPr>
        <w:pPrChange w:id="2652" w:author="Kuba Fa" w:date="2023-03-11T17:58:00Z">
          <w:pPr>
            <w:pStyle w:val="MojNormalny2"/>
            <w:ind w:firstLine="0"/>
          </w:pPr>
        </w:pPrChange>
      </w:pPr>
      <w:ins w:id="2653" w:author="Kuba Fa" w:date="2023-03-11T17:58:00Z">
        <w:r w:rsidRPr="00267892">
          <w:rPr>
            <w:sz w:val="22"/>
            <w:szCs w:val="22"/>
            <w:rPrChange w:id="2654" w:author="Kuba Fa" w:date="2023-03-11T18:55:00Z">
              <w:rPr/>
            </w:rPrChange>
          </w:rPr>
          <w:t>Tabela 5</w:t>
        </w:r>
      </w:ins>
    </w:p>
    <w:p w14:paraId="582964B1" w14:textId="792F64B4" w:rsidR="00BC4FBC" w:rsidRDefault="00BC4FBC">
      <w:pPr>
        <w:pStyle w:val="MojNormalny2"/>
        <w:numPr>
          <w:ilvl w:val="0"/>
          <w:numId w:val="71"/>
        </w:numPr>
        <w:rPr>
          <w:ins w:id="2655" w:author="Kuba Fa" w:date="2023-03-11T17:58:00Z"/>
          <w:b/>
          <w:bCs/>
          <w:sz w:val="28"/>
          <w:szCs w:val="28"/>
        </w:rPr>
        <w:pPrChange w:id="2656" w:author="Kuba Fa" w:date="2023-03-11T18:22:00Z">
          <w:pPr>
            <w:pStyle w:val="MojNormalny2"/>
            <w:ind w:firstLine="0"/>
          </w:pPr>
        </w:pPrChange>
      </w:pPr>
      <w:r>
        <w:rPr>
          <w:b/>
          <w:bCs/>
          <w:sz w:val="28"/>
          <w:szCs w:val="28"/>
        </w:rPr>
        <w:t>Zagłębie Lubin – Raków Częstochowa</w:t>
      </w:r>
    </w:p>
    <w:p w14:paraId="2A37377E" w14:textId="04DC5D01" w:rsidR="00D42200" w:rsidRPr="00BC4FBC" w:rsidRDefault="00D42200" w:rsidP="00BC4FBC">
      <w:pPr>
        <w:pStyle w:val="MojNormalny2"/>
        <w:ind w:firstLine="0"/>
        <w:rPr>
          <w:b/>
          <w:bCs/>
          <w:sz w:val="28"/>
          <w:szCs w:val="28"/>
        </w:rPr>
      </w:pPr>
      <w:ins w:id="2657" w:author="Kuba Fa" w:date="2023-03-11T17:58:00Z">
        <w:r>
          <w:t xml:space="preserve">Wszystkie źródła </w:t>
        </w:r>
      </w:ins>
      <w:ins w:id="2658" w:author="Kuba Fa" w:date="2023-03-11T17:59:00Z">
        <w:r>
          <w:t>poprawnie oszacowały</w:t>
        </w:r>
      </w:ins>
      <w:ins w:id="2659" w:author="Kuba Fa" w:date="2023-03-11T17:58:00Z">
        <w:r>
          <w:t xml:space="preserve"> zwycięzc</w:t>
        </w:r>
      </w:ins>
      <w:ins w:id="2660" w:author="Kuba Fa" w:date="2023-03-11T17:59:00Z">
        <w:r>
          <w:t>ę</w:t>
        </w:r>
      </w:ins>
      <w:ins w:id="2661" w:author="Kuba Fa" w:date="2023-03-11T17:58:00Z">
        <w:r>
          <w:t xml:space="preserve">, forebet </w:t>
        </w:r>
      </w:ins>
      <w:ins w:id="2662" w:author="Kuba Fa" w:date="2023-03-11T17:59:00Z">
        <w:r>
          <w:t>poprawnie wytypował</w:t>
        </w:r>
      </w:ins>
      <w:ins w:id="2663" w:author="Kuba Fa" w:date="2023-03-11T17:58:00Z">
        <w:r>
          <w:t xml:space="preserve"> rezultat</w:t>
        </w:r>
      </w:ins>
    </w:p>
    <w:p w14:paraId="2BA3B171" w14:textId="192BFFD7" w:rsidR="00290460" w:rsidRDefault="00290460" w:rsidP="00290460">
      <w:pPr>
        <w:pStyle w:val="Legenda"/>
        <w:keepNext/>
      </w:pPr>
      <w:del w:id="2664" w:author="Kuba Fa" w:date="2023-03-11T18:00:00Z">
        <w:r w:rsidDel="00D42200">
          <w:lastRenderedPageBreak/>
          <w:delText xml:space="preserve">Tabela </w:delText>
        </w:r>
        <w:r w:rsidDel="00D42200">
          <w:fldChar w:fldCharType="begin"/>
        </w:r>
        <w:r w:rsidDel="00D42200">
          <w:delInstrText xml:space="preserve"> SEQ Tabela \* ARABIC </w:delInstrText>
        </w:r>
        <w:r w:rsidDel="00D42200">
          <w:fldChar w:fldCharType="separate"/>
        </w:r>
      </w:del>
      <w:del w:id="2665" w:author="Kuba Fa" w:date="2023-03-11T17:51:00Z">
        <w:r w:rsidR="004D225F" w:rsidDel="000269A1">
          <w:rPr>
            <w:noProof/>
          </w:rPr>
          <w:delText>6</w:delText>
        </w:r>
      </w:del>
      <w:del w:id="2666" w:author="Kuba Fa" w:date="2023-03-11T18:00:00Z">
        <w:r w:rsidDel="00D42200">
          <w:rPr>
            <w:noProof/>
          </w:rPr>
          <w:fldChar w:fldCharType="end"/>
        </w:r>
        <w:r w:rsidDel="00D42200">
          <w:delText xml:space="preserve"> - </w:delText>
        </w:r>
      </w:del>
      <w:del w:id="2667" w:author="Kuba Fa" w:date="2023-03-11T17:58:00Z">
        <w:r w:rsidDel="00D42200">
          <w:delText>Wszystkie źródła przewidziały zwycięzce, forebet przewidział dodatkowo poprawny rezultat</w:delText>
        </w:r>
      </w:del>
    </w:p>
    <w:tbl>
      <w:tblPr>
        <w:tblStyle w:val="Tabela-Siatka"/>
        <w:tblW w:w="0" w:type="auto"/>
        <w:tblLook w:val="04A0" w:firstRow="1" w:lastRow="0" w:firstColumn="1" w:lastColumn="0" w:noHBand="0" w:noVBand="1"/>
        <w:tblPrChange w:id="2668" w:author="Kuba Fa" w:date="2023-03-11T17:41:00Z">
          <w:tblPr>
            <w:tblStyle w:val="Tabela-Siatka"/>
            <w:tblW w:w="0" w:type="auto"/>
            <w:tblLook w:val="04A0" w:firstRow="1" w:lastRow="0" w:firstColumn="1" w:lastColumn="0" w:noHBand="0" w:noVBand="1"/>
          </w:tblPr>
        </w:tblPrChange>
      </w:tblPr>
      <w:tblGrid>
        <w:gridCol w:w="2211"/>
        <w:gridCol w:w="1612"/>
        <w:gridCol w:w="2835"/>
        <w:gridCol w:w="1835"/>
        <w:tblGridChange w:id="2669">
          <w:tblGrid>
            <w:gridCol w:w="2211"/>
            <w:gridCol w:w="2000"/>
            <w:gridCol w:w="2173"/>
            <w:gridCol w:w="2109"/>
          </w:tblGrid>
        </w:tblGridChange>
      </w:tblGrid>
      <w:tr w:rsidR="00C766F8" w14:paraId="4F252130" w14:textId="77777777" w:rsidTr="00610D86">
        <w:tc>
          <w:tcPr>
            <w:tcW w:w="2211" w:type="dxa"/>
            <w:tcPrChange w:id="2670" w:author="Kuba Fa" w:date="2023-03-11T17:41:00Z">
              <w:tcPr>
                <w:tcW w:w="2211" w:type="dxa"/>
              </w:tcPr>
            </w:tcPrChange>
          </w:tcPr>
          <w:p w14:paraId="4708CC1E" w14:textId="77777777" w:rsidR="00C766F8" w:rsidRPr="00BC4FBC" w:rsidRDefault="00C766F8">
            <w:pPr>
              <w:pStyle w:val="MojNormalny2"/>
              <w:ind w:firstLine="0"/>
              <w:jc w:val="center"/>
              <w:rPr>
                <w:b/>
                <w:bCs/>
              </w:rPr>
              <w:pPrChange w:id="2671" w:author="Kuba Fa" w:date="2023-03-11T17:41:00Z">
                <w:pPr>
                  <w:pStyle w:val="MojNormalny2"/>
                  <w:ind w:firstLine="0"/>
                </w:pPr>
              </w:pPrChange>
            </w:pPr>
            <w:r w:rsidRPr="00BC4FBC">
              <w:rPr>
                <w:b/>
                <w:bCs/>
              </w:rPr>
              <w:t>Faktyczny rezultat</w:t>
            </w:r>
          </w:p>
        </w:tc>
        <w:tc>
          <w:tcPr>
            <w:tcW w:w="1612" w:type="dxa"/>
            <w:tcPrChange w:id="2672" w:author="Kuba Fa" w:date="2023-03-11T17:41:00Z">
              <w:tcPr>
                <w:tcW w:w="2000" w:type="dxa"/>
              </w:tcPr>
            </w:tcPrChange>
          </w:tcPr>
          <w:p w14:paraId="0B085E83" w14:textId="3E1F9D7B" w:rsidR="00C766F8" w:rsidRPr="00BC4FBC" w:rsidRDefault="00C766F8">
            <w:pPr>
              <w:pStyle w:val="MojNormalny2"/>
              <w:ind w:firstLine="0"/>
              <w:jc w:val="center"/>
              <w:rPr>
                <w:b/>
                <w:bCs/>
              </w:rPr>
              <w:pPrChange w:id="2673" w:author="Kuba Fa" w:date="2023-03-11T17:41:00Z">
                <w:pPr>
                  <w:pStyle w:val="MojNormalny2"/>
                  <w:ind w:firstLine="0"/>
                </w:pPr>
              </w:pPrChange>
            </w:pPr>
            <w:r>
              <w:rPr>
                <w:b/>
                <w:bCs/>
              </w:rPr>
              <w:t>Bukmacher</w:t>
            </w:r>
          </w:p>
        </w:tc>
        <w:tc>
          <w:tcPr>
            <w:tcW w:w="2835" w:type="dxa"/>
            <w:tcPrChange w:id="2674" w:author="Kuba Fa" w:date="2023-03-11T17:41:00Z">
              <w:tcPr>
                <w:tcW w:w="2173" w:type="dxa"/>
              </w:tcPr>
            </w:tcPrChange>
          </w:tcPr>
          <w:p w14:paraId="378B715E" w14:textId="2BA2E8DA" w:rsidR="00C766F8" w:rsidRPr="00BC4FBC" w:rsidRDefault="00610D86">
            <w:pPr>
              <w:pStyle w:val="MojNormalny2"/>
              <w:ind w:firstLine="0"/>
              <w:jc w:val="center"/>
              <w:rPr>
                <w:b/>
                <w:bCs/>
              </w:rPr>
              <w:pPrChange w:id="2675" w:author="Kuba Fa" w:date="2023-03-11T17:41:00Z">
                <w:pPr>
                  <w:pStyle w:val="MojNormalny2"/>
                  <w:ind w:firstLine="0"/>
                </w:pPr>
              </w:pPrChange>
            </w:pPr>
            <w:ins w:id="2676" w:author="Kuba Fa" w:date="2023-03-11T17:41:00Z">
              <w:r>
                <w:rPr>
                  <w:b/>
                  <w:bCs/>
                </w:rPr>
                <w:t>System na podstawie ostatnich rezultatów</w:t>
              </w:r>
            </w:ins>
            <w:del w:id="2677" w:author="Kuba Fa" w:date="2023-03-11T17:41:00Z">
              <w:r w:rsidR="00C766F8" w:rsidRPr="00BC4FBC" w:rsidDel="00610D86">
                <w:rPr>
                  <w:b/>
                  <w:bCs/>
                </w:rPr>
                <w:delText>Moja aplikacja</w:delText>
              </w:r>
            </w:del>
          </w:p>
        </w:tc>
        <w:tc>
          <w:tcPr>
            <w:tcW w:w="1835" w:type="dxa"/>
            <w:tcPrChange w:id="2678" w:author="Kuba Fa" w:date="2023-03-11T17:41:00Z">
              <w:tcPr>
                <w:tcW w:w="2109" w:type="dxa"/>
              </w:tcPr>
            </w:tcPrChange>
          </w:tcPr>
          <w:p w14:paraId="7B88EE26" w14:textId="77777777" w:rsidR="00C766F8" w:rsidRPr="00BC4FBC" w:rsidRDefault="00C766F8">
            <w:pPr>
              <w:pStyle w:val="MojNormalny2"/>
              <w:ind w:firstLine="0"/>
              <w:jc w:val="center"/>
              <w:rPr>
                <w:b/>
                <w:bCs/>
              </w:rPr>
              <w:pPrChange w:id="2679" w:author="Kuba Fa" w:date="2023-03-11T17:41:00Z">
                <w:pPr>
                  <w:pStyle w:val="MojNormalny2"/>
                  <w:ind w:firstLine="0"/>
                </w:pPr>
              </w:pPrChange>
            </w:pPr>
            <w:r w:rsidRPr="00BC4FBC">
              <w:rPr>
                <w:b/>
                <w:bCs/>
              </w:rPr>
              <w:t>Forebet</w:t>
            </w:r>
          </w:p>
        </w:tc>
      </w:tr>
      <w:tr w:rsidR="00C766F8" w14:paraId="06D637C1" w14:textId="77777777" w:rsidTr="00610D86">
        <w:tc>
          <w:tcPr>
            <w:tcW w:w="2211" w:type="dxa"/>
            <w:tcPrChange w:id="2680" w:author="Kuba Fa" w:date="2023-03-11T17:41:00Z">
              <w:tcPr>
                <w:tcW w:w="2211" w:type="dxa"/>
              </w:tcPr>
            </w:tcPrChange>
          </w:tcPr>
          <w:p w14:paraId="5E77122A" w14:textId="622FEC14" w:rsidR="00C766F8" w:rsidRPr="00BC4FBC" w:rsidRDefault="00C766F8">
            <w:pPr>
              <w:pStyle w:val="MojNormalny2"/>
              <w:ind w:firstLine="0"/>
              <w:jc w:val="center"/>
              <w:rPr>
                <w:b/>
                <w:bCs/>
              </w:rPr>
              <w:pPrChange w:id="2681" w:author="Kuba Fa" w:date="2023-03-11T17:41:00Z">
                <w:pPr>
                  <w:pStyle w:val="MojNormalny2"/>
                  <w:ind w:firstLine="0"/>
                </w:pPr>
              </w:pPrChange>
            </w:pPr>
            <w:r w:rsidRPr="00BC4FBC">
              <w:rPr>
                <w:b/>
                <w:bCs/>
              </w:rPr>
              <w:t>1-</w:t>
            </w:r>
            <w:r>
              <w:rPr>
                <w:b/>
                <w:bCs/>
              </w:rPr>
              <w:t>2 / 2</w:t>
            </w:r>
          </w:p>
        </w:tc>
        <w:tc>
          <w:tcPr>
            <w:tcW w:w="1612" w:type="dxa"/>
            <w:tcPrChange w:id="2682" w:author="Kuba Fa" w:date="2023-03-11T17:41:00Z">
              <w:tcPr>
                <w:tcW w:w="2000" w:type="dxa"/>
              </w:tcPr>
            </w:tcPrChange>
          </w:tcPr>
          <w:p w14:paraId="3B8C4B0A" w14:textId="401F66AA" w:rsidR="00C766F8" w:rsidRPr="00172EAA" w:rsidRDefault="00172EAA">
            <w:pPr>
              <w:pStyle w:val="MojNormalny2"/>
              <w:ind w:firstLine="0"/>
              <w:jc w:val="center"/>
              <w:pPrChange w:id="2683" w:author="Kuba Fa" w:date="2023-03-11T17:41:00Z">
                <w:pPr>
                  <w:pStyle w:val="MojNormalny2"/>
                  <w:ind w:firstLine="0"/>
                </w:pPr>
              </w:pPrChange>
            </w:pPr>
            <w:r>
              <w:t xml:space="preserve">0-1 / </w:t>
            </w:r>
            <w:r w:rsidRPr="00172EAA">
              <w:rPr>
                <w:b/>
                <w:bCs/>
                <w:u w:val="single"/>
              </w:rPr>
              <w:t>2</w:t>
            </w:r>
          </w:p>
        </w:tc>
        <w:tc>
          <w:tcPr>
            <w:tcW w:w="2835" w:type="dxa"/>
            <w:tcPrChange w:id="2684" w:author="Kuba Fa" w:date="2023-03-11T17:41:00Z">
              <w:tcPr>
                <w:tcW w:w="2173" w:type="dxa"/>
              </w:tcPr>
            </w:tcPrChange>
          </w:tcPr>
          <w:p w14:paraId="1900CC66" w14:textId="5B1E7C1D" w:rsidR="00C766F8" w:rsidRPr="00BC4FBC" w:rsidRDefault="00C766F8">
            <w:pPr>
              <w:pStyle w:val="MojNormalny2"/>
              <w:ind w:firstLine="0"/>
              <w:jc w:val="center"/>
              <w:rPr>
                <w:b/>
                <w:bCs/>
              </w:rPr>
              <w:pPrChange w:id="2685" w:author="Kuba Fa" w:date="2023-03-11T17:41:00Z">
                <w:pPr>
                  <w:pStyle w:val="MojNormalny2"/>
                  <w:ind w:firstLine="0"/>
                </w:pPr>
              </w:pPrChange>
            </w:pPr>
            <w:r w:rsidRPr="008027F5">
              <w:t>0-2</w:t>
            </w:r>
            <w:r>
              <w:rPr>
                <w:b/>
                <w:bCs/>
              </w:rPr>
              <w:t xml:space="preserve"> / </w:t>
            </w:r>
            <w:r w:rsidRPr="008027F5">
              <w:rPr>
                <w:b/>
                <w:bCs/>
                <w:u w:val="single"/>
              </w:rPr>
              <w:t>2</w:t>
            </w:r>
          </w:p>
        </w:tc>
        <w:tc>
          <w:tcPr>
            <w:tcW w:w="1835" w:type="dxa"/>
            <w:tcPrChange w:id="2686" w:author="Kuba Fa" w:date="2023-03-11T17:41:00Z">
              <w:tcPr>
                <w:tcW w:w="2109" w:type="dxa"/>
              </w:tcPr>
            </w:tcPrChange>
          </w:tcPr>
          <w:p w14:paraId="4EAE1130" w14:textId="540FD964" w:rsidR="00C766F8" w:rsidRPr="008027F5" w:rsidRDefault="00C766F8">
            <w:pPr>
              <w:pStyle w:val="MojNormalny2"/>
              <w:keepNext/>
              <w:ind w:firstLine="0"/>
              <w:jc w:val="center"/>
              <w:rPr>
                <w:b/>
                <w:bCs/>
                <w:u w:val="single"/>
              </w:rPr>
              <w:pPrChange w:id="2687" w:author="Kuba Fa" w:date="2023-03-11T18:00:00Z">
                <w:pPr>
                  <w:pStyle w:val="MojNormalny2"/>
                  <w:ind w:firstLine="0"/>
                </w:pPr>
              </w:pPrChange>
            </w:pPr>
            <w:r w:rsidRPr="008027F5">
              <w:rPr>
                <w:b/>
                <w:bCs/>
                <w:u w:val="single"/>
              </w:rPr>
              <w:t>1-2 /2</w:t>
            </w:r>
          </w:p>
        </w:tc>
      </w:tr>
    </w:tbl>
    <w:p w14:paraId="576986D3" w14:textId="3A4046C6" w:rsidR="00290460" w:rsidRPr="00267892" w:rsidRDefault="00D42200">
      <w:pPr>
        <w:pStyle w:val="Legenda"/>
        <w:jc w:val="center"/>
        <w:rPr>
          <w:b/>
          <w:bCs/>
          <w:sz w:val="22"/>
          <w:szCs w:val="22"/>
          <w:rPrChange w:id="2688" w:author="Kuba Fa" w:date="2023-03-11T18:55:00Z">
            <w:rPr>
              <w:b/>
              <w:bCs/>
              <w:sz w:val="28"/>
              <w:szCs w:val="28"/>
            </w:rPr>
          </w:rPrChange>
        </w:rPr>
        <w:pPrChange w:id="2689" w:author="Kuba Fa" w:date="2023-03-11T18:00:00Z">
          <w:pPr>
            <w:pStyle w:val="MojNormalny2"/>
            <w:ind w:firstLine="0"/>
          </w:pPr>
        </w:pPrChange>
      </w:pPr>
      <w:ins w:id="2690" w:author="Kuba Fa" w:date="2023-03-11T18:00:00Z">
        <w:r w:rsidRPr="00267892">
          <w:rPr>
            <w:sz w:val="22"/>
            <w:szCs w:val="22"/>
            <w:rPrChange w:id="2691" w:author="Kuba Fa" w:date="2023-03-11T18:55:00Z">
              <w:rPr/>
            </w:rPrChange>
          </w:rPr>
          <w:t xml:space="preserve">Tabela </w:t>
        </w:r>
      </w:ins>
      <w:ins w:id="2692" w:author="Kuba Fa" w:date="2023-03-11T18:01:00Z">
        <w:r w:rsidRPr="00267892">
          <w:rPr>
            <w:sz w:val="22"/>
            <w:szCs w:val="22"/>
            <w:rPrChange w:id="2693" w:author="Kuba Fa" w:date="2023-03-11T18:55:00Z">
              <w:rPr/>
            </w:rPrChange>
          </w:rPr>
          <w:t>6</w:t>
        </w:r>
      </w:ins>
    </w:p>
    <w:p w14:paraId="6325AE5E" w14:textId="444AE1D5" w:rsidR="00BC4FBC" w:rsidRDefault="00BC4FBC">
      <w:pPr>
        <w:pStyle w:val="MojNormalny2"/>
        <w:numPr>
          <w:ilvl w:val="0"/>
          <w:numId w:val="71"/>
        </w:numPr>
        <w:rPr>
          <w:ins w:id="2694" w:author="Kuba Fa" w:date="2023-03-11T18:01:00Z"/>
          <w:b/>
          <w:bCs/>
          <w:sz w:val="28"/>
          <w:szCs w:val="28"/>
        </w:rPr>
        <w:pPrChange w:id="2695" w:author="Kuba Fa" w:date="2023-03-11T18:22:00Z">
          <w:pPr>
            <w:pStyle w:val="MojNormalny2"/>
            <w:ind w:firstLine="0"/>
          </w:pPr>
        </w:pPrChange>
      </w:pPr>
      <w:r>
        <w:rPr>
          <w:b/>
          <w:bCs/>
          <w:sz w:val="28"/>
          <w:szCs w:val="28"/>
        </w:rPr>
        <w:t>Radomiak Radom – Pogoń Szczecin</w:t>
      </w:r>
    </w:p>
    <w:p w14:paraId="07C6746F" w14:textId="0572206A" w:rsidR="00D42200" w:rsidRPr="00BC4FBC" w:rsidRDefault="00D42200" w:rsidP="00BC4FBC">
      <w:pPr>
        <w:pStyle w:val="MojNormalny2"/>
        <w:ind w:firstLine="0"/>
        <w:rPr>
          <w:b/>
          <w:bCs/>
          <w:sz w:val="28"/>
          <w:szCs w:val="28"/>
        </w:rPr>
      </w:pPr>
      <w:ins w:id="2696" w:author="Kuba Fa" w:date="2023-03-11T18:01:00Z">
        <w:r>
          <w:t>Bukmacher p</w:t>
        </w:r>
      </w:ins>
      <w:ins w:id="2697" w:author="Kuba Fa" w:date="2023-03-11T18:02:00Z">
        <w:r>
          <w:t>oprawnie oszacował</w:t>
        </w:r>
      </w:ins>
      <w:ins w:id="2698" w:author="Kuba Fa" w:date="2023-03-11T18:01:00Z">
        <w:r>
          <w:t xml:space="preserve"> zwycię</w:t>
        </w:r>
      </w:ins>
      <w:ins w:id="2699" w:author="Kuba Fa" w:date="2023-03-11T18:02:00Z">
        <w:r>
          <w:t xml:space="preserve">zcę </w:t>
        </w:r>
      </w:ins>
      <w:ins w:id="2700" w:author="Kuba Fa" w:date="2023-03-11T18:01:00Z">
        <w:r>
          <w:t>spotkania</w:t>
        </w:r>
      </w:ins>
    </w:p>
    <w:p w14:paraId="6D22C55F" w14:textId="2333AA0C" w:rsidR="00290460" w:rsidRDefault="00290460" w:rsidP="00290460">
      <w:pPr>
        <w:pStyle w:val="Legenda"/>
        <w:keepNext/>
      </w:pPr>
      <w:del w:id="2701" w:author="Kuba Fa" w:date="2023-03-11T18:02:00Z">
        <w:r w:rsidDel="00D42200">
          <w:delText xml:space="preserve">Tabela </w:delText>
        </w:r>
        <w:r w:rsidDel="00D42200">
          <w:fldChar w:fldCharType="begin"/>
        </w:r>
        <w:r w:rsidDel="00D42200">
          <w:delInstrText xml:space="preserve"> SEQ Tabela \* ARABIC </w:delInstrText>
        </w:r>
        <w:r w:rsidDel="00D42200">
          <w:fldChar w:fldCharType="separate"/>
        </w:r>
      </w:del>
      <w:del w:id="2702" w:author="Kuba Fa" w:date="2023-03-11T17:51:00Z">
        <w:r w:rsidR="004D225F" w:rsidDel="000269A1">
          <w:rPr>
            <w:noProof/>
          </w:rPr>
          <w:delText>7</w:delText>
        </w:r>
      </w:del>
      <w:del w:id="2703" w:author="Kuba Fa" w:date="2023-03-11T18:02:00Z">
        <w:r w:rsidDel="00D42200">
          <w:rPr>
            <w:noProof/>
          </w:rPr>
          <w:fldChar w:fldCharType="end"/>
        </w:r>
        <w:r w:rsidDel="00D42200">
          <w:delText xml:space="preserve"> - </w:delText>
        </w:r>
      </w:del>
      <w:del w:id="2704" w:author="Kuba Fa" w:date="2023-03-11T18:01:00Z">
        <w:r w:rsidDel="00D42200">
          <w:delText>Bukmacher przewidział zwycięzce spotkania</w:delText>
        </w:r>
      </w:del>
    </w:p>
    <w:tbl>
      <w:tblPr>
        <w:tblStyle w:val="Tabela-Siatka"/>
        <w:tblW w:w="0" w:type="auto"/>
        <w:tblLook w:val="04A0" w:firstRow="1" w:lastRow="0" w:firstColumn="1" w:lastColumn="0" w:noHBand="0" w:noVBand="1"/>
        <w:tblPrChange w:id="2705" w:author="Kuba Fa" w:date="2023-03-11T17:42:00Z">
          <w:tblPr>
            <w:tblStyle w:val="Tabela-Siatka"/>
            <w:tblW w:w="0" w:type="auto"/>
            <w:tblLook w:val="04A0" w:firstRow="1" w:lastRow="0" w:firstColumn="1" w:lastColumn="0" w:noHBand="0" w:noVBand="1"/>
          </w:tblPr>
        </w:tblPrChange>
      </w:tblPr>
      <w:tblGrid>
        <w:gridCol w:w="2211"/>
        <w:gridCol w:w="1612"/>
        <w:gridCol w:w="2835"/>
        <w:gridCol w:w="1835"/>
        <w:tblGridChange w:id="2706">
          <w:tblGrid>
            <w:gridCol w:w="2211"/>
            <w:gridCol w:w="2000"/>
            <w:gridCol w:w="2173"/>
            <w:gridCol w:w="2109"/>
          </w:tblGrid>
        </w:tblGridChange>
      </w:tblGrid>
      <w:tr w:rsidR="00C766F8" w14:paraId="4F785E64" w14:textId="77777777" w:rsidTr="00610D86">
        <w:tc>
          <w:tcPr>
            <w:tcW w:w="2211" w:type="dxa"/>
            <w:tcPrChange w:id="2707" w:author="Kuba Fa" w:date="2023-03-11T17:42:00Z">
              <w:tcPr>
                <w:tcW w:w="2211" w:type="dxa"/>
              </w:tcPr>
            </w:tcPrChange>
          </w:tcPr>
          <w:p w14:paraId="379F4263" w14:textId="77777777" w:rsidR="00C766F8" w:rsidRPr="00BC4FBC" w:rsidRDefault="00C766F8">
            <w:pPr>
              <w:pStyle w:val="MojNormalny2"/>
              <w:ind w:firstLine="0"/>
              <w:jc w:val="center"/>
              <w:rPr>
                <w:b/>
                <w:bCs/>
              </w:rPr>
              <w:pPrChange w:id="2708" w:author="Kuba Fa" w:date="2023-03-11T17:42:00Z">
                <w:pPr>
                  <w:pStyle w:val="MojNormalny2"/>
                  <w:ind w:firstLine="0"/>
                </w:pPr>
              </w:pPrChange>
            </w:pPr>
            <w:r w:rsidRPr="00BC4FBC">
              <w:rPr>
                <w:b/>
                <w:bCs/>
              </w:rPr>
              <w:t>Faktyczny rezultat</w:t>
            </w:r>
          </w:p>
        </w:tc>
        <w:tc>
          <w:tcPr>
            <w:tcW w:w="1612" w:type="dxa"/>
            <w:tcPrChange w:id="2709" w:author="Kuba Fa" w:date="2023-03-11T17:42:00Z">
              <w:tcPr>
                <w:tcW w:w="2000" w:type="dxa"/>
              </w:tcPr>
            </w:tcPrChange>
          </w:tcPr>
          <w:p w14:paraId="17C5F9BA" w14:textId="5DE953FE" w:rsidR="00C766F8" w:rsidRPr="00BC4FBC" w:rsidRDefault="00C766F8">
            <w:pPr>
              <w:pStyle w:val="MojNormalny2"/>
              <w:ind w:firstLine="0"/>
              <w:jc w:val="center"/>
              <w:rPr>
                <w:b/>
                <w:bCs/>
              </w:rPr>
              <w:pPrChange w:id="2710" w:author="Kuba Fa" w:date="2023-03-11T17:42:00Z">
                <w:pPr>
                  <w:pStyle w:val="MojNormalny2"/>
                  <w:ind w:firstLine="0"/>
                </w:pPr>
              </w:pPrChange>
            </w:pPr>
            <w:r>
              <w:rPr>
                <w:b/>
                <w:bCs/>
              </w:rPr>
              <w:t>Bukmacher</w:t>
            </w:r>
          </w:p>
        </w:tc>
        <w:tc>
          <w:tcPr>
            <w:tcW w:w="2835" w:type="dxa"/>
            <w:tcPrChange w:id="2711" w:author="Kuba Fa" w:date="2023-03-11T17:42:00Z">
              <w:tcPr>
                <w:tcW w:w="2173" w:type="dxa"/>
              </w:tcPr>
            </w:tcPrChange>
          </w:tcPr>
          <w:p w14:paraId="73C29B91" w14:textId="03077948" w:rsidR="00C766F8" w:rsidRPr="00BC4FBC" w:rsidRDefault="00610D86">
            <w:pPr>
              <w:pStyle w:val="MojNormalny2"/>
              <w:ind w:firstLine="0"/>
              <w:jc w:val="center"/>
              <w:rPr>
                <w:b/>
                <w:bCs/>
              </w:rPr>
              <w:pPrChange w:id="2712" w:author="Kuba Fa" w:date="2023-03-11T17:42:00Z">
                <w:pPr>
                  <w:pStyle w:val="MojNormalny2"/>
                  <w:ind w:firstLine="0"/>
                </w:pPr>
              </w:pPrChange>
            </w:pPr>
            <w:ins w:id="2713" w:author="Kuba Fa" w:date="2023-03-11T17:41:00Z">
              <w:r>
                <w:rPr>
                  <w:b/>
                  <w:bCs/>
                </w:rPr>
                <w:t>System na podstawie ostatnich rezultatów</w:t>
              </w:r>
            </w:ins>
            <w:del w:id="2714" w:author="Kuba Fa" w:date="2023-03-11T17:41:00Z">
              <w:r w:rsidR="00C766F8" w:rsidRPr="00BC4FBC" w:rsidDel="00610D86">
                <w:rPr>
                  <w:b/>
                  <w:bCs/>
                </w:rPr>
                <w:delText>Moja aplikacja</w:delText>
              </w:r>
            </w:del>
          </w:p>
        </w:tc>
        <w:tc>
          <w:tcPr>
            <w:tcW w:w="1835" w:type="dxa"/>
            <w:tcPrChange w:id="2715" w:author="Kuba Fa" w:date="2023-03-11T17:42:00Z">
              <w:tcPr>
                <w:tcW w:w="2109" w:type="dxa"/>
              </w:tcPr>
            </w:tcPrChange>
          </w:tcPr>
          <w:p w14:paraId="0BD6EE15" w14:textId="77777777" w:rsidR="00C766F8" w:rsidRPr="00BC4FBC" w:rsidRDefault="00C766F8">
            <w:pPr>
              <w:pStyle w:val="MojNormalny2"/>
              <w:ind w:firstLine="0"/>
              <w:jc w:val="center"/>
              <w:rPr>
                <w:b/>
                <w:bCs/>
              </w:rPr>
              <w:pPrChange w:id="2716" w:author="Kuba Fa" w:date="2023-03-11T17:42:00Z">
                <w:pPr>
                  <w:pStyle w:val="MojNormalny2"/>
                  <w:ind w:firstLine="0"/>
                </w:pPr>
              </w:pPrChange>
            </w:pPr>
            <w:r w:rsidRPr="00BC4FBC">
              <w:rPr>
                <w:b/>
                <w:bCs/>
              </w:rPr>
              <w:t>Forebet</w:t>
            </w:r>
          </w:p>
        </w:tc>
      </w:tr>
      <w:tr w:rsidR="00C766F8" w14:paraId="2A6C6004" w14:textId="77777777" w:rsidTr="00610D86">
        <w:tc>
          <w:tcPr>
            <w:tcW w:w="2211" w:type="dxa"/>
            <w:tcPrChange w:id="2717" w:author="Kuba Fa" w:date="2023-03-11T17:42:00Z">
              <w:tcPr>
                <w:tcW w:w="2211" w:type="dxa"/>
              </w:tcPr>
            </w:tcPrChange>
          </w:tcPr>
          <w:p w14:paraId="57C9F619" w14:textId="59437FEB" w:rsidR="00C766F8" w:rsidRPr="00BC4FBC" w:rsidRDefault="00C766F8">
            <w:pPr>
              <w:pStyle w:val="MojNormalny2"/>
              <w:ind w:firstLine="0"/>
              <w:jc w:val="center"/>
              <w:rPr>
                <w:b/>
                <w:bCs/>
              </w:rPr>
              <w:pPrChange w:id="2718" w:author="Kuba Fa" w:date="2023-03-11T17:42:00Z">
                <w:pPr>
                  <w:pStyle w:val="MojNormalny2"/>
                  <w:ind w:firstLine="0"/>
                </w:pPr>
              </w:pPrChange>
            </w:pPr>
            <w:r w:rsidRPr="00BC4FBC">
              <w:rPr>
                <w:b/>
                <w:bCs/>
              </w:rPr>
              <w:t>1-</w:t>
            </w:r>
            <w:r>
              <w:rPr>
                <w:b/>
                <w:bCs/>
              </w:rPr>
              <w:t>2 / 2</w:t>
            </w:r>
          </w:p>
        </w:tc>
        <w:tc>
          <w:tcPr>
            <w:tcW w:w="1612" w:type="dxa"/>
            <w:tcPrChange w:id="2719" w:author="Kuba Fa" w:date="2023-03-11T17:42:00Z">
              <w:tcPr>
                <w:tcW w:w="2000" w:type="dxa"/>
              </w:tcPr>
            </w:tcPrChange>
          </w:tcPr>
          <w:p w14:paraId="1A92B2A3" w14:textId="7E3E137A" w:rsidR="00C766F8" w:rsidRPr="00172EAA" w:rsidRDefault="00172EAA">
            <w:pPr>
              <w:pStyle w:val="MojNormalny2"/>
              <w:ind w:firstLine="0"/>
              <w:jc w:val="center"/>
              <w:pPrChange w:id="2720" w:author="Kuba Fa" w:date="2023-03-11T17:42:00Z">
                <w:pPr>
                  <w:pStyle w:val="MojNormalny2"/>
                  <w:ind w:firstLine="0"/>
                </w:pPr>
              </w:pPrChange>
            </w:pPr>
            <w:r>
              <w:t xml:space="preserve">1-1 / </w:t>
            </w:r>
            <w:r w:rsidRPr="00172EAA">
              <w:rPr>
                <w:b/>
                <w:bCs/>
                <w:u w:val="single"/>
              </w:rPr>
              <w:t>2</w:t>
            </w:r>
          </w:p>
        </w:tc>
        <w:tc>
          <w:tcPr>
            <w:tcW w:w="2835" w:type="dxa"/>
            <w:tcPrChange w:id="2721" w:author="Kuba Fa" w:date="2023-03-11T17:42:00Z">
              <w:tcPr>
                <w:tcW w:w="2173" w:type="dxa"/>
              </w:tcPr>
            </w:tcPrChange>
          </w:tcPr>
          <w:p w14:paraId="79F2F9C4" w14:textId="210A134A" w:rsidR="00C766F8" w:rsidRPr="00BC4FBC" w:rsidRDefault="00C766F8">
            <w:pPr>
              <w:pStyle w:val="MojNormalny2"/>
              <w:ind w:firstLine="0"/>
              <w:jc w:val="center"/>
              <w:rPr>
                <w:b/>
                <w:bCs/>
              </w:rPr>
              <w:pPrChange w:id="2722" w:author="Kuba Fa" w:date="2023-03-11T17:42:00Z">
                <w:pPr>
                  <w:pStyle w:val="MojNormalny2"/>
                  <w:ind w:firstLine="0"/>
                </w:pPr>
              </w:pPrChange>
            </w:pPr>
            <w:r w:rsidRPr="008027F5">
              <w:t>2-2</w:t>
            </w:r>
            <w:r>
              <w:rPr>
                <w:b/>
                <w:bCs/>
              </w:rPr>
              <w:t xml:space="preserve"> / </w:t>
            </w:r>
            <w:r w:rsidRPr="00C766F8">
              <w:t>X</w:t>
            </w:r>
          </w:p>
        </w:tc>
        <w:tc>
          <w:tcPr>
            <w:tcW w:w="1835" w:type="dxa"/>
            <w:tcPrChange w:id="2723" w:author="Kuba Fa" w:date="2023-03-11T17:42:00Z">
              <w:tcPr>
                <w:tcW w:w="2109" w:type="dxa"/>
              </w:tcPr>
            </w:tcPrChange>
          </w:tcPr>
          <w:p w14:paraId="7964C87D" w14:textId="5B9B9EC4" w:rsidR="00C766F8" w:rsidRPr="00C766F8" w:rsidRDefault="00C766F8">
            <w:pPr>
              <w:pStyle w:val="MojNormalny2"/>
              <w:keepNext/>
              <w:ind w:firstLine="0"/>
              <w:jc w:val="center"/>
              <w:pPrChange w:id="2724" w:author="Kuba Fa" w:date="2023-03-11T18:02:00Z">
                <w:pPr>
                  <w:pStyle w:val="MojNormalny2"/>
                  <w:ind w:firstLine="0"/>
                </w:pPr>
              </w:pPrChange>
            </w:pPr>
            <w:r>
              <w:t xml:space="preserve">2-2 </w:t>
            </w:r>
            <w:r w:rsidRPr="00C766F8">
              <w:t>/ X</w:t>
            </w:r>
          </w:p>
        </w:tc>
      </w:tr>
    </w:tbl>
    <w:p w14:paraId="0C79DAB1" w14:textId="20C38C1E" w:rsidR="00290460" w:rsidRPr="00267892" w:rsidRDefault="00D42200">
      <w:pPr>
        <w:pStyle w:val="Legenda"/>
        <w:jc w:val="center"/>
        <w:rPr>
          <w:b/>
          <w:bCs/>
          <w:sz w:val="22"/>
          <w:szCs w:val="22"/>
          <w:rPrChange w:id="2725" w:author="Kuba Fa" w:date="2023-03-11T18:55:00Z">
            <w:rPr>
              <w:b/>
              <w:bCs/>
              <w:sz w:val="28"/>
              <w:szCs w:val="28"/>
            </w:rPr>
          </w:rPrChange>
        </w:rPr>
        <w:pPrChange w:id="2726" w:author="Kuba Fa" w:date="2023-03-11T18:02:00Z">
          <w:pPr>
            <w:pStyle w:val="MojNormalny2"/>
            <w:ind w:firstLine="0"/>
          </w:pPr>
        </w:pPrChange>
      </w:pPr>
      <w:ins w:id="2727" w:author="Kuba Fa" w:date="2023-03-11T18:02:00Z">
        <w:r w:rsidRPr="00267892">
          <w:rPr>
            <w:sz w:val="22"/>
            <w:szCs w:val="22"/>
            <w:rPrChange w:id="2728" w:author="Kuba Fa" w:date="2023-03-11T18:55:00Z">
              <w:rPr/>
            </w:rPrChange>
          </w:rPr>
          <w:t>Tabela 7</w:t>
        </w:r>
      </w:ins>
    </w:p>
    <w:p w14:paraId="32E8DE2E" w14:textId="77777777" w:rsidR="00290460" w:rsidRDefault="00290460" w:rsidP="00BC4FBC">
      <w:pPr>
        <w:pStyle w:val="MojNormalny2"/>
        <w:ind w:firstLine="0"/>
        <w:rPr>
          <w:b/>
          <w:bCs/>
          <w:sz w:val="28"/>
          <w:szCs w:val="28"/>
        </w:rPr>
      </w:pPr>
    </w:p>
    <w:p w14:paraId="665265FD" w14:textId="77777777" w:rsidR="00290460" w:rsidRDefault="00290460" w:rsidP="00BC4FBC">
      <w:pPr>
        <w:pStyle w:val="MojNormalny2"/>
        <w:ind w:firstLine="0"/>
        <w:rPr>
          <w:b/>
          <w:bCs/>
          <w:sz w:val="28"/>
          <w:szCs w:val="28"/>
        </w:rPr>
      </w:pPr>
    </w:p>
    <w:p w14:paraId="1AAC55FE" w14:textId="6BA203E0" w:rsidR="00BC4FBC" w:rsidRDefault="00BC4FBC">
      <w:pPr>
        <w:pStyle w:val="MojNormalny2"/>
        <w:numPr>
          <w:ilvl w:val="0"/>
          <w:numId w:val="71"/>
        </w:numPr>
        <w:rPr>
          <w:ins w:id="2729" w:author="Kuba Fa" w:date="2023-03-11T18:03:00Z"/>
          <w:b/>
          <w:bCs/>
          <w:sz w:val="28"/>
          <w:szCs w:val="28"/>
        </w:rPr>
        <w:pPrChange w:id="2730" w:author="Kuba Fa" w:date="2023-03-11T18:23:00Z">
          <w:pPr>
            <w:pStyle w:val="MojNormalny2"/>
            <w:ind w:firstLine="0"/>
          </w:pPr>
        </w:pPrChange>
      </w:pPr>
      <w:r>
        <w:rPr>
          <w:b/>
          <w:bCs/>
          <w:sz w:val="28"/>
          <w:szCs w:val="28"/>
        </w:rPr>
        <w:t>Lechia Gdańsk – Piast Gliwice</w:t>
      </w:r>
    </w:p>
    <w:p w14:paraId="417B8630" w14:textId="1D87BBD1" w:rsidR="00D42200" w:rsidRPr="00BC4FBC" w:rsidRDefault="00D42200" w:rsidP="00BC4FBC">
      <w:pPr>
        <w:pStyle w:val="MojNormalny2"/>
        <w:ind w:firstLine="0"/>
        <w:rPr>
          <w:b/>
          <w:bCs/>
          <w:sz w:val="28"/>
          <w:szCs w:val="28"/>
        </w:rPr>
      </w:pPr>
      <w:ins w:id="2731" w:author="Kuba Fa" w:date="2023-03-11T18:03:00Z">
        <w:r>
          <w:t>Brak prawidłowych typowań</w:t>
        </w:r>
      </w:ins>
    </w:p>
    <w:p w14:paraId="3B02E4AE" w14:textId="31041DED" w:rsidR="00290460" w:rsidRDefault="00290460" w:rsidP="00290460">
      <w:pPr>
        <w:pStyle w:val="Legenda"/>
        <w:keepNext/>
      </w:pPr>
      <w:del w:id="2732" w:author="Kuba Fa" w:date="2023-03-11T18:03:00Z">
        <w:r w:rsidDel="00D42200">
          <w:delText xml:space="preserve">Tabela </w:delText>
        </w:r>
        <w:r w:rsidDel="00D42200">
          <w:fldChar w:fldCharType="begin"/>
        </w:r>
        <w:r w:rsidDel="00D42200">
          <w:delInstrText xml:space="preserve"> SEQ Tabela \* ARABIC </w:delInstrText>
        </w:r>
        <w:r w:rsidDel="00D42200">
          <w:fldChar w:fldCharType="separate"/>
        </w:r>
      </w:del>
      <w:del w:id="2733" w:author="Kuba Fa" w:date="2023-03-11T17:51:00Z">
        <w:r w:rsidR="004D225F" w:rsidDel="000269A1">
          <w:rPr>
            <w:noProof/>
          </w:rPr>
          <w:delText>8</w:delText>
        </w:r>
      </w:del>
      <w:del w:id="2734" w:author="Kuba Fa" w:date="2023-03-11T18:03:00Z">
        <w:r w:rsidDel="00D42200">
          <w:rPr>
            <w:noProof/>
          </w:rPr>
          <w:fldChar w:fldCharType="end"/>
        </w:r>
        <w:r w:rsidDel="00D42200">
          <w:delText xml:space="preserve"> - Żadne źródło nie przewidziało rezultatu spotkania</w:delText>
        </w:r>
      </w:del>
    </w:p>
    <w:tbl>
      <w:tblPr>
        <w:tblStyle w:val="Tabela-Siatka"/>
        <w:tblW w:w="0" w:type="auto"/>
        <w:tblLook w:val="04A0" w:firstRow="1" w:lastRow="0" w:firstColumn="1" w:lastColumn="0" w:noHBand="0" w:noVBand="1"/>
        <w:tblPrChange w:id="2735" w:author="Kuba Fa" w:date="2023-03-11T17:42:00Z">
          <w:tblPr>
            <w:tblStyle w:val="Tabela-Siatka"/>
            <w:tblW w:w="0" w:type="auto"/>
            <w:tblLook w:val="04A0" w:firstRow="1" w:lastRow="0" w:firstColumn="1" w:lastColumn="0" w:noHBand="0" w:noVBand="1"/>
          </w:tblPr>
        </w:tblPrChange>
      </w:tblPr>
      <w:tblGrid>
        <w:gridCol w:w="2210"/>
        <w:gridCol w:w="1613"/>
        <w:gridCol w:w="2835"/>
        <w:gridCol w:w="1835"/>
        <w:tblGridChange w:id="2736">
          <w:tblGrid>
            <w:gridCol w:w="2210"/>
            <w:gridCol w:w="2000"/>
            <w:gridCol w:w="2175"/>
            <w:gridCol w:w="2108"/>
          </w:tblGrid>
        </w:tblGridChange>
      </w:tblGrid>
      <w:tr w:rsidR="00C766F8" w14:paraId="4205C536" w14:textId="77777777" w:rsidTr="00610D86">
        <w:tc>
          <w:tcPr>
            <w:tcW w:w="2210" w:type="dxa"/>
            <w:tcPrChange w:id="2737" w:author="Kuba Fa" w:date="2023-03-11T17:42:00Z">
              <w:tcPr>
                <w:tcW w:w="2210" w:type="dxa"/>
              </w:tcPr>
            </w:tcPrChange>
          </w:tcPr>
          <w:p w14:paraId="606BB143" w14:textId="77777777" w:rsidR="00C766F8" w:rsidRPr="00BC4FBC" w:rsidRDefault="00C766F8">
            <w:pPr>
              <w:pStyle w:val="MojNormalny2"/>
              <w:ind w:firstLine="0"/>
              <w:jc w:val="center"/>
              <w:rPr>
                <w:b/>
                <w:bCs/>
              </w:rPr>
              <w:pPrChange w:id="2738" w:author="Kuba Fa" w:date="2023-03-11T17:42:00Z">
                <w:pPr>
                  <w:pStyle w:val="MojNormalny2"/>
                  <w:ind w:firstLine="0"/>
                </w:pPr>
              </w:pPrChange>
            </w:pPr>
            <w:r w:rsidRPr="00BC4FBC">
              <w:rPr>
                <w:b/>
                <w:bCs/>
              </w:rPr>
              <w:t>Faktyczny rezultat</w:t>
            </w:r>
          </w:p>
        </w:tc>
        <w:tc>
          <w:tcPr>
            <w:tcW w:w="1613" w:type="dxa"/>
            <w:tcPrChange w:id="2739" w:author="Kuba Fa" w:date="2023-03-11T17:42:00Z">
              <w:tcPr>
                <w:tcW w:w="2000" w:type="dxa"/>
              </w:tcPr>
            </w:tcPrChange>
          </w:tcPr>
          <w:p w14:paraId="14640400" w14:textId="5B482F15" w:rsidR="00C766F8" w:rsidRPr="00BC4FBC" w:rsidRDefault="00C766F8">
            <w:pPr>
              <w:pStyle w:val="MojNormalny2"/>
              <w:ind w:firstLine="0"/>
              <w:jc w:val="center"/>
              <w:rPr>
                <w:b/>
                <w:bCs/>
              </w:rPr>
              <w:pPrChange w:id="2740" w:author="Kuba Fa" w:date="2023-03-11T17:42:00Z">
                <w:pPr>
                  <w:pStyle w:val="MojNormalny2"/>
                  <w:ind w:firstLine="0"/>
                </w:pPr>
              </w:pPrChange>
            </w:pPr>
            <w:r>
              <w:rPr>
                <w:b/>
                <w:bCs/>
              </w:rPr>
              <w:t>Bukmacher</w:t>
            </w:r>
          </w:p>
        </w:tc>
        <w:tc>
          <w:tcPr>
            <w:tcW w:w="2835" w:type="dxa"/>
            <w:tcPrChange w:id="2741" w:author="Kuba Fa" w:date="2023-03-11T17:42:00Z">
              <w:tcPr>
                <w:tcW w:w="2175" w:type="dxa"/>
              </w:tcPr>
            </w:tcPrChange>
          </w:tcPr>
          <w:p w14:paraId="1E7C35D4" w14:textId="09FE1A71" w:rsidR="00C766F8" w:rsidRPr="00BC4FBC" w:rsidRDefault="00610D86">
            <w:pPr>
              <w:pStyle w:val="MojNormalny2"/>
              <w:ind w:firstLine="0"/>
              <w:jc w:val="center"/>
              <w:rPr>
                <w:b/>
                <w:bCs/>
              </w:rPr>
              <w:pPrChange w:id="2742" w:author="Kuba Fa" w:date="2023-03-11T17:42:00Z">
                <w:pPr>
                  <w:pStyle w:val="MojNormalny2"/>
                  <w:ind w:firstLine="0"/>
                </w:pPr>
              </w:pPrChange>
            </w:pPr>
            <w:ins w:id="2743" w:author="Kuba Fa" w:date="2023-03-11T17:42:00Z">
              <w:r>
                <w:rPr>
                  <w:b/>
                  <w:bCs/>
                </w:rPr>
                <w:t>System na podstawie ostatnich rezultatów</w:t>
              </w:r>
            </w:ins>
            <w:del w:id="2744" w:author="Kuba Fa" w:date="2023-03-11T17:42:00Z">
              <w:r w:rsidR="00C766F8" w:rsidRPr="00BC4FBC" w:rsidDel="00610D86">
                <w:rPr>
                  <w:b/>
                  <w:bCs/>
                </w:rPr>
                <w:delText>Moja aplikacja</w:delText>
              </w:r>
            </w:del>
          </w:p>
        </w:tc>
        <w:tc>
          <w:tcPr>
            <w:tcW w:w="1835" w:type="dxa"/>
            <w:tcPrChange w:id="2745" w:author="Kuba Fa" w:date="2023-03-11T17:42:00Z">
              <w:tcPr>
                <w:tcW w:w="2108" w:type="dxa"/>
              </w:tcPr>
            </w:tcPrChange>
          </w:tcPr>
          <w:p w14:paraId="1E29BB5E" w14:textId="77777777" w:rsidR="00C766F8" w:rsidRPr="00BC4FBC" w:rsidRDefault="00C766F8">
            <w:pPr>
              <w:pStyle w:val="MojNormalny2"/>
              <w:ind w:firstLine="0"/>
              <w:jc w:val="center"/>
              <w:rPr>
                <w:b/>
                <w:bCs/>
              </w:rPr>
              <w:pPrChange w:id="2746" w:author="Kuba Fa" w:date="2023-03-11T17:42:00Z">
                <w:pPr>
                  <w:pStyle w:val="MojNormalny2"/>
                  <w:ind w:firstLine="0"/>
                </w:pPr>
              </w:pPrChange>
            </w:pPr>
            <w:r w:rsidRPr="00BC4FBC">
              <w:rPr>
                <w:b/>
                <w:bCs/>
              </w:rPr>
              <w:t>Forebet</w:t>
            </w:r>
          </w:p>
        </w:tc>
      </w:tr>
      <w:tr w:rsidR="00C766F8" w14:paraId="11D89F30" w14:textId="77777777" w:rsidTr="00610D86">
        <w:tc>
          <w:tcPr>
            <w:tcW w:w="2210" w:type="dxa"/>
            <w:tcPrChange w:id="2747" w:author="Kuba Fa" w:date="2023-03-11T17:42:00Z">
              <w:tcPr>
                <w:tcW w:w="2210" w:type="dxa"/>
              </w:tcPr>
            </w:tcPrChange>
          </w:tcPr>
          <w:p w14:paraId="726B8E11" w14:textId="142091FD" w:rsidR="00C766F8" w:rsidRPr="00BC4FBC" w:rsidRDefault="00C766F8">
            <w:pPr>
              <w:pStyle w:val="MojNormalny2"/>
              <w:ind w:firstLine="0"/>
              <w:jc w:val="center"/>
              <w:rPr>
                <w:b/>
                <w:bCs/>
              </w:rPr>
              <w:pPrChange w:id="2748" w:author="Kuba Fa" w:date="2023-03-11T17:42:00Z">
                <w:pPr>
                  <w:pStyle w:val="MojNormalny2"/>
                  <w:ind w:firstLine="0"/>
                </w:pPr>
              </w:pPrChange>
            </w:pPr>
            <w:r w:rsidRPr="00BC4FBC">
              <w:rPr>
                <w:b/>
                <w:bCs/>
              </w:rPr>
              <w:t>1-</w:t>
            </w:r>
            <w:r>
              <w:rPr>
                <w:b/>
                <w:bCs/>
              </w:rPr>
              <w:t>3 / 2</w:t>
            </w:r>
          </w:p>
        </w:tc>
        <w:tc>
          <w:tcPr>
            <w:tcW w:w="1613" w:type="dxa"/>
            <w:tcPrChange w:id="2749" w:author="Kuba Fa" w:date="2023-03-11T17:42:00Z">
              <w:tcPr>
                <w:tcW w:w="2000" w:type="dxa"/>
              </w:tcPr>
            </w:tcPrChange>
          </w:tcPr>
          <w:p w14:paraId="279DFB6D" w14:textId="2CA7EB01" w:rsidR="00C766F8" w:rsidRDefault="00C766F8">
            <w:pPr>
              <w:pStyle w:val="MojNormalny2"/>
              <w:ind w:firstLine="0"/>
              <w:jc w:val="center"/>
              <w:pPrChange w:id="2750" w:author="Kuba Fa" w:date="2023-03-11T17:42:00Z">
                <w:pPr>
                  <w:pStyle w:val="MojNormalny2"/>
                  <w:ind w:firstLine="0"/>
                </w:pPr>
              </w:pPrChange>
            </w:pPr>
            <w:r>
              <w:t>1</w:t>
            </w:r>
            <w:r w:rsidR="00172EAA">
              <w:t>-1 / 1</w:t>
            </w:r>
          </w:p>
        </w:tc>
        <w:tc>
          <w:tcPr>
            <w:tcW w:w="2835" w:type="dxa"/>
            <w:tcPrChange w:id="2751" w:author="Kuba Fa" w:date="2023-03-11T17:42:00Z">
              <w:tcPr>
                <w:tcW w:w="2175" w:type="dxa"/>
              </w:tcPr>
            </w:tcPrChange>
          </w:tcPr>
          <w:p w14:paraId="23362022" w14:textId="5BFA2D05" w:rsidR="00C766F8" w:rsidRPr="008027F5" w:rsidRDefault="00C766F8">
            <w:pPr>
              <w:pStyle w:val="MojNormalny2"/>
              <w:numPr>
                <w:ilvl w:val="0"/>
                <w:numId w:val="15"/>
              </w:numPr>
              <w:jc w:val="center"/>
              <w:pPrChange w:id="2752" w:author="Kuba Fa" w:date="2023-03-11T17:42:00Z">
                <w:pPr>
                  <w:pStyle w:val="MojNormalny2"/>
                  <w:numPr>
                    <w:numId w:val="15"/>
                  </w:numPr>
                  <w:ind w:left="435" w:hanging="435"/>
                </w:pPr>
              </w:pPrChange>
            </w:pPr>
            <w:r>
              <w:t>/ 1</w:t>
            </w:r>
          </w:p>
        </w:tc>
        <w:tc>
          <w:tcPr>
            <w:tcW w:w="1835" w:type="dxa"/>
            <w:tcPrChange w:id="2753" w:author="Kuba Fa" w:date="2023-03-11T17:42:00Z">
              <w:tcPr>
                <w:tcW w:w="2108" w:type="dxa"/>
              </w:tcPr>
            </w:tcPrChange>
          </w:tcPr>
          <w:p w14:paraId="6E7B78DD" w14:textId="1E209840" w:rsidR="00C766F8" w:rsidRDefault="00C766F8">
            <w:pPr>
              <w:pStyle w:val="MojNormalny2"/>
              <w:keepNext/>
              <w:ind w:firstLine="0"/>
              <w:jc w:val="center"/>
              <w:pPrChange w:id="2754" w:author="Kuba Fa" w:date="2023-03-11T18:03:00Z">
                <w:pPr>
                  <w:pStyle w:val="MojNormalny2"/>
                  <w:ind w:firstLine="0"/>
                </w:pPr>
              </w:pPrChange>
            </w:pPr>
            <w:r>
              <w:t>0-0 / X</w:t>
            </w:r>
          </w:p>
        </w:tc>
      </w:tr>
    </w:tbl>
    <w:p w14:paraId="4C82B2FB" w14:textId="0F403387" w:rsidR="00290460" w:rsidRPr="00267892" w:rsidRDefault="00D42200">
      <w:pPr>
        <w:pStyle w:val="Legenda"/>
        <w:jc w:val="center"/>
        <w:rPr>
          <w:b/>
          <w:bCs/>
          <w:sz w:val="22"/>
          <w:szCs w:val="22"/>
          <w:rPrChange w:id="2755" w:author="Kuba Fa" w:date="2023-03-11T18:55:00Z">
            <w:rPr>
              <w:b/>
              <w:bCs/>
              <w:sz w:val="28"/>
              <w:szCs w:val="28"/>
            </w:rPr>
          </w:rPrChange>
        </w:rPr>
        <w:pPrChange w:id="2756" w:author="Kuba Fa" w:date="2023-03-11T18:03:00Z">
          <w:pPr>
            <w:pStyle w:val="MojNormalny2"/>
            <w:ind w:firstLine="0"/>
          </w:pPr>
        </w:pPrChange>
      </w:pPr>
      <w:ins w:id="2757" w:author="Kuba Fa" w:date="2023-03-11T18:03:00Z">
        <w:r w:rsidRPr="00267892">
          <w:rPr>
            <w:sz w:val="22"/>
            <w:szCs w:val="22"/>
            <w:rPrChange w:id="2758" w:author="Kuba Fa" w:date="2023-03-11T18:55:00Z">
              <w:rPr/>
            </w:rPrChange>
          </w:rPr>
          <w:t>Tabela 8</w:t>
        </w:r>
      </w:ins>
    </w:p>
    <w:p w14:paraId="3E5FB34E" w14:textId="78A9F8C1" w:rsidR="00BC4FBC" w:rsidRDefault="00BC4FBC">
      <w:pPr>
        <w:pStyle w:val="MojNormalny2"/>
        <w:numPr>
          <w:ilvl w:val="0"/>
          <w:numId w:val="71"/>
        </w:numPr>
        <w:rPr>
          <w:ins w:id="2759" w:author="Kuba Fa" w:date="2023-03-11T18:03:00Z"/>
          <w:b/>
          <w:bCs/>
          <w:sz w:val="28"/>
          <w:szCs w:val="28"/>
        </w:rPr>
        <w:pPrChange w:id="2760" w:author="Kuba Fa" w:date="2023-03-11T18:23:00Z">
          <w:pPr>
            <w:pStyle w:val="MojNormalny2"/>
            <w:ind w:firstLine="0"/>
          </w:pPr>
        </w:pPrChange>
      </w:pPr>
      <w:r>
        <w:rPr>
          <w:b/>
          <w:bCs/>
          <w:sz w:val="28"/>
          <w:szCs w:val="28"/>
        </w:rPr>
        <w:t>Śląsk Wrocław – Legia Warszawa</w:t>
      </w:r>
    </w:p>
    <w:p w14:paraId="2BB8EB5E" w14:textId="496647CB" w:rsidR="00D42200" w:rsidRPr="00BC4FBC" w:rsidRDefault="00D42200" w:rsidP="00BC4FBC">
      <w:pPr>
        <w:pStyle w:val="MojNormalny2"/>
        <w:ind w:firstLine="0"/>
        <w:rPr>
          <w:b/>
          <w:bCs/>
          <w:sz w:val="28"/>
          <w:szCs w:val="28"/>
        </w:rPr>
      </w:pPr>
      <w:ins w:id="2761" w:author="Kuba Fa" w:date="2023-03-11T18:04:00Z">
        <w:r>
          <w:lastRenderedPageBreak/>
          <w:t>Brak prawidłowych typowań</w:t>
        </w:r>
      </w:ins>
    </w:p>
    <w:p w14:paraId="02CC669B" w14:textId="1B2E54FC" w:rsidR="00290460" w:rsidRDefault="00290460" w:rsidP="00290460">
      <w:pPr>
        <w:pStyle w:val="Legenda"/>
        <w:keepNext/>
      </w:pPr>
      <w:del w:id="2762" w:author="Kuba Fa" w:date="2023-03-11T18:04:00Z">
        <w:r w:rsidDel="00D42200">
          <w:delText xml:space="preserve">Tabela </w:delText>
        </w:r>
        <w:r w:rsidDel="00D42200">
          <w:fldChar w:fldCharType="begin"/>
        </w:r>
        <w:r w:rsidDel="00D42200">
          <w:delInstrText xml:space="preserve"> SEQ Tabela \* ARABIC </w:delInstrText>
        </w:r>
        <w:r w:rsidDel="00D42200">
          <w:fldChar w:fldCharType="separate"/>
        </w:r>
      </w:del>
      <w:del w:id="2763" w:author="Kuba Fa" w:date="2023-03-11T17:51:00Z">
        <w:r w:rsidR="004D225F" w:rsidDel="000269A1">
          <w:rPr>
            <w:noProof/>
          </w:rPr>
          <w:delText>9</w:delText>
        </w:r>
      </w:del>
      <w:del w:id="2764" w:author="Kuba Fa" w:date="2023-03-11T18:04:00Z">
        <w:r w:rsidDel="00D42200">
          <w:rPr>
            <w:noProof/>
          </w:rPr>
          <w:fldChar w:fldCharType="end"/>
        </w:r>
        <w:r w:rsidDel="00D42200">
          <w:delText xml:space="preserve"> - Żadne źródło nie przewidziało rezultatu spotkania</w:delText>
        </w:r>
      </w:del>
    </w:p>
    <w:tbl>
      <w:tblPr>
        <w:tblStyle w:val="Tabela-Siatka"/>
        <w:tblW w:w="0" w:type="auto"/>
        <w:tblLook w:val="04A0" w:firstRow="1" w:lastRow="0" w:firstColumn="1" w:lastColumn="0" w:noHBand="0" w:noVBand="1"/>
        <w:tblPrChange w:id="2765" w:author="Kuba Fa" w:date="2023-03-11T17:43:00Z">
          <w:tblPr>
            <w:tblStyle w:val="Tabela-Siatka"/>
            <w:tblW w:w="0" w:type="auto"/>
            <w:tblLook w:val="04A0" w:firstRow="1" w:lastRow="0" w:firstColumn="1" w:lastColumn="0" w:noHBand="0" w:noVBand="1"/>
          </w:tblPr>
        </w:tblPrChange>
      </w:tblPr>
      <w:tblGrid>
        <w:gridCol w:w="2211"/>
        <w:gridCol w:w="1612"/>
        <w:gridCol w:w="2835"/>
        <w:gridCol w:w="1835"/>
        <w:tblGridChange w:id="2766">
          <w:tblGrid>
            <w:gridCol w:w="2211"/>
            <w:gridCol w:w="2000"/>
            <w:gridCol w:w="2173"/>
            <w:gridCol w:w="2109"/>
          </w:tblGrid>
        </w:tblGridChange>
      </w:tblGrid>
      <w:tr w:rsidR="00C766F8" w14:paraId="5ABE4AB2" w14:textId="77777777" w:rsidTr="00610D86">
        <w:tc>
          <w:tcPr>
            <w:tcW w:w="2211" w:type="dxa"/>
            <w:tcPrChange w:id="2767" w:author="Kuba Fa" w:date="2023-03-11T17:43:00Z">
              <w:tcPr>
                <w:tcW w:w="2211" w:type="dxa"/>
              </w:tcPr>
            </w:tcPrChange>
          </w:tcPr>
          <w:p w14:paraId="786E7A05" w14:textId="77777777" w:rsidR="00C766F8" w:rsidRPr="00BC4FBC" w:rsidRDefault="00C766F8">
            <w:pPr>
              <w:pStyle w:val="MojNormalny2"/>
              <w:ind w:firstLine="0"/>
              <w:jc w:val="center"/>
              <w:rPr>
                <w:b/>
                <w:bCs/>
              </w:rPr>
              <w:pPrChange w:id="2768" w:author="Kuba Fa" w:date="2023-03-11T17:43:00Z">
                <w:pPr>
                  <w:pStyle w:val="MojNormalny2"/>
                  <w:ind w:firstLine="0"/>
                </w:pPr>
              </w:pPrChange>
            </w:pPr>
            <w:r w:rsidRPr="00BC4FBC">
              <w:rPr>
                <w:b/>
                <w:bCs/>
              </w:rPr>
              <w:t>Faktyczny rezultat</w:t>
            </w:r>
          </w:p>
        </w:tc>
        <w:tc>
          <w:tcPr>
            <w:tcW w:w="1612" w:type="dxa"/>
            <w:tcPrChange w:id="2769" w:author="Kuba Fa" w:date="2023-03-11T17:43:00Z">
              <w:tcPr>
                <w:tcW w:w="2000" w:type="dxa"/>
              </w:tcPr>
            </w:tcPrChange>
          </w:tcPr>
          <w:p w14:paraId="17C4AD35" w14:textId="7B432379" w:rsidR="00C766F8" w:rsidRPr="00BC4FBC" w:rsidRDefault="00C766F8">
            <w:pPr>
              <w:pStyle w:val="MojNormalny2"/>
              <w:ind w:firstLine="0"/>
              <w:jc w:val="center"/>
              <w:rPr>
                <w:b/>
                <w:bCs/>
              </w:rPr>
              <w:pPrChange w:id="2770" w:author="Kuba Fa" w:date="2023-03-11T17:43:00Z">
                <w:pPr>
                  <w:pStyle w:val="MojNormalny2"/>
                  <w:ind w:firstLine="0"/>
                </w:pPr>
              </w:pPrChange>
            </w:pPr>
            <w:r>
              <w:rPr>
                <w:b/>
                <w:bCs/>
              </w:rPr>
              <w:t>Bukmacher</w:t>
            </w:r>
          </w:p>
        </w:tc>
        <w:tc>
          <w:tcPr>
            <w:tcW w:w="2835" w:type="dxa"/>
            <w:tcPrChange w:id="2771" w:author="Kuba Fa" w:date="2023-03-11T17:43:00Z">
              <w:tcPr>
                <w:tcW w:w="2173" w:type="dxa"/>
              </w:tcPr>
            </w:tcPrChange>
          </w:tcPr>
          <w:p w14:paraId="414C04FB" w14:textId="0AF5165B" w:rsidR="00C766F8" w:rsidRPr="00BC4FBC" w:rsidRDefault="00610D86">
            <w:pPr>
              <w:pStyle w:val="MojNormalny2"/>
              <w:ind w:firstLine="0"/>
              <w:jc w:val="center"/>
              <w:rPr>
                <w:b/>
                <w:bCs/>
              </w:rPr>
              <w:pPrChange w:id="2772" w:author="Kuba Fa" w:date="2023-03-11T17:43:00Z">
                <w:pPr>
                  <w:pStyle w:val="MojNormalny2"/>
                  <w:ind w:firstLine="0"/>
                </w:pPr>
              </w:pPrChange>
            </w:pPr>
            <w:ins w:id="2773" w:author="Kuba Fa" w:date="2023-03-11T17:42:00Z">
              <w:r>
                <w:rPr>
                  <w:b/>
                  <w:bCs/>
                </w:rPr>
                <w:t>System na podstawie ostatnich rezultatów</w:t>
              </w:r>
            </w:ins>
            <w:del w:id="2774" w:author="Kuba Fa" w:date="2023-03-11T17:42:00Z">
              <w:r w:rsidR="00C766F8" w:rsidRPr="00BC4FBC" w:rsidDel="00610D86">
                <w:rPr>
                  <w:b/>
                  <w:bCs/>
                </w:rPr>
                <w:delText>Moja aplikacja</w:delText>
              </w:r>
            </w:del>
          </w:p>
        </w:tc>
        <w:tc>
          <w:tcPr>
            <w:tcW w:w="1835" w:type="dxa"/>
            <w:tcPrChange w:id="2775" w:author="Kuba Fa" w:date="2023-03-11T17:43:00Z">
              <w:tcPr>
                <w:tcW w:w="2109" w:type="dxa"/>
              </w:tcPr>
            </w:tcPrChange>
          </w:tcPr>
          <w:p w14:paraId="1C67F212" w14:textId="77777777" w:rsidR="00C766F8" w:rsidRPr="00BC4FBC" w:rsidRDefault="00C766F8">
            <w:pPr>
              <w:pStyle w:val="MojNormalny2"/>
              <w:ind w:firstLine="0"/>
              <w:jc w:val="center"/>
              <w:rPr>
                <w:b/>
                <w:bCs/>
              </w:rPr>
              <w:pPrChange w:id="2776" w:author="Kuba Fa" w:date="2023-03-11T17:43:00Z">
                <w:pPr>
                  <w:pStyle w:val="MojNormalny2"/>
                  <w:ind w:firstLine="0"/>
                </w:pPr>
              </w:pPrChange>
            </w:pPr>
            <w:r w:rsidRPr="00BC4FBC">
              <w:rPr>
                <w:b/>
                <w:bCs/>
              </w:rPr>
              <w:t>Forebet</w:t>
            </w:r>
          </w:p>
        </w:tc>
      </w:tr>
      <w:tr w:rsidR="00C766F8" w14:paraId="53C982C4" w14:textId="77777777" w:rsidTr="00610D86">
        <w:tc>
          <w:tcPr>
            <w:tcW w:w="2211" w:type="dxa"/>
            <w:tcPrChange w:id="2777" w:author="Kuba Fa" w:date="2023-03-11T17:43:00Z">
              <w:tcPr>
                <w:tcW w:w="2211" w:type="dxa"/>
              </w:tcPr>
            </w:tcPrChange>
          </w:tcPr>
          <w:p w14:paraId="5144644E" w14:textId="4CECC87D" w:rsidR="00C766F8" w:rsidRPr="00BC4FBC" w:rsidRDefault="00C766F8">
            <w:pPr>
              <w:pStyle w:val="MojNormalny2"/>
              <w:ind w:firstLine="0"/>
              <w:jc w:val="center"/>
              <w:rPr>
                <w:b/>
                <w:bCs/>
              </w:rPr>
              <w:pPrChange w:id="2778" w:author="Kuba Fa" w:date="2023-03-11T17:43:00Z">
                <w:pPr>
                  <w:pStyle w:val="MojNormalny2"/>
                  <w:ind w:firstLine="0"/>
                </w:pPr>
              </w:pPrChange>
            </w:pPr>
            <w:r>
              <w:rPr>
                <w:b/>
                <w:bCs/>
              </w:rPr>
              <w:t>0-0</w:t>
            </w:r>
            <w:r w:rsidR="000E45F6">
              <w:rPr>
                <w:b/>
                <w:bCs/>
              </w:rPr>
              <w:t xml:space="preserve"> / X</w:t>
            </w:r>
          </w:p>
        </w:tc>
        <w:tc>
          <w:tcPr>
            <w:tcW w:w="1612" w:type="dxa"/>
            <w:tcPrChange w:id="2779" w:author="Kuba Fa" w:date="2023-03-11T17:43:00Z">
              <w:tcPr>
                <w:tcW w:w="2000" w:type="dxa"/>
              </w:tcPr>
            </w:tcPrChange>
          </w:tcPr>
          <w:p w14:paraId="730E1621" w14:textId="56901947" w:rsidR="00C766F8" w:rsidRPr="008027F5" w:rsidRDefault="00172EAA">
            <w:pPr>
              <w:pStyle w:val="MojNormalny2"/>
              <w:ind w:firstLine="0"/>
              <w:jc w:val="center"/>
              <w:pPrChange w:id="2780" w:author="Kuba Fa" w:date="2023-03-11T17:43:00Z">
                <w:pPr>
                  <w:pStyle w:val="MojNormalny2"/>
                  <w:ind w:firstLine="0"/>
                </w:pPr>
              </w:pPrChange>
            </w:pPr>
            <w:r>
              <w:t>1-1 / 2</w:t>
            </w:r>
          </w:p>
        </w:tc>
        <w:tc>
          <w:tcPr>
            <w:tcW w:w="2835" w:type="dxa"/>
            <w:tcPrChange w:id="2781" w:author="Kuba Fa" w:date="2023-03-11T17:43:00Z">
              <w:tcPr>
                <w:tcW w:w="2173" w:type="dxa"/>
              </w:tcPr>
            </w:tcPrChange>
          </w:tcPr>
          <w:p w14:paraId="47C8F5C7" w14:textId="6F3583CC" w:rsidR="00C766F8" w:rsidRPr="008027F5" w:rsidRDefault="00C766F8">
            <w:pPr>
              <w:pStyle w:val="MojNormalny2"/>
              <w:ind w:firstLine="0"/>
              <w:jc w:val="center"/>
              <w:pPrChange w:id="2782" w:author="Kuba Fa" w:date="2023-03-11T17:43:00Z">
                <w:pPr>
                  <w:pStyle w:val="MojNormalny2"/>
                  <w:ind w:firstLine="0"/>
                </w:pPr>
              </w:pPrChange>
            </w:pPr>
            <w:r w:rsidRPr="008027F5">
              <w:t>1-2 / 2</w:t>
            </w:r>
          </w:p>
        </w:tc>
        <w:tc>
          <w:tcPr>
            <w:tcW w:w="1835" w:type="dxa"/>
            <w:tcPrChange w:id="2783" w:author="Kuba Fa" w:date="2023-03-11T17:43:00Z">
              <w:tcPr>
                <w:tcW w:w="2109" w:type="dxa"/>
              </w:tcPr>
            </w:tcPrChange>
          </w:tcPr>
          <w:p w14:paraId="0389AD49" w14:textId="55941685" w:rsidR="00C766F8" w:rsidRDefault="00C766F8">
            <w:pPr>
              <w:pStyle w:val="MojNormalny2"/>
              <w:keepNext/>
              <w:ind w:firstLine="0"/>
              <w:jc w:val="center"/>
              <w:pPrChange w:id="2784" w:author="Kuba Fa" w:date="2023-03-11T18:04:00Z">
                <w:pPr>
                  <w:pStyle w:val="MojNormalny2"/>
                  <w:ind w:firstLine="0"/>
                </w:pPr>
              </w:pPrChange>
            </w:pPr>
            <w:r>
              <w:t>1-3 / 2</w:t>
            </w:r>
          </w:p>
        </w:tc>
      </w:tr>
    </w:tbl>
    <w:p w14:paraId="2083CDE9" w14:textId="3AB1421A" w:rsidR="00BC4FBC" w:rsidRPr="00267892" w:rsidRDefault="00D42200" w:rsidP="00D42200">
      <w:pPr>
        <w:pStyle w:val="Legenda"/>
        <w:jc w:val="center"/>
        <w:rPr>
          <w:ins w:id="2785" w:author="Kuba Fa" w:date="2023-03-11T18:26:00Z"/>
          <w:sz w:val="22"/>
          <w:szCs w:val="22"/>
          <w:rPrChange w:id="2786" w:author="Kuba Fa" w:date="2023-03-11T18:56:00Z">
            <w:rPr>
              <w:ins w:id="2787" w:author="Kuba Fa" w:date="2023-03-11T18:26:00Z"/>
            </w:rPr>
          </w:rPrChange>
        </w:rPr>
      </w:pPr>
      <w:ins w:id="2788" w:author="Kuba Fa" w:date="2023-03-11T18:04:00Z">
        <w:r w:rsidRPr="00267892">
          <w:rPr>
            <w:sz w:val="22"/>
            <w:szCs w:val="22"/>
            <w:rPrChange w:id="2789" w:author="Kuba Fa" w:date="2023-03-11T18:56:00Z">
              <w:rPr/>
            </w:rPrChange>
          </w:rPr>
          <w:t>Tabela 9</w:t>
        </w:r>
      </w:ins>
    </w:p>
    <w:p w14:paraId="3D41A6A1" w14:textId="343F3F4F" w:rsidR="00335985" w:rsidRPr="00335985" w:rsidRDefault="00335985" w:rsidP="00335985">
      <w:pPr>
        <w:pStyle w:val="MojNormalny2"/>
        <w:numPr>
          <w:ilvl w:val="0"/>
          <w:numId w:val="71"/>
        </w:numPr>
        <w:rPr>
          <w:ins w:id="2790" w:author="Kuba Fa" w:date="2023-03-11T18:27:00Z"/>
          <w:rPrChange w:id="2791" w:author="Kuba Fa" w:date="2023-03-11T18:27:00Z">
            <w:rPr>
              <w:ins w:id="2792" w:author="Kuba Fa" w:date="2023-03-11T18:27:00Z"/>
              <w:b/>
              <w:bCs/>
              <w:sz w:val="28"/>
              <w:szCs w:val="28"/>
            </w:rPr>
          </w:rPrChange>
        </w:rPr>
      </w:pPr>
      <w:ins w:id="2793" w:author="Kuba Fa" w:date="2023-03-11T18:26:00Z">
        <w:r>
          <w:rPr>
            <w:b/>
            <w:bCs/>
            <w:sz w:val="28"/>
            <w:szCs w:val="28"/>
          </w:rPr>
          <w:t>Inne przykłady poprawnych szacowań systemu na podstawie ostatnich rezul</w:t>
        </w:r>
      </w:ins>
      <w:ins w:id="2794" w:author="Kuba Fa" w:date="2023-03-11T18:27:00Z">
        <w:r>
          <w:rPr>
            <w:b/>
            <w:bCs/>
            <w:sz w:val="28"/>
            <w:szCs w:val="28"/>
          </w:rPr>
          <w:t>tatów</w:t>
        </w:r>
      </w:ins>
    </w:p>
    <w:p w14:paraId="796C7EA1" w14:textId="6C42579E" w:rsidR="00335985" w:rsidRDefault="00335985" w:rsidP="00335985">
      <w:pPr>
        <w:pStyle w:val="MojNormalny2"/>
        <w:numPr>
          <w:ilvl w:val="0"/>
          <w:numId w:val="72"/>
        </w:numPr>
        <w:rPr>
          <w:ins w:id="2795" w:author="Kuba Fa" w:date="2023-03-11T18:31:00Z"/>
        </w:rPr>
      </w:pPr>
      <w:ins w:id="2796" w:author="Kuba Fa" w:date="2023-03-11T18:27:00Z">
        <w:r>
          <w:t>Widzew Łódź 1-0 Ś</w:t>
        </w:r>
      </w:ins>
      <w:ins w:id="2797" w:author="Kuba Fa" w:date="2023-03-11T18:28:00Z">
        <w:r>
          <w:t>ląsk Wrocław</w:t>
        </w:r>
      </w:ins>
      <w:ins w:id="2798" w:author="Kuba Fa" w:date="2023-03-11T18:37:00Z">
        <w:r w:rsidR="0020420B">
          <w:t xml:space="preserve"> 17.02.2023</w:t>
        </w:r>
      </w:ins>
    </w:p>
    <w:p w14:paraId="766CAA23" w14:textId="77777777" w:rsidR="005C4115" w:rsidRDefault="0020420B">
      <w:pPr>
        <w:pStyle w:val="MojNormalny2"/>
        <w:keepNext/>
        <w:ind w:left="1440" w:firstLine="0"/>
        <w:rPr>
          <w:ins w:id="2799" w:author="Kuba Fa" w:date="2023-03-11T18:39:00Z"/>
        </w:rPr>
        <w:pPrChange w:id="2800" w:author="Kuba Fa" w:date="2023-03-11T18:39:00Z">
          <w:pPr>
            <w:pStyle w:val="MojNormalny2"/>
            <w:ind w:left="1440" w:firstLine="0"/>
          </w:pPr>
        </w:pPrChange>
      </w:pPr>
      <w:ins w:id="2801" w:author="Kuba Fa" w:date="2023-03-11T18:31:00Z">
        <w:r w:rsidRPr="0020420B">
          <w:rPr>
            <w:noProof/>
          </w:rPr>
          <w:drawing>
            <wp:inline distT="0" distB="0" distL="0" distR="0" wp14:anchorId="4B880F4F" wp14:editId="4AC96D20">
              <wp:extent cx="4016582" cy="4581525"/>
              <wp:effectExtent l="0" t="0" r="3175"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4"/>
                      <a:stretch>
                        <a:fillRect/>
                      </a:stretch>
                    </pic:blipFill>
                    <pic:spPr>
                      <a:xfrm>
                        <a:off x="0" y="0"/>
                        <a:ext cx="4023938" cy="4589916"/>
                      </a:xfrm>
                      <a:prstGeom prst="rect">
                        <a:avLst/>
                      </a:prstGeom>
                    </pic:spPr>
                  </pic:pic>
                </a:graphicData>
              </a:graphic>
            </wp:inline>
          </w:drawing>
        </w:r>
      </w:ins>
    </w:p>
    <w:p w14:paraId="48D58640" w14:textId="0F8CD056" w:rsidR="0020420B" w:rsidRPr="00267892" w:rsidRDefault="005C4115">
      <w:pPr>
        <w:pStyle w:val="Legenda"/>
        <w:jc w:val="center"/>
        <w:rPr>
          <w:ins w:id="2802" w:author="Kuba Fa" w:date="2023-03-11T18:28:00Z"/>
          <w:sz w:val="22"/>
          <w:szCs w:val="22"/>
          <w:rPrChange w:id="2803" w:author="Kuba Fa" w:date="2023-03-11T18:56:00Z">
            <w:rPr>
              <w:ins w:id="2804" w:author="Kuba Fa" w:date="2023-03-11T18:28:00Z"/>
            </w:rPr>
          </w:rPrChange>
        </w:rPr>
        <w:pPrChange w:id="2805" w:author="Kuba Fa" w:date="2023-03-11T18:39:00Z">
          <w:pPr>
            <w:pStyle w:val="MojNormalny2"/>
            <w:numPr>
              <w:numId w:val="72"/>
            </w:numPr>
            <w:ind w:left="1440" w:hanging="360"/>
          </w:pPr>
        </w:pPrChange>
      </w:pPr>
      <w:ins w:id="2806" w:author="Kuba Fa" w:date="2023-03-11T18:39:00Z">
        <w:r w:rsidRPr="00267892">
          <w:rPr>
            <w:sz w:val="22"/>
            <w:szCs w:val="22"/>
            <w:rPrChange w:id="2807" w:author="Kuba Fa" w:date="2023-03-11T18:56:00Z">
              <w:rPr/>
            </w:rPrChange>
          </w:rPr>
          <w:t>Rysunek 31</w:t>
        </w:r>
      </w:ins>
    </w:p>
    <w:p w14:paraId="48687595" w14:textId="0C8435DB" w:rsidR="00335985" w:rsidRDefault="00335985" w:rsidP="00335985">
      <w:pPr>
        <w:pStyle w:val="MojNormalny2"/>
        <w:numPr>
          <w:ilvl w:val="0"/>
          <w:numId w:val="72"/>
        </w:numPr>
        <w:rPr>
          <w:ins w:id="2808" w:author="Kuba Fa" w:date="2023-03-11T18:32:00Z"/>
        </w:rPr>
      </w:pPr>
      <w:ins w:id="2809" w:author="Kuba Fa" w:date="2023-03-11T18:28:00Z">
        <w:r>
          <w:t>Miedź Legnica 2-1 Wisła Płock</w:t>
        </w:r>
      </w:ins>
      <w:ins w:id="2810" w:author="Kuba Fa" w:date="2023-03-11T18:34:00Z">
        <w:r w:rsidR="0020420B">
          <w:t xml:space="preserve"> - 19.02.2023</w:t>
        </w:r>
      </w:ins>
    </w:p>
    <w:p w14:paraId="46AA7B20" w14:textId="77777777" w:rsidR="005C4115" w:rsidRDefault="0020420B">
      <w:pPr>
        <w:pStyle w:val="MojNormalny2"/>
        <w:keepNext/>
        <w:ind w:left="1440" w:firstLine="0"/>
        <w:rPr>
          <w:ins w:id="2811" w:author="Kuba Fa" w:date="2023-03-11T18:41:00Z"/>
        </w:rPr>
        <w:pPrChange w:id="2812" w:author="Kuba Fa" w:date="2023-03-11T18:41:00Z">
          <w:pPr>
            <w:pStyle w:val="MojNormalny2"/>
            <w:ind w:left="1440" w:firstLine="0"/>
          </w:pPr>
        </w:pPrChange>
      </w:pPr>
      <w:ins w:id="2813" w:author="Kuba Fa" w:date="2023-03-11T18:32:00Z">
        <w:r w:rsidRPr="0020420B">
          <w:rPr>
            <w:noProof/>
          </w:rPr>
          <w:lastRenderedPageBreak/>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5"/>
                      <a:stretch>
                        <a:fillRect/>
                      </a:stretch>
                    </pic:blipFill>
                    <pic:spPr>
                      <a:xfrm>
                        <a:off x="0" y="0"/>
                        <a:ext cx="3967932" cy="5284452"/>
                      </a:xfrm>
                      <a:prstGeom prst="rect">
                        <a:avLst/>
                      </a:prstGeom>
                    </pic:spPr>
                  </pic:pic>
                </a:graphicData>
              </a:graphic>
            </wp:inline>
          </w:drawing>
        </w:r>
      </w:ins>
    </w:p>
    <w:p w14:paraId="5DF3813C" w14:textId="69B0C222" w:rsidR="0020420B" w:rsidRPr="00267892" w:rsidRDefault="005C4115">
      <w:pPr>
        <w:pStyle w:val="Legenda"/>
        <w:jc w:val="center"/>
        <w:rPr>
          <w:ins w:id="2814" w:author="Kuba Fa" w:date="2023-03-11T18:28:00Z"/>
          <w:sz w:val="22"/>
          <w:szCs w:val="22"/>
          <w:rPrChange w:id="2815" w:author="Kuba Fa" w:date="2023-03-11T18:56:00Z">
            <w:rPr>
              <w:ins w:id="2816" w:author="Kuba Fa" w:date="2023-03-11T18:28:00Z"/>
            </w:rPr>
          </w:rPrChange>
        </w:rPr>
        <w:pPrChange w:id="2817" w:author="Kuba Fa" w:date="2023-03-11T18:42:00Z">
          <w:pPr>
            <w:pStyle w:val="MojNormalny2"/>
            <w:numPr>
              <w:numId w:val="72"/>
            </w:numPr>
            <w:ind w:left="1440" w:hanging="360"/>
          </w:pPr>
        </w:pPrChange>
      </w:pPr>
      <w:ins w:id="2818" w:author="Kuba Fa" w:date="2023-03-11T18:41:00Z">
        <w:r w:rsidRPr="00267892">
          <w:rPr>
            <w:sz w:val="22"/>
            <w:szCs w:val="22"/>
            <w:rPrChange w:id="2819" w:author="Kuba Fa" w:date="2023-03-11T18:56:00Z">
              <w:rPr/>
            </w:rPrChange>
          </w:rPr>
          <w:t xml:space="preserve">Rysunek </w:t>
        </w:r>
      </w:ins>
      <w:ins w:id="2820" w:author="Kuba Fa" w:date="2023-03-11T18:42:00Z">
        <w:r w:rsidRPr="00267892">
          <w:rPr>
            <w:sz w:val="22"/>
            <w:szCs w:val="22"/>
            <w:rPrChange w:id="2821" w:author="Kuba Fa" w:date="2023-03-11T18:56:00Z">
              <w:rPr/>
            </w:rPrChange>
          </w:rPr>
          <w:t>32</w:t>
        </w:r>
      </w:ins>
    </w:p>
    <w:p w14:paraId="036E946E" w14:textId="2BADEEDD" w:rsidR="00335985" w:rsidRDefault="00335985" w:rsidP="00335985">
      <w:pPr>
        <w:pStyle w:val="MojNormalny2"/>
        <w:numPr>
          <w:ilvl w:val="0"/>
          <w:numId w:val="72"/>
        </w:numPr>
        <w:rPr>
          <w:ins w:id="2822" w:author="Kuba Fa" w:date="2023-03-11T18:33:00Z"/>
        </w:rPr>
      </w:pPr>
      <w:ins w:id="2823" w:author="Kuba Fa" w:date="2023-03-11T18:28:00Z">
        <w:r>
          <w:t>Wisła P</w:t>
        </w:r>
      </w:ins>
      <w:ins w:id="2824" w:author="Kuba Fa" w:date="2023-03-11T18:34:00Z">
        <w:r w:rsidR="0020420B">
          <w:t>ł</w:t>
        </w:r>
      </w:ins>
      <w:ins w:id="2825" w:author="Kuba Fa" w:date="2023-03-11T18:28:00Z">
        <w:r>
          <w:t>ock 0-1 Lech Poznań</w:t>
        </w:r>
      </w:ins>
      <w:ins w:id="2826" w:author="Kuba Fa" w:date="2023-03-11T18:33:00Z">
        <w:r w:rsidR="0020420B">
          <w:t xml:space="preserve"> – 11.02.2023</w:t>
        </w:r>
      </w:ins>
    </w:p>
    <w:p w14:paraId="7924CFD4" w14:textId="77777777" w:rsidR="005C4115" w:rsidRDefault="0020420B">
      <w:pPr>
        <w:pStyle w:val="MojNormalny2"/>
        <w:keepNext/>
        <w:ind w:left="1440" w:firstLine="0"/>
        <w:rPr>
          <w:ins w:id="2827" w:author="Kuba Fa" w:date="2023-03-11T18:42:00Z"/>
        </w:rPr>
        <w:pPrChange w:id="2828" w:author="Kuba Fa" w:date="2023-03-11T18:42:00Z">
          <w:pPr>
            <w:pStyle w:val="MojNormalny2"/>
            <w:ind w:left="1440" w:firstLine="0"/>
          </w:pPr>
        </w:pPrChange>
      </w:pPr>
      <w:ins w:id="2829" w:author="Kuba Fa" w:date="2023-03-11T18:34:00Z">
        <w:r w:rsidRPr="0020420B">
          <w:rPr>
            <w:noProof/>
          </w:rPr>
          <w:lastRenderedPageBreak/>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6"/>
                      <a:stretch>
                        <a:fillRect/>
                      </a:stretch>
                    </pic:blipFill>
                    <pic:spPr>
                      <a:xfrm>
                        <a:off x="0" y="0"/>
                        <a:ext cx="3863648" cy="5263112"/>
                      </a:xfrm>
                      <a:prstGeom prst="rect">
                        <a:avLst/>
                      </a:prstGeom>
                    </pic:spPr>
                  </pic:pic>
                </a:graphicData>
              </a:graphic>
            </wp:inline>
          </w:drawing>
        </w:r>
      </w:ins>
    </w:p>
    <w:p w14:paraId="3A392258" w14:textId="19D77888" w:rsidR="0020420B" w:rsidRPr="00267892" w:rsidRDefault="005C4115">
      <w:pPr>
        <w:pStyle w:val="Legenda"/>
        <w:jc w:val="center"/>
        <w:rPr>
          <w:ins w:id="2830" w:author="Kuba Fa" w:date="2023-03-11T18:28:00Z"/>
          <w:sz w:val="22"/>
          <w:szCs w:val="22"/>
          <w:rPrChange w:id="2831" w:author="Kuba Fa" w:date="2023-03-11T18:56:00Z">
            <w:rPr>
              <w:ins w:id="2832" w:author="Kuba Fa" w:date="2023-03-11T18:28:00Z"/>
            </w:rPr>
          </w:rPrChange>
        </w:rPr>
        <w:pPrChange w:id="2833" w:author="Kuba Fa" w:date="2023-03-11T18:42:00Z">
          <w:pPr>
            <w:pStyle w:val="MojNormalny2"/>
            <w:numPr>
              <w:numId w:val="72"/>
            </w:numPr>
            <w:ind w:left="1440" w:hanging="360"/>
          </w:pPr>
        </w:pPrChange>
      </w:pPr>
      <w:ins w:id="2834" w:author="Kuba Fa" w:date="2023-03-11T18:42:00Z">
        <w:r w:rsidRPr="00267892">
          <w:rPr>
            <w:sz w:val="22"/>
            <w:szCs w:val="22"/>
            <w:rPrChange w:id="2835" w:author="Kuba Fa" w:date="2023-03-11T18:56:00Z">
              <w:rPr/>
            </w:rPrChange>
          </w:rPr>
          <w:t>Rysunek 33</w:t>
        </w:r>
      </w:ins>
    </w:p>
    <w:p w14:paraId="4B23E844" w14:textId="72615B68" w:rsidR="00335985" w:rsidRDefault="00335985" w:rsidP="00335985">
      <w:pPr>
        <w:pStyle w:val="MojNormalny2"/>
        <w:numPr>
          <w:ilvl w:val="0"/>
          <w:numId w:val="72"/>
        </w:numPr>
        <w:rPr>
          <w:ins w:id="2836" w:author="Kuba Fa" w:date="2023-03-11T18:36:00Z"/>
        </w:rPr>
      </w:pPr>
      <w:ins w:id="2837" w:author="Kuba Fa" w:date="2023-03-11T18:28:00Z">
        <w:r>
          <w:t>Zagł</w:t>
        </w:r>
      </w:ins>
      <w:ins w:id="2838" w:author="Kuba Fa" w:date="2023-03-11T18:29:00Z">
        <w:r>
          <w:t>ę</w:t>
        </w:r>
      </w:ins>
      <w:ins w:id="2839" w:author="Kuba Fa" w:date="2023-03-11T18:28:00Z">
        <w:r>
          <w:t xml:space="preserve">bie Lubin </w:t>
        </w:r>
      </w:ins>
      <w:ins w:id="2840" w:author="Kuba Fa" w:date="2023-03-11T18:29:00Z">
        <w:r>
          <w:t>1</w:t>
        </w:r>
      </w:ins>
      <w:ins w:id="2841" w:author="Kuba Fa" w:date="2023-03-11T18:28:00Z">
        <w:r>
          <w:t>–</w:t>
        </w:r>
      </w:ins>
      <w:ins w:id="2842" w:author="Kuba Fa" w:date="2023-03-11T18:29:00Z">
        <w:r>
          <w:t>2</w:t>
        </w:r>
      </w:ins>
      <w:ins w:id="2843" w:author="Kuba Fa" w:date="2023-03-11T18:28:00Z">
        <w:r>
          <w:t xml:space="preserve"> Legia Warszawa</w:t>
        </w:r>
      </w:ins>
      <w:ins w:id="2844" w:author="Kuba Fa" w:date="2023-03-11T18:36:00Z">
        <w:r w:rsidR="0020420B">
          <w:t xml:space="preserve"> – 04.02.2</w:t>
        </w:r>
      </w:ins>
      <w:ins w:id="2845" w:author="Kuba Fa" w:date="2023-03-11T18:37:00Z">
        <w:r w:rsidR="0020420B">
          <w:t>023</w:t>
        </w:r>
      </w:ins>
    </w:p>
    <w:p w14:paraId="5BA14360" w14:textId="77777777" w:rsidR="005C4115" w:rsidRDefault="0020420B">
      <w:pPr>
        <w:pStyle w:val="MojNormalny2"/>
        <w:keepNext/>
        <w:ind w:left="1440" w:firstLine="0"/>
        <w:rPr>
          <w:ins w:id="2846" w:author="Kuba Fa" w:date="2023-03-11T18:42:00Z"/>
        </w:rPr>
        <w:pPrChange w:id="2847" w:author="Kuba Fa" w:date="2023-03-11T18:42:00Z">
          <w:pPr>
            <w:pStyle w:val="MojNormalny2"/>
            <w:ind w:left="1440" w:firstLine="0"/>
          </w:pPr>
        </w:pPrChange>
      </w:pPr>
      <w:ins w:id="2848" w:author="Kuba Fa" w:date="2023-03-11T18:36:00Z">
        <w:r w:rsidRPr="0020420B">
          <w:rPr>
            <w:noProof/>
          </w:rPr>
          <w:lastRenderedPageBreak/>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57"/>
                      <a:stretch>
                        <a:fillRect/>
                      </a:stretch>
                    </pic:blipFill>
                    <pic:spPr>
                      <a:xfrm>
                        <a:off x="0" y="0"/>
                        <a:ext cx="3849787" cy="4472748"/>
                      </a:xfrm>
                      <a:prstGeom prst="rect">
                        <a:avLst/>
                      </a:prstGeom>
                    </pic:spPr>
                  </pic:pic>
                </a:graphicData>
              </a:graphic>
            </wp:inline>
          </w:drawing>
        </w:r>
      </w:ins>
    </w:p>
    <w:p w14:paraId="6CD2F6E1" w14:textId="1B4D4709" w:rsidR="0020420B" w:rsidRPr="00267892" w:rsidRDefault="005C4115">
      <w:pPr>
        <w:pStyle w:val="Legenda"/>
        <w:jc w:val="center"/>
        <w:rPr>
          <w:sz w:val="22"/>
          <w:szCs w:val="22"/>
          <w:rPrChange w:id="2849" w:author="Kuba Fa" w:date="2023-03-11T18:56:00Z">
            <w:rPr>
              <w:b/>
              <w:bCs/>
              <w:sz w:val="32"/>
              <w:szCs w:val="32"/>
            </w:rPr>
          </w:rPrChange>
        </w:rPr>
        <w:pPrChange w:id="2850" w:author="Kuba Fa" w:date="2023-03-11T18:42:00Z">
          <w:pPr>
            <w:pStyle w:val="MojNormalny2"/>
            <w:ind w:firstLine="0"/>
          </w:pPr>
        </w:pPrChange>
      </w:pPr>
      <w:ins w:id="2851" w:author="Kuba Fa" w:date="2023-03-11T18:42:00Z">
        <w:r w:rsidRPr="00267892">
          <w:rPr>
            <w:sz w:val="22"/>
            <w:szCs w:val="22"/>
            <w:rPrChange w:id="2852" w:author="Kuba Fa" w:date="2023-03-11T18:56:00Z">
              <w:rPr/>
            </w:rPrChange>
          </w:rPr>
          <w:t>Rysunek 34</w:t>
        </w:r>
      </w:ins>
    </w:p>
    <w:p w14:paraId="144FA5A4" w14:textId="2EC0C391" w:rsidR="000E45F6" w:rsidRDefault="00172EAA">
      <w:pPr>
        <w:pStyle w:val="MojNormalny2"/>
        <w:ind w:firstLine="0"/>
        <w:jc w:val="left"/>
        <w:pPrChange w:id="2853" w:author="Kuba Fa" w:date="2023-02-02T18:19:00Z">
          <w:pPr>
            <w:pStyle w:val="MojNormalny2"/>
            <w:ind w:firstLine="0"/>
          </w:pPr>
        </w:pPrChange>
      </w:pPr>
      <w:r>
        <w:t>Wygrana gospodarzy oznacza 1, remis X, a zwycięstwo gości 2.</w:t>
      </w:r>
      <w:r w:rsidR="00CA5793">
        <w:t xml:space="preserve"> Wyniki które zgadzają się z rzeczywistością, są podkreślone i pogrubione.</w:t>
      </w:r>
      <w:r>
        <w:t xml:space="preserve"> </w:t>
      </w:r>
      <w:ins w:id="2854" w:author="Kuba Fa" w:date="2023-03-11T18:06:00Z">
        <w:r w:rsidR="00445DB1">
          <w:t>Wskazania bukmachera</w:t>
        </w:r>
      </w:ins>
      <w:ins w:id="2855" w:author="Kuba Fa" w:date="2023-03-11T18:07:00Z">
        <w:r w:rsidR="00445DB1">
          <w:t xml:space="preserve"> opierają się na najmniejszym kursie w kategorii dokładnych wyników</w:t>
        </w:r>
      </w:ins>
      <w:ins w:id="2856" w:author="Kuba Fa" w:date="2023-03-11T18:08:00Z">
        <w:r w:rsidR="00445DB1">
          <w:t xml:space="preserve"> [17]</w:t>
        </w:r>
      </w:ins>
      <w:ins w:id="2857" w:author="Kuba Fa" w:date="2023-03-11T18:07:00Z">
        <w:r w:rsidR="00445DB1">
          <w:t>.</w:t>
        </w:r>
      </w:ins>
      <w:del w:id="2858" w:author="Kuba Fa" w:date="2023-03-11T18:08:00Z">
        <w:r w:rsidDel="00445DB1">
          <w:delText>Przewidywane typy bukmachera brałem na podstawie najmniejszego kursu.</w:delText>
        </w:r>
      </w:del>
      <w:r>
        <w:t xml:space="preserve"> Zazwyczaj jest to wynik 1-0 bądź 1-1. Wynik 1 bramkowy pojawia się zazwyczaj w momencie gdy jedna z drużyn wyraźnie jest lepsza od drugiej. Remisowy </w:t>
      </w:r>
      <w:ins w:id="2859" w:author="Kuba Fa" w:date="2023-03-11T18:10:00Z">
        <w:r w:rsidR="00445DB1">
          <w:t>sugerowany</w:t>
        </w:r>
      </w:ins>
      <w:del w:id="2860" w:author="Kuba Fa" w:date="2023-03-11T18:10:00Z">
        <w:r w:rsidDel="00445DB1">
          <w:delText>przewidywany</w:delText>
        </w:r>
      </w:del>
      <w:r>
        <w:t xml:space="preserve"> jest, gdy spotkanie </w:t>
      </w:r>
      <w:del w:id="2861" w:author="Kuba Fa" w:date="2023-03-11T18:09:00Z">
        <w:r w:rsidDel="00445DB1">
          <w:delText>w teorii</w:delText>
        </w:r>
      </w:del>
      <w:ins w:id="2862" w:author="Kuba Fa" w:date="2023-03-11T18:09:00Z">
        <w:r w:rsidR="00445DB1">
          <w:t>według tego źródła</w:t>
        </w:r>
      </w:ins>
      <w:r>
        <w:t xml:space="preserve"> powinno być bardziej wyrównane. </w:t>
      </w:r>
      <w:r w:rsidR="00CA5793">
        <w:t xml:space="preserve">Zdarzają się takie sytuację, jak np. </w:t>
      </w:r>
      <w:del w:id="2863" w:author="Kuba Fa" w:date="2023-03-11T18:10:00Z">
        <w:r w:rsidR="00CA5793" w:rsidDel="00445DB1">
          <w:delText xml:space="preserve">powyżej </w:delText>
        </w:r>
      </w:del>
      <w:r w:rsidR="00CA5793">
        <w:t>w meczu Lechia – Piast</w:t>
      </w:r>
      <w:ins w:id="2864" w:author="Kuba Fa" w:date="2023-03-11T18:09:00Z">
        <w:r w:rsidR="00445DB1">
          <w:t xml:space="preserve"> [Tabela 8]</w:t>
        </w:r>
      </w:ins>
      <w:r w:rsidR="00CA5793">
        <w:t xml:space="preserve">, gdzie </w:t>
      </w:r>
      <w:del w:id="2865" w:author="Kuba Fa" w:date="2023-03-11T18:09:00Z">
        <w:r w:rsidR="00CA5793" w:rsidDel="00445DB1">
          <w:delText>najbardziej prawdopodobnym</w:delText>
        </w:r>
      </w:del>
      <w:ins w:id="2866" w:author="Kuba Fa" w:date="2023-03-11T18:09:00Z">
        <w:r w:rsidR="00445DB1">
          <w:t xml:space="preserve">typowanym </w:t>
        </w:r>
      </w:ins>
      <w:r w:rsidR="00CA5793">
        <w:t xml:space="preserve"> wynikiem według </w:t>
      </w:r>
      <w:del w:id="2867" w:author="Kuba Fa" w:date="2023-03-11T18:09:00Z">
        <w:r w:rsidR="007701CE" w:rsidDel="00445DB1">
          <w:delText>tego źródła</w:delText>
        </w:r>
      </w:del>
      <w:ins w:id="2868" w:author="Kuba Fa" w:date="2023-03-11T18:09:00Z">
        <w:r w:rsidR="00445DB1">
          <w:t>bukmachera</w:t>
        </w:r>
      </w:ins>
      <w:r w:rsidR="00CA5793">
        <w:t xml:space="preserve">, jest wygrana Lechii, a dokładny wynik </w:t>
      </w:r>
      <w:del w:id="2869" w:author="Kuba Fa" w:date="2023-03-11T18:10:00Z">
        <w:r w:rsidR="00CA5793" w:rsidDel="00445DB1">
          <w:delText>prognozowany</w:delText>
        </w:r>
      </w:del>
      <w:r w:rsidR="00CA5793">
        <w:t xml:space="preserve"> to remis 1-1.</w:t>
      </w:r>
      <w:r>
        <w:t xml:space="preserve"> </w:t>
      </w:r>
      <w:r w:rsidR="00BA4016">
        <w:t>Fakt,</w:t>
      </w:r>
      <w:r w:rsidR="00CA5793">
        <w:t xml:space="preserve"> że bukmacherzy </w:t>
      </w:r>
      <w:del w:id="2870" w:author="Kuba Fa" w:date="2023-03-11T18:11:00Z">
        <w:r w:rsidR="00CA5793" w:rsidDel="00445DB1">
          <w:delText xml:space="preserve">prognozują </w:delText>
        </w:r>
      </w:del>
      <w:ins w:id="2871" w:author="Kuba Fa" w:date="2023-03-11T18:11:00Z">
        <w:r w:rsidR="00445DB1">
          <w:t xml:space="preserve">szacują </w:t>
        </w:r>
      </w:ins>
      <w:r w:rsidR="00CA5793">
        <w:t xml:space="preserve">większość meczy głównie tylko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ins w:id="2872" w:author="Kuba Fa" w:date="2023-03-11T18:11:00Z">
        <w:r w:rsidR="00445DB1">
          <w:t xml:space="preserve"> [11]</w:t>
        </w:r>
      </w:ins>
      <w:r>
        <w:t xml:space="preserve">. W momencie, gdy padnie dużo bramek wynik jest trudniejszy do </w:t>
      </w:r>
      <w:del w:id="2873" w:author="Kuba Fa" w:date="2023-03-11T18:12:00Z">
        <w:r w:rsidDel="00445DB1">
          <w:delText>przewidzenia</w:delText>
        </w:r>
      </w:del>
      <w:ins w:id="2874" w:author="Kuba Fa" w:date="2023-03-11T18:12:00Z">
        <w:r w:rsidR="00445DB1">
          <w:t>typowania</w:t>
        </w:r>
      </w:ins>
      <w:r w:rsidR="00CA5793">
        <w:t>, gdyż możliwych wyników z dużą ilością bramek jest sporo więcej</w:t>
      </w:r>
      <w:r>
        <w:t>.</w:t>
      </w:r>
      <w:r w:rsidR="00CA5793">
        <w:t xml:space="preserve"> Widać to dobrze w </w:t>
      </w:r>
      <w:r w:rsidR="000E45F6">
        <w:t xml:space="preserve">wyżej </w:t>
      </w:r>
      <w:del w:id="2875" w:author="Kuba Fa" w:date="2023-03-11T18:12:00Z">
        <w:r w:rsidR="000E45F6" w:rsidDel="00445DB1">
          <w:delText xml:space="preserve">cytowanych </w:delText>
        </w:r>
        <w:r w:rsidR="00CA5793" w:rsidDel="00445DB1">
          <w:delText>statystykach</w:delText>
        </w:r>
        <w:r w:rsidR="000E45F6" w:rsidDel="00445DB1">
          <w:delText xml:space="preserve">, z </w:delText>
        </w:r>
      </w:del>
      <w:r w:rsidR="000E45F6">
        <w:t>podsumowani</w:t>
      </w:r>
      <w:ins w:id="2876" w:author="Kuba Fa" w:date="2023-03-11T18:12:00Z">
        <w:r w:rsidR="00445DB1">
          <w:t>u</w:t>
        </w:r>
      </w:ins>
      <w:del w:id="2877" w:author="Kuba Fa" w:date="2023-03-11T18:12:00Z">
        <w:r w:rsidR="000E45F6" w:rsidDel="00445DB1">
          <w:delText>a</w:delText>
        </w:r>
      </w:del>
      <w:r w:rsidR="000E45F6">
        <w:t xml:space="preserve"> sezonu 2021/2022 prowadzonego przez portal 90 </w:t>
      </w:r>
      <w:r w:rsidR="000E45F6">
        <w:lastRenderedPageBreak/>
        <w:t>minut. Wyniki te są najczęściej występującymi rezultatami</w:t>
      </w:r>
      <w:ins w:id="2878" w:author="Kuba Fa" w:date="2023-03-11T18:12:00Z">
        <w:r w:rsidR="00445DB1">
          <w:t>.</w:t>
        </w:r>
      </w:ins>
      <w:del w:id="2879" w:author="Kuba Fa" w:date="2023-03-11T18:12:00Z">
        <w:r w:rsidR="000E45F6" w:rsidDel="00445DB1">
          <w:delText>,</w:delText>
        </w:r>
      </w:del>
      <w:r w:rsidR="000E45F6">
        <w:t xml:space="preserve"> </w:t>
      </w:r>
      <w:ins w:id="2880" w:author="Kuba Fa" w:date="2023-03-11T18:12:00Z">
        <w:r w:rsidR="00445DB1">
          <w:t>S</w:t>
        </w:r>
      </w:ins>
      <w:del w:id="2881" w:author="Kuba Fa" w:date="2023-03-11T18:12:00Z">
        <w:r w:rsidR="000E45F6" w:rsidDel="00445DB1">
          <w:delText>s</w:delText>
        </w:r>
      </w:del>
      <w:r w:rsidR="000E45F6">
        <w:t>pośród 306 meczy aż 105 kończyło się wynikiem 1-0 bądź 1-1</w:t>
      </w:r>
      <w:ins w:id="2882" w:author="Kuba Fa" w:date="2023-03-11T18:13:00Z">
        <w:r w:rsidR="00445DB1">
          <w:t xml:space="preserve"> [15]</w:t>
        </w:r>
      </w:ins>
      <w:r w:rsidR="000E45F6">
        <w:t>.</w:t>
      </w:r>
    </w:p>
    <w:p w14:paraId="609C576B" w14:textId="4F687E7A" w:rsidR="000E45F6" w:rsidDel="00267892" w:rsidRDefault="00C766F8">
      <w:pPr>
        <w:pStyle w:val="MojNormalny2"/>
        <w:ind w:firstLine="0"/>
        <w:jc w:val="left"/>
        <w:rPr>
          <w:del w:id="2883" w:author="Kuba Fa" w:date="2023-03-11T18:56:00Z"/>
        </w:rPr>
      </w:pPr>
      <w:del w:id="2884" w:author="Kuba Fa" w:date="2023-03-11T18:56:00Z">
        <w:r w:rsidDel="00267892">
          <w:delText xml:space="preserve">Zakładając, że badawczo pewien gracz postawiłby na zakładach bukmacherskich po 10 </w:delText>
        </w:r>
        <w:r w:rsidR="000B2191" w:rsidDel="00267892">
          <w:delText>walut</w:delText>
        </w:r>
        <w:r w:rsidDel="00267892">
          <w:delText xml:space="preserve"> na a) zwycięzcę meczu i b) dokładny wynik</w:delText>
        </w:r>
        <w:r w:rsidR="000E45F6" w:rsidDel="00267892">
          <w:delText xml:space="preserve"> u bukmachera zyskałby</w:delText>
        </w:r>
        <w:r w:rsidR="00553669" w:rsidDel="00267892">
          <w:delText xml:space="preserve"> (od zysków odliczony został już podatek)</w:delText>
        </w:r>
        <w:r w:rsidR="000E45F6" w:rsidDel="00267892">
          <w:delText>:</w:delText>
        </w:r>
      </w:del>
    </w:p>
    <w:p w14:paraId="5856357A" w14:textId="0DD72D87" w:rsidR="008B0B0A" w:rsidRPr="008B0B0A" w:rsidDel="00445DB1" w:rsidRDefault="008B0B0A" w:rsidP="008B0B0A">
      <w:pPr>
        <w:pStyle w:val="MojNormalny2"/>
        <w:ind w:firstLine="0"/>
        <w:jc w:val="left"/>
        <w:rPr>
          <w:del w:id="2885" w:author="Kuba Fa" w:date="2023-03-11T18:14:00Z"/>
          <w:color w:val="FF0000"/>
        </w:rPr>
      </w:pPr>
      <w:del w:id="2886" w:author="Kuba Fa" w:date="2023-03-11T18:14:00Z">
        <w:r w:rsidRPr="008B0B0A" w:rsidDel="00445DB1">
          <w:rPr>
            <w:color w:val="FF0000"/>
          </w:rPr>
          <w:delText>[podpunkt]</w:delText>
        </w:r>
        <w:r w:rsidDel="00445DB1">
          <w:rPr>
            <w:color w:val="FF0000"/>
          </w:rPr>
          <w:delText xml:space="preserve"> [sformatować liste na ABC..]</w:delText>
        </w:r>
      </w:del>
    </w:p>
    <w:p w14:paraId="7C7F45F6" w14:textId="25463A1F" w:rsidR="000E45F6" w:rsidDel="00445DB1" w:rsidRDefault="000E45F6">
      <w:pPr>
        <w:pStyle w:val="MojNormalny2"/>
        <w:ind w:firstLine="0"/>
        <w:rPr>
          <w:del w:id="2887" w:author="Kuba Fa" w:date="2023-03-11T18:14:00Z"/>
          <w:b/>
          <w:bCs/>
          <w:u w:val="single"/>
        </w:rPr>
      </w:pPr>
      <w:del w:id="2888" w:author="Kuba Fa" w:date="2023-03-11T18:14:00Z">
        <w:r w:rsidRPr="000E45F6" w:rsidDel="00445DB1">
          <w:rPr>
            <w:b/>
            <w:bCs/>
            <w:u w:val="single"/>
          </w:rPr>
          <w:delText>Najmniejszy kurs bukmachera:</w:delText>
        </w:r>
      </w:del>
    </w:p>
    <w:p w14:paraId="5E72F52D" w14:textId="4DD85A9D" w:rsidR="000E45F6" w:rsidRPr="000B2191" w:rsidDel="00445DB1" w:rsidRDefault="000E45F6">
      <w:pPr>
        <w:pStyle w:val="MojNormalny2"/>
        <w:numPr>
          <w:ilvl w:val="0"/>
          <w:numId w:val="40"/>
        </w:numPr>
        <w:rPr>
          <w:del w:id="2889" w:author="Kuba Fa" w:date="2023-03-11T18:14:00Z"/>
          <w:u w:val="single"/>
        </w:rPr>
        <w:pPrChange w:id="2890" w:author="Kuba Fa" w:date="2023-02-02T18:19:00Z">
          <w:pPr>
            <w:pStyle w:val="MojNormalny2"/>
            <w:ind w:firstLine="0"/>
          </w:pPr>
        </w:pPrChange>
      </w:pPr>
      <w:del w:id="2891" w:author="Kuba Fa" w:date="2023-02-02T18:19:00Z">
        <w:r w:rsidRPr="000B2191" w:rsidDel="00E65E28">
          <w:rPr>
            <w:u w:val="single"/>
          </w:rPr>
          <w:delText xml:space="preserve">a) </w:delText>
        </w:r>
        <w:r w:rsidR="000B2191" w:rsidRPr="000B2191" w:rsidDel="00E65E28">
          <w:rPr>
            <w:u w:val="single"/>
          </w:rPr>
          <w:delText xml:space="preserve"> </w:delText>
        </w:r>
      </w:del>
      <w:del w:id="2892" w:author="Kuba Fa" w:date="2023-03-11T18:14:00Z">
        <w:r w:rsidR="000B2191" w:rsidRPr="000B2191" w:rsidDel="00445DB1">
          <w:rPr>
            <w:u w:val="single"/>
          </w:rPr>
          <w:delText>wygrana 1.05 przy wkładzie 90, czyli 1</w:delText>
        </w:r>
        <w:r w:rsidR="002D1905" w:rsidDel="00445DB1">
          <w:rPr>
            <w:u w:val="single"/>
          </w:rPr>
          <w:delText>.</w:delText>
        </w:r>
        <w:r w:rsidR="000B2191" w:rsidRPr="000B2191" w:rsidDel="00445DB1">
          <w:rPr>
            <w:u w:val="single"/>
          </w:rPr>
          <w:delText>17% zysku</w:delText>
        </w:r>
        <w:r w:rsidR="00290460" w:rsidDel="00445DB1">
          <w:rPr>
            <w:u w:val="single"/>
          </w:rPr>
          <w:delText xml:space="preserve">, </w:delText>
        </w:r>
        <w:r w:rsidR="00290460" w:rsidRPr="009E0A85" w:rsidDel="00445DB1">
          <w:rPr>
            <w:u w:val="single"/>
            <w:rPrChange w:id="2893" w:author="Kuba Fa" w:date="2023-02-02T15:22:00Z">
              <w:rPr>
                <w:highlight w:val="green"/>
                <w:u w:val="single"/>
              </w:rPr>
            </w:rPrChange>
          </w:rPr>
          <w:delText>5/9 poprawnych rezultatów</w:delText>
        </w:r>
      </w:del>
    </w:p>
    <w:p w14:paraId="0EE47BBA" w14:textId="62475DE5" w:rsidR="000E45F6" w:rsidDel="00445DB1" w:rsidRDefault="000E45F6">
      <w:pPr>
        <w:pStyle w:val="MojNormalny2"/>
        <w:numPr>
          <w:ilvl w:val="1"/>
          <w:numId w:val="40"/>
        </w:numPr>
        <w:rPr>
          <w:del w:id="2894" w:author="Kuba Fa" w:date="2023-03-11T18:14:00Z"/>
        </w:rPr>
        <w:pPrChange w:id="2895" w:author="Kuba Fa" w:date="2023-02-02T18:20:00Z">
          <w:pPr>
            <w:pStyle w:val="MojNormalny2"/>
            <w:ind w:firstLine="0"/>
          </w:pPr>
        </w:pPrChange>
      </w:pPr>
      <w:del w:id="2896" w:author="Kuba Fa" w:date="2023-03-11T18:14:00Z">
        <w:r w:rsidDel="00445DB1">
          <w:delText xml:space="preserve">wygrana </w:delText>
        </w:r>
        <w:r w:rsidR="000B2191" w:rsidDel="00445DB1">
          <w:delText>1</w:delText>
        </w:r>
        <w:r w:rsidDel="00445DB1">
          <w:delText>0.39 na meczu Wisła Płock – Cracovia</w:delText>
        </w:r>
      </w:del>
    </w:p>
    <w:p w14:paraId="0B9FDBA5" w14:textId="1BC029D1" w:rsidR="000E45F6" w:rsidDel="00445DB1" w:rsidRDefault="000E45F6">
      <w:pPr>
        <w:pStyle w:val="MojNormalny2"/>
        <w:numPr>
          <w:ilvl w:val="1"/>
          <w:numId w:val="40"/>
        </w:numPr>
        <w:rPr>
          <w:del w:id="2897" w:author="Kuba Fa" w:date="2023-03-11T18:14:00Z"/>
        </w:rPr>
        <w:pPrChange w:id="2898" w:author="Kuba Fa" w:date="2023-02-02T18:20:00Z">
          <w:pPr>
            <w:pStyle w:val="MojNormalny2"/>
            <w:ind w:firstLine="0"/>
          </w:pPr>
        </w:pPrChange>
      </w:pPr>
      <w:del w:id="2899" w:author="Kuba Fa" w:date="2023-03-11T18:14:00Z">
        <w:r w:rsidDel="00445DB1">
          <w:delText>wygrana 9.62 na meczu Korona Kielce – Widzew Łódź</w:delText>
        </w:r>
      </w:del>
    </w:p>
    <w:p w14:paraId="11187836" w14:textId="41900801" w:rsidR="000B2191" w:rsidDel="00445DB1" w:rsidRDefault="000B2191">
      <w:pPr>
        <w:pStyle w:val="MojNormalny2"/>
        <w:numPr>
          <w:ilvl w:val="1"/>
          <w:numId w:val="40"/>
        </w:numPr>
        <w:rPr>
          <w:del w:id="2900" w:author="Kuba Fa" w:date="2023-03-11T18:14:00Z"/>
        </w:rPr>
        <w:pPrChange w:id="2901" w:author="Kuba Fa" w:date="2023-02-02T18:20:00Z">
          <w:pPr>
            <w:pStyle w:val="MojNormalny2"/>
            <w:ind w:firstLine="0"/>
          </w:pPr>
        </w:pPrChange>
      </w:pPr>
      <w:del w:id="2902" w:author="Kuba Fa" w:date="2023-03-11T18:14:00Z">
        <w:r w:rsidDel="00445DB1">
          <w:delText>wygrana 7.25 na meczu Jagiellonia – Lech Poznań</w:delText>
        </w:r>
      </w:del>
    </w:p>
    <w:p w14:paraId="0E68A580" w14:textId="25335FE9" w:rsidR="000B2191" w:rsidDel="00445DB1" w:rsidRDefault="000B2191">
      <w:pPr>
        <w:pStyle w:val="MojNormalny2"/>
        <w:numPr>
          <w:ilvl w:val="1"/>
          <w:numId w:val="40"/>
        </w:numPr>
        <w:rPr>
          <w:del w:id="2903" w:author="Kuba Fa" w:date="2023-03-11T18:14:00Z"/>
        </w:rPr>
        <w:pPrChange w:id="2904" w:author="Kuba Fa" w:date="2023-02-02T18:20:00Z">
          <w:pPr>
            <w:pStyle w:val="MojNormalny2"/>
            <w:ind w:firstLine="0"/>
          </w:pPr>
        </w:pPrChange>
      </w:pPr>
      <w:del w:id="2905" w:author="Kuba Fa" w:date="2023-03-11T18:14:00Z">
        <w:r w:rsidDel="00445DB1">
          <w:delText>wygrana 2.76 na meczu Zagłębie – Raków</w:delText>
        </w:r>
      </w:del>
    </w:p>
    <w:p w14:paraId="0E3AC66D" w14:textId="10FCABEB" w:rsidR="000B2191" w:rsidDel="00445DB1" w:rsidRDefault="000B2191">
      <w:pPr>
        <w:pStyle w:val="MojNormalny2"/>
        <w:numPr>
          <w:ilvl w:val="1"/>
          <w:numId w:val="40"/>
        </w:numPr>
        <w:rPr>
          <w:del w:id="2906" w:author="Kuba Fa" w:date="2023-03-11T18:14:00Z"/>
        </w:rPr>
        <w:pPrChange w:id="2907" w:author="Kuba Fa" w:date="2023-02-02T18:20:00Z">
          <w:pPr>
            <w:pStyle w:val="MojNormalny2"/>
            <w:ind w:firstLine="0"/>
          </w:pPr>
        </w:pPrChange>
      </w:pPr>
      <w:del w:id="2908" w:author="Kuba Fa" w:date="2023-03-11T18:14:00Z">
        <w:r w:rsidDel="00445DB1">
          <w:delText>wygrana 11.03 na meczu Radomiak – Pogoń</w:delText>
        </w:r>
      </w:del>
    </w:p>
    <w:p w14:paraId="4E38AE22" w14:textId="0FD585C8" w:rsidR="000B2191" w:rsidDel="00445DB1" w:rsidRDefault="000B2191">
      <w:pPr>
        <w:pStyle w:val="MojNormalny2"/>
        <w:numPr>
          <w:ilvl w:val="1"/>
          <w:numId w:val="40"/>
        </w:numPr>
        <w:rPr>
          <w:del w:id="2909" w:author="Kuba Fa" w:date="2023-03-11T18:14:00Z"/>
        </w:rPr>
        <w:pPrChange w:id="2910" w:author="Kuba Fa" w:date="2023-02-02T18:20:00Z">
          <w:pPr>
            <w:pStyle w:val="MojNormalny2"/>
            <w:ind w:firstLine="0"/>
          </w:pPr>
        </w:pPrChange>
      </w:pPr>
      <w:del w:id="2911" w:author="Kuba Fa" w:date="2023-03-11T18:14:00Z">
        <w:r w:rsidDel="00445DB1">
          <w:delText>strata 40.00 na pozostałych meczach</w:delText>
        </w:r>
      </w:del>
    </w:p>
    <w:p w14:paraId="2CEA8E4E" w14:textId="542B6863" w:rsidR="000B2191" w:rsidRPr="009E3056" w:rsidDel="00445DB1" w:rsidRDefault="000B2191">
      <w:pPr>
        <w:pStyle w:val="MojNormalny2"/>
        <w:numPr>
          <w:ilvl w:val="0"/>
          <w:numId w:val="40"/>
        </w:numPr>
        <w:rPr>
          <w:del w:id="2912" w:author="Kuba Fa" w:date="2023-03-11T18:14:00Z"/>
          <w:u w:val="single"/>
        </w:rPr>
        <w:pPrChange w:id="2913" w:author="Kuba Fa" w:date="2023-02-02T18:19:00Z">
          <w:pPr>
            <w:pStyle w:val="MojNormalny2"/>
            <w:ind w:firstLine="0"/>
          </w:pPr>
        </w:pPrChange>
      </w:pPr>
      <w:del w:id="2914" w:author="Kuba Fa" w:date="2023-02-02T18:19:00Z">
        <w:r w:rsidRPr="009E3056" w:rsidDel="00E65E28">
          <w:rPr>
            <w:u w:val="single"/>
          </w:rPr>
          <w:delText xml:space="preserve">b) </w:delText>
        </w:r>
      </w:del>
      <w:del w:id="2915" w:author="Kuba Fa" w:date="2023-03-11T18:14:00Z">
        <w:r w:rsidRPr="009E3056" w:rsidDel="00445DB1">
          <w:rPr>
            <w:u w:val="single"/>
          </w:rPr>
          <w:delText>strata 90</w:delText>
        </w:r>
        <w:r w:rsidR="009E3056" w:rsidRPr="009E3056" w:rsidDel="00445DB1">
          <w:rPr>
            <w:u w:val="single"/>
          </w:rPr>
          <w:delText>, czyli 100% wkładu</w:delText>
        </w:r>
        <w:r w:rsidR="00290460" w:rsidDel="00445DB1">
          <w:rPr>
            <w:u w:val="single"/>
          </w:rPr>
          <w:delText xml:space="preserve">, 0/9 poprawnych rezultatów </w:delText>
        </w:r>
      </w:del>
    </w:p>
    <w:p w14:paraId="62BFC480" w14:textId="48A3DBEF" w:rsidR="009E3056" w:rsidDel="00445DB1" w:rsidRDefault="009E3056">
      <w:pPr>
        <w:pStyle w:val="MojNormalny2"/>
        <w:ind w:firstLine="0"/>
        <w:rPr>
          <w:del w:id="2916" w:author="Kuba Fa" w:date="2023-03-11T18:14:00Z"/>
          <w:b/>
          <w:bCs/>
          <w:u w:val="single"/>
        </w:rPr>
      </w:pPr>
      <w:del w:id="2917" w:author="Kuba Fa" w:date="2023-03-11T18:14:00Z">
        <w:r w:rsidRPr="009E3056" w:rsidDel="00445DB1">
          <w:rPr>
            <w:b/>
            <w:bCs/>
            <w:u w:val="single"/>
          </w:rPr>
          <w:delText>Moja aplikacja</w:delText>
        </w:r>
      </w:del>
    </w:p>
    <w:p w14:paraId="7DD37FCE" w14:textId="7DBBCA11" w:rsidR="009E3056" w:rsidDel="00445DB1" w:rsidRDefault="00AF6879">
      <w:pPr>
        <w:pStyle w:val="MojNormalny2"/>
        <w:numPr>
          <w:ilvl w:val="0"/>
          <w:numId w:val="42"/>
        </w:numPr>
        <w:rPr>
          <w:del w:id="2918" w:author="Kuba Fa" w:date="2023-03-11T18:14:00Z"/>
          <w:u w:val="single"/>
        </w:rPr>
        <w:pPrChange w:id="2919" w:author="Kuba Fa" w:date="2023-02-02T18:20:00Z">
          <w:pPr>
            <w:pStyle w:val="MojNormalny2"/>
            <w:ind w:firstLine="0"/>
          </w:pPr>
        </w:pPrChange>
      </w:pPr>
      <w:del w:id="2920" w:author="Kuba Fa" w:date="2023-02-02T18:20:00Z">
        <w:r w:rsidDel="00E65E28">
          <w:rPr>
            <w:u w:val="single"/>
          </w:rPr>
          <w:delText xml:space="preserve">a) </w:delText>
        </w:r>
      </w:del>
      <w:del w:id="2921" w:author="Kuba Fa" w:date="2023-03-11T18:14:00Z">
        <w:r w:rsidDel="00445DB1">
          <w:rPr>
            <w:u w:val="single"/>
          </w:rPr>
          <w:delText>strata 12.33 przy wkładzie 90, czyli 13</w:delText>
        </w:r>
        <w:r w:rsidR="002D1905" w:rsidDel="00445DB1">
          <w:rPr>
            <w:u w:val="single"/>
          </w:rPr>
          <w:delText>.</w:delText>
        </w:r>
        <w:r w:rsidDel="00445DB1">
          <w:rPr>
            <w:u w:val="single"/>
          </w:rPr>
          <w:delText>7% na minusie</w:delText>
        </w:r>
        <w:r w:rsidR="00290460" w:rsidDel="00445DB1">
          <w:rPr>
            <w:u w:val="single"/>
          </w:rPr>
          <w:delText>, 4/9 poprawnych rezultatów</w:delText>
        </w:r>
      </w:del>
    </w:p>
    <w:p w14:paraId="01508918" w14:textId="50DAB3E2" w:rsidR="00AF6879" w:rsidDel="00445DB1" w:rsidRDefault="00AF6879">
      <w:pPr>
        <w:pStyle w:val="MojNormalny2"/>
        <w:numPr>
          <w:ilvl w:val="1"/>
          <w:numId w:val="42"/>
        </w:numPr>
        <w:rPr>
          <w:del w:id="2922" w:author="Kuba Fa" w:date="2023-03-11T18:14:00Z"/>
        </w:rPr>
        <w:pPrChange w:id="2923" w:author="Kuba Fa" w:date="2023-02-02T18:20:00Z">
          <w:pPr>
            <w:pStyle w:val="MojNormalny2"/>
            <w:ind w:firstLine="0"/>
          </w:pPr>
        </w:pPrChange>
      </w:pPr>
      <w:del w:id="2924" w:author="Kuba Fa" w:date="2023-03-11T18:14:00Z">
        <w:r w:rsidDel="00445DB1">
          <w:delText>wygrana 19.04 na meczu Warta Poznań – Stal Mielec</w:delText>
        </w:r>
      </w:del>
    </w:p>
    <w:p w14:paraId="6805426D" w14:textId="6BD476D4" w:rsidR="00AF6879" w:rsidDel="00445DB1" w:rsidRDefault="00AF6879">
      <w:pPr>
        <w:pStyle w:val="MojNormalny2"/>
        <w:numPr>
          <w:ilvl w:val="1"/>
          <w:numId w:val="42"/>
        </w:numPr>
        <w:rPr>
          <w:del w:id="2925" w:author="Kuba Fa" w:date="2023-03-11T18:14:00Z"/>
        </w:rPr>
        <w:pPrChange w:id="2926" w:author="Kuba Fa" w:date="2023-02-02T18:20:00Z">
          <w:pPr>
            <w:pStyle w:val="MojNormalny2"/>
            <w:ind w:firstLine="0"/>
          </w:pPr>
        </w:pPrChange>
      </w:pPr>
      <w:del w:id="2927" w:author="Kuba Fa" w:date="2023-03-11T18:14:00Z">
        <w:r w:rsidDel="00445DB1">
          <w:delText>wygrana 9.62 na meczu Korona Kielce – Widzew Łódź</w:delText>
        </w:r>
      </w:del>
    </w:p>
    <w:p w14:paraId="2A6A04DD" w14:textId="4FF525ED" w:rsidR="00AF6879" w:rsidDel="00445DB1" w:rsidRDefault="00AF6879">
      <w:pPr>
        <w:pStyle w:val="MojNormalny2"/>
        <w:numPr>
          <w:ilvl w:val="1"/>
          <w:numId w:val="42"/>
        </w:numPr>
        <w:rPr>
          <w:del w:id="2928" w:author="Kuba Fa" w:date="2023-03-11T18:14:00Z"/>
        </w:rPr>
        <w:pPrChange w:id="2929" w:author="Kuba Fa" w:date="2023-02-02T18:20:00Z">
          <w:pPr>
            <w:pStyle w:val="MojNormalny2"/>
            <w:ind w:firstLine="0"/>
          </w:pPr>
        </w:pPrChange>
      </w:pPr>
      <w:del w:id="2930" w:author="Kuba Fa" w:date="2023-03-11T18:14:00Z">
        <w:r w:rsidDel="00445DB1">
          <w:delText>wygrana 7.25 na meczu Jagiellonia – Lech Poznań</w:delText>
        </w:r>
      </w:del>
    </w:p>
    <w:p w14:paraId="5DCD5CB2" w14:textId="0A3309A7" w:rsidR="00AF6879" w:rsidDel="00445DB1" w:rsidRDefault="00AF6879">
      <w:pPr>
        <w:pStyle w:val="MojNormalny2"/>
        <w:numPr>
          <w:ilvl w:val="1"/>
          <w:numId w:val="42"/>
        </w:numPr>
        <w:rPr>
          <w:del w:id="2931" w:author="Kuba Fa" w:date="2023-03-11T18:14:00Z"/>
        </w:rPr>
        <w:pPrChange w:id="2932" w:author="Kuba Fa" w:date="2023-02-02T18:20:00Z">
          <w:pPr>
            <w:pStyle w:val="MojNormalny2"/>
            <w:ind w:firstLine="0"/>
          </w:pPr>
        </w:pPrChange>
      </w:pPr>
      <w:del w:id="2933" w:author="Kuba Fa" w:date="2023-03-11T18:14:00Z">
        <w:r w:rsidDel="00445DB1">
          <w:delText>wygrana 2.76 na meczu Zagłębie – Raków</w:delText>
        </w:r>
      </w:del>
    </w:p>
    <w:p w14:paraId="61F34E6B" w14:textId="7A3C278A" w:rsidR="00AF6879" w:rsidDel="00445DB1" w:rsidRDefault="00AF6879">
      <w:pPr>
        <w:pStyle w:val="MojNormalny2"/>
        <w:numPr>
          <w:ilvl w:val="1"/>
          <w:numId w:val="42"/>
        </w:numPr>
        <w:rPr>
          <w:del w:id="2934" w:author="Kuba Fa" w:date="2023-03-11T18:14:00Z"/>
        </w:rPr>
        <w:pPrChange w:id="2935" w:author="Kuba Fa" w:date="2023-02-02T18:20:00Z">
          <w:pPr>
            <w:pStyle w:val="MojNormalny2"/>
            <w:ind w:firstLine="0"/>
          </w:pPr>
        </w:pPrChange>
      </w:pPr>
      <w:del w:id="2936" w:author="Kuba Fa" w:date="2023-03-11T18:14:00Z">
        <w:r w:rsidDel="00445DB1">
          <w:delText>strata 50.00 na pozostałych meczach</w:delText>
        </w:r>
      </w:del>
    </w:p>
    <w:p w14:paraId="66C9E920" w14:textId="70C5C926" w:rsidR="00AB44AC" w:rsidDel="00445DB1" w:rsidRDefault="00AB44AC">
      <w:pPr>
        <w:pStyle w:val="MojNormalny2"/>
        <w:ind w:firstLine="0"/>
        <w:rPr>
          <w:del w:id="2937" w:author="Kuba Fa" w:date="2023-03-11T18:14:00Z"/>
        </w:rPr>
      </w:pPr>
    </w:p>
    <w:p w14:paraId="1462366E" w14:textId="5A402A80" w:rsidR="00AF6879" w:rsidRPr="00AB44AC" w:rsidDel="00445DB1" w:rsidRDefault="00AF6879">
      <w:pPr>
        <w:pStyle w:val="MojNormalny2"/>
        <w:numPr>
          <w:ilvl w:val="0"/>
          <w:numId w:val="42"/>
        </w:numPr>
        <w:rPr>
          <w:del w:id="2938" w:author="Kuba Fa" w:date="2023-03-11T18:14:00Z"/>
          <w:u w:val="single"/>
        </w:rPr>
        <w:pPrChange w:id="2939" w:author="Kuba Fa" w:date="2023-02-02T18:20:00Z">
          <w:pPr>
            <w:pStyle w:val="MojNormalny2"/>
            <w:ind w:firstLine="0"/>
          </w:pPr>
        </w:pPrChange>
      </w:pPr>
      <w:del w:id="2940" w:author="Kuba Fa" w:date="2023-02-02T18:20:00Z">
        <w:r w:rsidRPr="00AB44AC" w:rsidDel="00E65E28">
          <w:rPr>
            <w:u w:val="single"/>
          </w:rPr>
          <w:delText xml:space="preserve">b) </w:delText>
        </w:r>
      </w:del>
      <w:del w:id="2941" w:author="Kuba Fa" w:date="2023-03-11T18:14:00Z">
        <w:r w:rsidR="009B5DA8" w:rsidRPr="00AB44AC" w:rsidDel="00445DB1">
          <w:rPr>
            <w:u w:val="single"/>
          </w:rPr>
          <w:delText>wygrana 35.05 przy wkładzie 90, czyli 38</w:delText>
        </w:r>
        <w:r w:rsidR="002D1905" w:rsidDel="00445DB1">
          <w:rPr>
            <w:u w:val="single"/>
          </w:rPr>
          <w:delText>.</w:delText>
        </w:r>
        <w:r w:rsidR="009B5DA8" w:rsidRPr="00AB44AC" w:rsidDel="00445DB1">
          <w:rPr>
            <w:u w:val="single"/>
          </w:rPr>
          <w:delText>9% zysku</w:delText>
        </w:r>
        <w:r w:rsidR="00290460" w:rsidDel="00445DB1">
          <w:rPr>
            <w:u w:val="single"/>
          </w:rPr>
          <w:delText>, 2/9 poprawnych rezultatów</w:delText>
        </w:r>
      </w:del>
    </w:p>
    <w:p w14:paraId="43BF59EF" w14:textId="49807B08" w:rsidR="009B5DA8" w:rsidDel="00445DB1" w:rsidRDefault="009B5DA8">
      <w:pPr>
        <w:pStyle w:val="MojNormalny2"/>
        <w:numPr>
          <w:ilvl w:val="1"/>
          <w:numId w:val="42"/>
        </w:numPr>
        <w:rPr>
          <w:del w:id="2942" w:author="Kuba Fa" w:date="2023-03-11T18:14:00Z"/>
        </w:rPr>
        <w:pPrChange w:id="2943" w:author="Kuba Fa" w:date="2023-02-02T18:20:00Z">
          <w:pPr>
            <w:pStyle w:val="MojNormalny2"/>
            <w:ind w:firstLine="0"/>
          </w:pPr>
        </w:pPrChange>
      </w:pPr>
      <w:del w:id="2944" w:author="Kuba Fa" w:date="2023-03-11T18:14:00Z">
        <w:r w:rsidDel="00445DB1">
          <w:delText>wygrana 43.42 na meczu Warta Poznań – Stal Mielec</w:delText>
        </w:r>
      </w:del>
    </w:p>
    <w:p w14:paraId="523E4719" w14:textId="76AA1CDC" w:rsidR="009B5DA8" w:rsidDel="00445DB1" w:rsidRDefault="009B5DA8">
      <w:pPr>
        <w:pStyle w:val="MojNormalny2"/>
        <w:numPr>
          <w:ilvl w:val="1"/>
          <w:numId w:val="42"/>
        </w:numPr>
        <w:rPr>
          <w:del w:id="2945" w:author="Kuba Fa" w:date="2023-03-11T18:14:00Z"/>
        </w:rPr>
        <w:pPrChange w:id="2946" w:author="Kuba Fa" w:date="2023-02-02T18:20:00Z">
          <w:pPr>
            <w:pStyle w:val="MojNormalny2"/>
            <w:ind w:firstLine="0"/>
          </w:pPr>
        </w:pPrChange>
      </w:pPr>
      <w:del w:id="2947" w:author="Kuba Fa" w:date="2023-03-11T18:14:00Z">
        <w:r w:rsidDel="00445DB1">
          <w:lastRenderedPageBreak/>
          <w:delText>wygrana 61.63 na meczu Jagiellonia Białystok – Lech Poznań</w:delText>
        </w:r>
      </w:del>
    </w:p>
    <w:p w14:paraId="72315FF8" w14:textId="71DC87DF" w:rsidR="009B5DA8" w:rsidDel="00445DB1" w:rsidRDefault="009B5DA8">
      <w:pPr>
        <w:pStyle w:val="MojNormalny2"/>
        <w:numPr>
          <w:ilvl w:val="1"/>
          <w:numId w:val="42"/>
        </w:numPr>
        <w:rPr>
          <w:del w:id="2948" w:author="Kuba Fa" w:date="2023-03-11T18:14:00Z"/>
        </w:rPr>
        <w:pPrChange w:id="2949" w:author="Kuba Fa" w:date="2023-02-02T18:20:00Z">
          <w:pPr>
            <w:pStyle w:val="MojNormalny2"/>
            <w:ind w:firstLine="0"/>
          </w:pPr>
        </w:pPrChange>
      </w:pPr>
      <w:del w:id="2950" w:author="Kuba Fa" w:date="2023-03-11T18:14:00Z">
        <w:r w:rsidDel="00445DB1">
          <w:delText>strata 70 na pozostałych meczach</w:delText>
        </w:r>
      </w:del>
    </w:p>
    <w:p w14:paraId="5B353CF4" w14:textId="345570F8" w:rsidR="00CA4A4A" w:rsidDel="00445DB1" w:rsidRDefault="00CA4A4A">
      <w:pPr>
        <w:pStyle w:val="MojNormalny2"/>
        <w:ind w:firstLine="0"/>
        <w:rPr>
          <w:del w:id="2951" w:author="Kuba Fa" w:date="2023-03-11T18:14:00Z"/>
        </w:rPr>
      </w:pPr>
    </w:p>
    <w:p w14:paraId="2EB764B1" w14:textId="23FFE495" w:rsidR="00AB44AC" w:rsidDel="00445DB1" w:rsidRDefault="00AB44AC">
      <w:pPr>
        <w:pStyle w:val="MojNormalny2"/>
        <w:ind w:firstLine="0"/>
        <w:rPr>
          <w:del w:id="2952" w:author="Kuba Fa" w:date="2023-03-11T18:14:00Z"/>
          <w:b/>
          <w:bCs/>
          <w:u w:val="single"/>
        </w:rPr>
      </w:pPr>
      <w:del w:id="2953" w:author="Kuba Fa" w:date="2023-03-11T18:14:00Z">
        <w:r w:rsidRPr="00AB44AC" w:rsidDel="00445DB1">
          <w:rPr>
            <w:b/>
            <w:bCs/>
            <w:u w:val="single"/>
          </w:rPr>
          <w:delText>Forebet</w:delText>
        </w:r>
      </w:del>
    </w:p>
    <w:p w14:paraId="1ACB32DF" w14:textId="670149CF" w:rsidR="00AB44AC" w:rsidRPr="00AB44AC" w:rsidDel="00445DB1" w:rsidRDefault="00AB44AC">
      <w:pPr>
        <w:pStyle w:val="MojNormalny2"/>
        <w:numPr>
          <w:ilvl w:val="0"/>
          <w:numId w:val="44"/>
        </w:numPr>
        <w:rPr>
          <w:del w:id="2954" w:author="Kuba Fa" w:date="2023-03-11T18:14:00Z"/>
          <w:u w:val="single"/>
        </w:rPr>
        <w:pPrChange w:id="2955" w:author="Kuba Fa" w:date="2023-02-02T18:20:00Z">
          <w:pPr>
            <w:pStyle w:val="MojNormalny2"/>
            <w:ind w:firstLine="0"/>
          </w:pPr>
        </w:pPrChange>
      </w:pPr>
      <w:del w:id="2956" w:author="Kuba Fa" w:date="2023-02-02T18:20:00Z">
        <w:r w:rsidRPr="00AB44AC" w:rsidDel="00E65E28">
          <w:rPr>
            <w:u w:val="single"/>
          </w:rPr>
          <w:delText xml:space="preserve">a) </w:delText>
        </w:r>
      </w:del>
      <w:del w:id="2957" w:author="Kuba Fa" w:date="2023-03-11T18:14:00Z">
        <w:r w:rsidRPr="00AB44AC" w:rsidDel="00445DB1">
          <w:rPr>
            <w:u w:val="single"/>
          </w:rPr>
          <w:delText>strata 40.37 przy wkładzie 90</w:delText>
        </w:r>
        <w:r w:rsidR="002D1905" w:rsidDel="00445DB1">
          <w:rPr>
            <w:u w:val="single"/>
          </w:rPr>
          <w:delText>,</w:delText>
        </w:r>
        <w:r w:rsidRPr="00AB44AC" w:rsidDel="00445DB1">
          <w:rPr>
            <w:u w:val="single"/>
          </w:rPr>
          <w:delText xml:space="preserve"> czyli 43</w:delText>
        </w:r>
        <w:r w:rsidR="002D1905" w:rsidDel="00445DB1">
          <w:rPr>
            <w:u w:val="single"/>
          </w:rPr>
          <w:delText>.</w:delText>
        </w:r>
        <w:r w:rsidRPr="00AB44AC" w:rsidDel="00445DB1">
          <w:rPr>
            <w:u w:val="single"/>
          </w:rPr>
          <w:delText>63% na minusie</w:delText>
        </w:r>
        <w:r w:rsidR="00290460" w:rsidDel="00445DB1">
          <w:rPr>
            <w:u w:val="single"/>
          </w:rPr>
          <w:delText>, 3/9 poprawnych rezultatów</w:delText>
        </w:r>
      </w:del>
    </w:p>
    <w:p w14:paraId="37BD05D3" w14:textId="487DF41B" w:rsidR="00AB44AC" w:rsidDel="00445DB1" w:rsidRDefault="00AB44AC">
      <w:pPr>
        <w:pStyle w:val="MojNormalny2"/>
        <w:numPr>
          <w:ilvl w:val="1"/>
          <w:numId w:val="44"/>
        </w:numPr>
        <w:rPr>
          <w:del w:id="2958" w:author="Kuba Fa" w:date="2023-03-11T18:14:00Z"/>
        </w:rPr>
        <w:pPrChange w:id="2959" w:author="Kuba Fa" w:date="2023-02-02T18:20:00Z">
          <w:pPr>
            <w:pStyle w:val="MojNormalny2"/>
            <w:ind w:firstLine="0"/>
          </w:pPr>
        </w:pPrChange>
      </w:pPr>
      <w:del w:id="2960" w:author="Kuba Fa" w:date="2023-03-11T18:14:00Z">
        <w:r w:rsidDel="00445DB1">
          <w:delText>wygrana 9.62 na meczu Korona Kielce – Widzew Łódź</w:delText>
        </w:r>
      </w:del>
    </w:p>
    <w:p w14:paraId="6995315D" w14:textId="297EE4F1" w:rsidR="00AB44AC" w:rsidDel="00445DB1" w:rsidRDefault="00AB44AC">
      <w:pPr>
        <w:pStyle w:val="MojNormalny2"/>
        <w:numPr>
          <w:ilvl w:val="1"/>
          <w:numId w:val="44"/>
        </w:numPr>
        <w:rPr>
          <w:del w:id="2961" w:author="Kuba Fa" w:date="2023-03-11T18:14:00Z"/>
        </w:rPr>
        <w:pPrChange w:id="2962" w:author="Kuba Fa" w:date="2023-02-02T18:20:00Z">
          <w:pPr>
            <w:pStyle w:val="MojNormalny2"/>
            <w:ind w:firstLine="0"/>
          </w:pPr>
        </w:pPrChange>
      </w:pPr>
      <w:del w:id="2963" w:author="Kuba Fa" w:date="2023-03-11T18:14:00Z">
        <w:r w:rsidDel="00445DB1">
          <w:delText>wygrana 7.25 na meczu Jagiellonia – Lech Poznań</w:delText>
        </w:r>
      </w:del>
    </w:p>
    <w:p w14:paraId="1B93A217" w14:textId="1AEFC1C4" w:rsidR="00AB44AC" w:rsidDel="00445DB1" w:rsidRDefault="00AB44AC">
      <w:pPr>
        <w:pStyle w:val="MojNormalny2"/>
        <w:numPr>
          <w:ilvl w:val="1"/>
          <w:numId w:val="44"/>
        </w:numPr>
        <w:rPr>
          <w:del w:id="2964" w:author="Kuba Fa" w:date="2023-03-11T18:14:00Z"/>
        </w:rPr>
        <w:pPrChange w:id="2965" w:author="Kuba Fa" w:date="2023-02-02T18:20:00Z">
          <w:pPr>
            <w:pStyle w:val="MojNormalny2"/>
            <w:ind w:firstLine="0"/>
          </w:pPr>
        </w:pPrChange>
      </w:pPr>
      <w:del w:id="2966" w:author="Kuba Fa" w:date="2023-03-11T18:14:00Z">
        <w:r w:rsidDel="00445DB1">
          <w:delText>wygrana 2.76 na meczu Zagłębie – Raków</w:delText>
        </w:r>
      </w:del>
    </w:p>
    <w:p w14:paraId="25292D56" w14:textId="638881D3" w:rsidR="00AB44AC" w:rsidDel="00445DB1" w:rsidRDefault="00AB44AC">
      <w:pPr>
        <w:pStyle w:val="MojNormalny2"/>
        <w:numPr>
          <w:ilvl w:val="1"/>
          <w:numId w:val="44"/>
        </w:numPr>
        <w:rPr>
          <w:del w:id="2967" w:author="Kuba Fa" w:date="2023-03-11T18:14:00Z"/>
        </w:rPr>
        <w:pPrChange w:id="2968" w:author="Kuba Fa" w:date="2023-02-02T18:20:00Z">
          <w:pPr>
            <w:pStyle w:val="MojNormalny2"/>
            <w:ind w:firstLine="0"/>
          </w:pPr>
        </w:pPrChange>
      </w:pPr>
      <w:del w:id="2969" w:author="Kuba Fa" w:date="2023-03-11T18:14:00Z">
        <w:r w:rsidRPr="00AB44AC" w:rsidDel="00445DB1">
          <w:delText>strata 60 na pozostałych meczach</w:delText>
        </w:r>
      </w:del>
    </w:p>
    <w:p w14:paraId="155E4367" w14:textId="337E1FFC" w:rsidR="002D1905" w:rsidRPr="002D1905" w:rsidDel="00445DB1" w:rsidRDefault="002D1905">
      <w:pPr>
        <w:pStyle w:val="MojNormalny2"/>
        <w:numPr>
          <w:ilvl w:val="0"/>
          <w:numId w:val="44"/>
        </w:numPr>
        <w:rPr>
          <w:del w:id="2970" w:author="Kuba Fa" w:date="2023-03-11T18:14:00Z"/>
          <w:u w:val="single"/>
        </w:rPr>
        <w:pPrChange w:id="2971" w:author="Kuba Fa" w:date="2023-02-02T18:20:00Z">
          <w:pPr>
            <w:pStyle w:val="MojNormalny2"/>
            <w:ind w:firstLine="0"/>
          </w:pPr>
        </w:pPrChange>
      </w:pPr>
      <w:del w:id="2972" w:author="Kuba Fa" w:date="2023-02-02T18:20:00Z">
        <w:r w:rsidRPr="002D1905" w:rsidDel="00E65E28">
          <w:rPr>
            <w:u w:val="single"/>
          </w:rPr>
          <w:delText xml:space="preserve">b) </w:delText>
        </w:r>
      </w:del>
      <w:del w:id="2973" w:author="Kuba Fa" w:date="2023-03-11T18:14:00Z">
        <w:r w:rsidRPr="002D1905" w:rsidDel="00445DB1">
          <w:rPr>
            <w:u w:val="single"/>
          </w:rPr>
          <w:delText>wygrana 60.62 przy wkładzie 90, czyli 67.36% zysku</w:delText>
        </w:r>
        <w:r w:rsidR="00290460" w:rsidDel="00445DB1">
          <w:rPr>
            <w:u w:val="single"/>
          </w:rPr>
          <w:delText>, 2/9 poprawnych rezultatów</w:delText>
        </w:r>
      </w:del>
    </w:p>
    <w:p w14:paraId="22D3AB15" w14:textId="2960228A" w:rsidR="002D1905" w:rsidDel="00445DB1" w:rsidRDefault="002D1905">
      <w:pPr>
        <w:pStyle w:val="MojNormalny2"/>
        <w:numPr>
          <w:ilvl w:val="1"/>
          <w:numId w:val="44"/>
        </w:numPr>
        <w:rPr>
          <w:del w:id="2974" w:author="Kuba Fa" w:date="2023-03-11T18:14:00Z"/>
        </w:rPr>
        <w:pPrChange w:id="2975" w:author="Kuba Fa" w:date="2023-02-02T18:20:00Z">
          <w:pPr>
            <w:pStyle w:val="MojNormalny2"/>
            <w:ind w:firstLine="0"/>
          </w:pPr>
        </w:pPrChange>
      </w:pPr>
      <w:del w:id="2976" w:author="Kuba Fa" w:date="2023-03-11T18:14:00Z">
        <w:r w:rsidDel="00445DB1">
          <w:delText>wygrana 68.99 na meczu Zagłębie Lubin – Raków Częstochowa</w:delText>
        </w:r>
      </w:del>
    </w:p>
    <w:p w14:paraId="26B4FEF8" w14:textId="51B157C5" w:rsidR="002D1905" w:rsidDel="00445DB1" w:rsidRDefault="002D1905">
      <w:pPr>
        <w:pStyle w:val="MojNormalny2"/>
        <w:numPr>
          <w:ilvl w:val="1"/>
          <w:numId w:val="44"/>
        </w:numPr>
        <w:rPr>
          <w:del w:id="2977" w:author="Kuba Fa" w:date="2023-03-11T18:14:00Z"/>
        </w:rPr>
        <w:pPrChange w:id="2978" w:author="Kuba Fa" w:date="2023-02-02T18:20:00Z">
          <w:pPr>
            <w:pStyle w:val="MojNormalny2"/>
            <w:ind w:firstLine="0"/>
          </w:pPr>
        </w:pPrChange>
      </w:pPr>
      <w:del w:id="2979" w:author="Kuba Fa" w:date="2023-03-11T18:14:00Z">
        <w:r w:rsidDel="00445DB1">
          <w:delText>wygrana 61.63 na meczu Jagiellonia Białystok – Lech Poznań</w:delText>
        </w:r>
      </w:del>
    </w:p>
    <w:p w14:paraId="0E7B3FC6" w14:textId="402141C9" w:rsidR="002D1905" w:rsidDel="00445DB1" w:rsidRDefault="002D1905">
      <w:pPr>
        <w:pStyle w:val="MojNormalny2"/>
        <w:numPr>
          <w:ilvl w:val="1"/>
          <w:numId w:val="44"/>
        </w:numPr>
        <w:rPr>
          <w:del w:id="2980" w:author="Kuba Fa" w:date="2023-03-11T18:14:00Z"/>
        </w:rPr>
        <w:pPrChange w:id="2981" w:author="Kuba Fa" w:date="2023-02-02T18:20:00Z">
          <w:pPr>
            <w:pStyle w:val="MojNormalny2"/>
            <w:ind w:firstLine="0"/>
          </w:pPr>
        </w:pPrChange>
      </w:pPr>
      <w:del w:id="2982" w:author="Kuba Fa" w:date="2023-03-11T18:14:00Z">
        <w:r w:rsidDel="00445DB1">
          <w:delText>strata 70 na pozostałych meczach</w:delText>
        </w:r>
      </w:del>
    </w:p>
    <w:p w14:paraId="42EFF201" w14:textId="56E5A285" w:rsidR="00553669" w:rsidDel="00445DB1" w:rsidRDefault="00553669" w:rsidP="002D1905">
      <w:pPr>
        <w:pStyle w:val="MojNormalny2"/>
        <w:ind w:firstLine="0"/>
        <w:rPr>
          <w:del w:id="2983" w:author="Kuba Fa" w:date="2023-03-11T18:14:00Z"/>
        </w:rPr>
      </w:pPr>
    </w:p>
    <w:p w14:paraId="75767B34" w14:textId="775A8A21" w:rsidR="00553669" w:rsidDel="00445DB1" w:rsidRDefault="00553669" w:rsidP="002D1905">
      <w:pPr>
        <w:pStyle w:val="MojNormalny2"/>
        <w:ind w:firstLine="0"/>
        <w:rPr>
          <w:del w:id="2984" w:author="Kuba Fa" w:date="2023-03-11T18:14:00Z"/>
        </w:rPr>
      </w:pPr>
      <w:del w:id="2985" w:author="Kuba Fa" w:date="2023-03-11T18:14:00Z">
        <w:r w:rsidDel="00445DB1">
          <w:delText>Opcje, które w tej kolejce okazały się opłacalne:</w:delText>
        </w:r>
      </w:del>
    </w:p>
    <w:p w14:paraId="7C012490" w14:textId="1ABD58BF" w:rsidR="00553669" w:rsidDel="00445DB1" w:rsidRDefault="00553669" w:rsidP="00553669">
      <w:pPr>
        <w:pStyle w:val="MojNormalny2"/>
        <w:numPr>
          <w:ilvl w:val="0"/>
          <w:numId w:val="18"/>
        </w:numPr>
        <w:rPr>
          <w:del w:id="2986" w:author="Kuba Fa" w:date="2023-03-11T18:14:00Z"/>
        </w:rPr>
      </w:pPr>
      <w:del w:id="2987" w:author="Kuba Fa" w:date="2023-03-11T18:14:00Z">
        <w:r w:rsidDel="00445DB1">
          <w:delText>Typowanie dokładnego wyniku na podstawie witryny forebet.com: 2/9, +67,36%</w:delText>
        </w:r>
      </w:del>
    </w:p>
    <w:p w14:paraId="405B8171" w14:textId="0EA9D4BD" w:rsidR="00553669" w:rsidDel="00445DB1" w:rsidRDefault="00553669" w:rsidP="00553669">
      <w:pPr>
        <w:pStyle w:val="MojNormalny2"/>
        <w:numPr>
          <w:ilvl w:val="0"/>
          <w:numId w:val="18"/>
        </w:numPr>
        <w:rPr>
          <w:del w:id="2988" w:author="Kuba Fa" w:date="2023-03-11T18:14:00Z"/>
        </w:rPr>
      </w:pPr>
      <w:del w:id="2989" w:author="Kuba Fa" w:date="2023-03-11T18:14:00Z">
        <w:r w:rsidDel="00445DB1">
          <w:delText>Typowanie dokładnego wyniku na podstawie mojej aplikacji: 2/9, +38.9%</w:delText>
        </w:r>
      </w:del>
    </w:p>
    <w:p w14:paraId="6E8F2E82" w14:textId="216DCA3E" w:rsidR="00553669" w:rsidDel="00445DB1" w:rsidRDefault="00553669" w:rsidP="00553669">
      <w:pPr>
        <w:pStyle w:val="MojNormalny2"/>
        <w:numPr>
          <w:ilvl w:val="0"/>
          <w:numId w:val="18"/>
        </w:numPr>
        <w:rPr>
          <w:del w:id="2990" w:author="Kuba Fa" w:date="2023-03-11T18:14:00Z"/>
        </w:rPr>
      </w:pPr>
      <w:del w:id="2991" w:author="Kuba Fa" w:date="2023-03-11T18:14:00Z">
        <w:r w:rsidDel="00445DB1">
          <w:delText>Typowanie zwycięzcy patrząc na najmniejszy kurs: 5/9, +1.17%</w:delText>
        </w:r>
      </w:del>
    </w:p>
    <w:p w14:paraId="37BA0000" w14:textId="3A58830F" w:rsidR="00553669" w:rsidDel="00445DB1" w:rsidRDefault="00553669" w:rsidP="00553669">
      <w:pPr>
        <w:pStyle w:val="MojNormalny2"/>
        <w:ind w:firstLine="0"/>
        <w:rPr>
          <w:del w:id="2992" w:author="Kuba Fa" w:date="2023-03-11T18:14:00Z"/>
        </w:rPr>
      </w:pPr>
      <w:del w:id="2993" w:author="Kuba Fa" w:date="2023-03-11T18:14:00Z">
        <w:r w:rsidDel="00445DB1">
          <w:delText>Opcje, które w tej kolejce okazały się nieopłacalne:</w:delText>
        </w:r>
      </w:del>
    </w:p>
    <w:p w14:paraId="33DDC6C7" w14:textId="11A28284" w:rsidR="00553669" w:rsidDel="00445DB1" w:rsidRDefault="00553669" w:rsidP="00553669">
      <w:pPr>
        <w:pStyle w:val="MojNormalny2"/>
        <w:numPr>
          <w:ilvl w:val="0"/>
          <w:numId w:val="19"/>
        </w:numPr>
        <w:rPr>
          <w:del w:id="2994" w:author="Kuba Fa" w:date="2023-03-11T18:14:00Z"/>
        </w:rPr>
      </w:pPr>
      <w:del w:id="2995" w:author="Kuba Fa" w:date="2023-03-11T18:14:00Z">
        <w:r w:rsidDel="00445DB1">
          <w:delText>Typowanie dokładnego wyniku patrząc na najmniejszy kurs: 0/9 -100%</w:delText>
        </w:r>
      </w:del>
    </w:p>
    <w:p w14:paraId="48067887" w14:textId="071FA398" w:rsidR="00553669" w:rsidDel="00445DB1" w:rsidRDefault="00553669" w:rsidP="00553669">
      <w:pPr>
        <w:pStyle w:val="MojNormalny2"/>
        <w:numPr>
          <w:ilvl w:val="0"/>
          <w:numId w:val="19"/>
        </w:numPr>
        <w:rPr>
          <w:del w:id="2996" w:author="Kuba Fa" w:date="2023-03-11T18:14:00Z"/>
        </w:rPr>
      </w:pPr>
      <w:del w:id="2997" w:author="Kuba Fa" w:date="2023-03-11T18:14:00Z">
        <w:r w:rsidDel="00445DB1">
          <w:delText>Typowanie zwycięzcy na podstawie witryny forebet.com: 3/9, -43.63%</w:delText>
        </w:r>
      </w:del>
    </w:p>
    <w:p w14:paraId="7A15EB20" w14:textId="4B5D6AF3" w:rsidR="00553669" w:rsidDel="00445DB1" w:rsidRDefault="00553669" w:rsidP="00553669">
      <w:pPr>
        <w:pStyle w:val="MojNormalny2"/>
        <w:numPr>
          <w:ilvl w:val="0"/>
          <w:numId w:val="19"/>
        </w:numPr>
        <w:rPr>
          <w:del w:id="2998" w:author="Kuba Fa" w:date="2023-03-11T18:14:00Z"/>
        </w:rPr>
      </w:pPr>
      <w:del w:id="2999" w:author="Kuba Fa" w:date="2023-03-11T18:14:00Z">
        <w:r w:rsidDel="00445DB1">
          <w:delText>Typowanie zwycięzcy na podstawie mojej aplikacji: 4/9, -13.7%</w:delText>
        </w:r>
      </w:del>
    </w:p>
    <w:p w14:paraId="38BA0D46" w14:textId="59DCB94D" w:rsidR="00290460" w:rsidDel="00445DB1" w:rsidRDefault="00290460" w:rsidP="00290460">
      <w:pPr>
        <w:pStyle w:val="MojNormalny2"/>
        <w:ind w:left="720" w:firstLine="0"/>
        <w:rPr>
          <w:del w:id="3000" w:author="Kuba Fa" w:date="2023-03-11T18:14:00Z"/>
        </w:rPr>
      </w:pPr>
    </w:p>
    <w:p w14:paraId="5339D79B" w14:textId="756D2DEF" w:rsidR="008E305A" w:rsidDel="00445DB1" w:rsidRDefault="008E305A">
      <w:pPr>
        <w:pStyle w:val="MojNormalny2"/>
        <w:ind w:firstLine="0"/>
        <w:jc w:val="left"/>
        <w:rPr>
          <w:del w:id="3001" w:author="Kuba Fa" w:date="2023-03-11T18:14:00Z"/>
        </w:rPr>
        <w:pPrChange w:id="3002" w:author="Kuba Fa" w:date="2023-02-02T18:21:00Z">
          <w:pPr>
            <w:pStyle w:val="MojNormalny2"/>
            <w:ind w:firstLine="0"/>
          </w:pPr>
        </w:pPrChange>
      </w:pPr>
      <w:commentRangeStart w:id="3003"/>
      <w:del w:id="3004" w:author="Kuba Fa" w:date="2023-02-02T19:04:00Z">
        <w:r w:rsidDel="000E4162">
          <w:delText>Prawidłowa predykcja jest mocno zależna od szczęścia.</w:delText>
        </w:r>
        <w:commentRangeEnd w:id="3003"/>
        <w:r w:rsidR="00B028BA" w:rsidDel="000E4162">
          <w:rPr>
            <w:rStyle w:val="Odwoaniedokomentarza"/>
            <w:rFonts w:asciiTheme="minorHAnsi" w:hAnsiTheme="minorHAnsi" w:cstheme="minorBidi"/>
          </w:rPr>
          <w:commentReference w:id="3003"/>
        </w:r>
        <w:r w:rsidDel="000E4162">
          <w:delText xml:space="preserve"> </w:delText>
        </w:r>
      </w:del>
      <w:del w:id="3005" w:author="Kuba Fa" w:date="2023-03-11T18:14:00Z">
        <w:r w:rsidDel="00445DB1">
          <w:delText xml:space="preserve">W analizowanej kolejce było sporo </w:delText>
        </w:r>
      </w:del>
      <w:del w:id="3006" w:author="Kuba Fa" w:date="2023-02-02T19:04:00Z">
        <w:r w:rsidDel="000E4162">
          <w:delText xml:space="preserve">takich </w:delText>
        </w:r>
      </w:del>
      <w:del w:id="3007" w:author="Kuba Fa" w:date="2023-03-11T18:14:00Z">
        <w:r w:rsidDel="00445DB1">
          <w:delText xml:space="preserve">przypadków meczów, w których mało brakowało, by przewidywany wynik przez moją </w:delText>
        </w:r>
        <w:r w:rsidDel="00445DB1">
          <w:lastRenderedPageBreak/>
          <w:delText>aplikacje bądź serwis forebetu się sprawdził. Zawodnik Legii Warszawa nie wykorzystał rzutu karnego, a następnie strzelił gola, który został anulowany przez system VAR, przez co mecz zakończył się jedynie bezbramkowym remisem. Pogoń Szczecin strzeliła bramkę w 90 minucie, która zaważyła o jej zwycięstwie, a obie aplikacje twierdziły przed meczem, że będzie remis. Z drugiej strony dzięki bramkom w końcowych minutach Warty, Lecha i Widzewa wcześniejsze p</w:delText>
        </w:r>
        <w:r w:rsidR="00B55386" w:rsidDel="00445DB1">
          <w:delText>rzewidywania</w:delText>
        </w:r>
        <w:r w:rsidDel="00445DB1">
          <w:delText xml:space="preserve"> się spełniły.</w:delText>
        </w:r>
      </w:del>
    </w:p>
    <w:p w14:paraId="2C0B2620" w14:textId="3FB6D67A" w:rsidR="002C78B1" w:rsidRDefault="00553669" w:rsidP="00E65E28">
      <w:pPr>
        <w:pStyle w:val="MojNormalny2"/>
        <w:ind w:firstLine="0"/>
        <w:jc w:val="left"/>
        <w:rPr>
          <w:ins w:id="3008" w:author="Kuba Fa" w:date="2023-02-02T19:25:00Z"/>
        </w:rPr>
      </w:pPr>
      <w:del w:id="3009" w:author="Kuba Fa" w:date="2023-03-11T18:15:00Z">
        <w:r w:rsidDel="00445DB1">
          <w:delText>Podsumowując,</w:delText>
        </w:r>
      </w:del>
      <w:ins w:id="3010" w:author="Kuba Fa" w:date="2023-03-11T18:15:00Z">
        <w:r w:rsidR="00445DB1">
          <w:t>Na podstawie przytoczonych przykładów można</w:t>
        </w:r>
      </w:ins>
      <w:ins w:id="3011" w:author="Kuba Fa" w:date="2023-02-02T19:13:00Z">
        <w:r w:rsidR="00144978">
          <w:t xml:space="preserve"> zauważyć, że korzystanie</w:t>
        </w:r>
      </w:ins>
      <w:ins w:id="3012" w:author="Kuba Fa" w:date="2023-02-02T19:16:00Z">
        <w:r w:rsidR="00144978">
          <w:t xml:space="preserve"> z</w:t>
        </w:r>
      </w:ins>
      <w:ins w:id="3013" w:author="Kuba Fa" w:date="2023-02-02T19:15:00Z">
        <w:r w:rsidR="00144978">
          <w:t xml:space="preserve"> </w:t>
        </w:r>
      </w:ins>
      <w:ins w:id="3014" w:author="Kuba Fa" w:date="2023-02-02T19:16:00Z">
        <w:r w:rsidR="00144978">
          <w:t>narzędzi do matematycznych obliczeń dotyczących piłki nożnej</w:t>
        </w:r>
      </w:ins>
      <w:ins w:id="3015" w:author="Kuba Fa" w:date="2023-02-02T19:15:00Z">
        <w:r w:rsidR="00144978">
          <w:t xml:space="preserve"> może pomóc w analizie</w:t>
        </w:r>
      </w:ins>
      <w:ins w:id="3016" w:author="Kuba Fa" w:date="2023-02-02T19:17:00Z">
        <w:r w:rsidR="00144978">
          <w:t xml:space="preserve"> </w:t>
        </w:r>
      </w:ins>
      <w:ins w:id="3017" w:author="Kuba Fa" w:date="2023-02-02T19:18:00Z">
        <w:r w:rsidR="00144978">
          <w:t xml:space="preserve">i </w:t>
        </w:r>
      </w:ins>
      <w:ins w:id="3018" w:author="Kuba Fa" w:date="2023-03-11T18:15:00Z">
        <w:r w:rsidR="00445DB1">
          <w:t xml:space="preserve">próbach </w:t>
        </w:r>
      </w:ins>
      <w:ins w:id="3019" w:author="Kuba Fa" w:date="2023-02-02T19:19:00Z">
        <w:r w:rsidR="00144978">
          <w:t>wyznaczeni</w:t>
        </w:r>
      </w:ins>
      <w:ins w:id="3020" w:author="Kuba Fa" w:date="2023-03-11T18:16:00Z">
        <w:r w:rsidR="00445DB1">
          <w:t>a</w:t>
        </w:r>
      </w:ins>
      <w:ins w:id="3021" w:author="Kuba Fa" w:date="2023-02-02T19:19:00Z">
        <w:r w:rsidR="00144978">
          <w:t xml:space="preserve"> prawidłowego wyniku. </w:t>
        </w:r>
      </w:ins>
      <w:ins w:id="3022" w:author="Kuba Fa" w:date="2023-03-11T18:18:00Z">
        <w:r w:rsidR="00335985">
          <w:t>Pomocna okazuje się, nie tylko analiza zwycięzcy, ale również dokładnego wynik</w:t>
        </w:r>
      </w:ins>
      <w:ins w:id="3023" w:author="Kuba Fa" w:date="2023-03-11T18:19:00Z">
        <w:r w:rsidR="00335985">
          <w:t>u, na podstawie ilości strzelonych wcześniej bramek.</w:t>
        </w:r>
      </w:ins>
      <w:ins w:id="3024" w:author="Kuba Fa" w:date="2023-03-11T18:18:00Z">
        <w:r w:rsidR="00335985">
          <w:t xml:space="preserve"> </w:t>
        </w:r>
      </w:ins>
      <w:ins w:id="3025" w:author="Kuba Fa" w:date="2023-02-02T19:22:00Z">
        <w:r w:rsidR="002C78B1">
          <w:t xml:space="preserve"> </w:t>
        </w:r>
      </w:ins>
      <w:ins w:id="3026" w:author="Kuba Fa" w:date="2023-02-02T19:15:00Z">
        <w:r w:rsidR="00144978">
          <w:t xml:space="preserve"> </w:t>
        </w:r>
      </w:ins>
      <w:r>
        <w:t xml:space="preserve"> </w:t>
      </w:r>
    </w:p>
    <w:p w14:paraId="6794B916" w14:textId="64BC6F6A" w:rsidR="00553669" w:rsidRDefault="008E305A">
      <w:pPr>
        <w:pStyle w:val="MojNormalny2"/>
        <w:ind w:firstLine="0"/>
        <w:jc w:val="left"/>
        <w:pPrChange w:id="3027" w:author="Kuba Fa" w:date="2023-02-02T18:21:00Z">
          <w:pPr>
            <w:pStyle w:val="MojNormalny2"/>
            <w:ind w:firstLine="0"/>
          </w:pPr>
        </w:pPrChange>
      </w:pPr>
      <w:del w:id="3028" w:author="Kuba Fa" w:date="2023-02-02T19:25:00Z">
        <w:r w:rsidDel="002C78B1">
          <w:delText xml:space="preserve">mimo braku gwarancji </w:delText>
        </w:r>
        <w:r w:rsidR="000B0519" w:rsidDel="002C78B1">
          <w:delText>lepszego typowania przez matematyczne kalkulatory</w:delText>
        </w:r>
        <w:r w:rsidDel="002C78B1">
          <w:delText xml:space="preserve"> </w:delText>
        </w:r>
        <w:r w:rsidR="00553669" w:rsidDel="002C78B1">
          <w:delText xml:space="preserve">korzystanie z </w:delText>
        </w:r>
        <w:r w:rsidR="00E42E68" w:rsidDel="002C78B1">
          <w:delText>dodatkowych narzędzi do analizy przewidywania meczu może znacząco pomóc w trafnej predykcji. Szczególnie duży wpływ ma wtedy, gdy próbujemy przewidzieć konkretny wynik, a nie tylko zwycięzcę</w:delText>
        </w:r>
        <w:r w:rsidDel="002C78B1">
          <w:delText xml:space="preserve">. Wynika to ze stosunku opłacalności ryzyka do prawdopodobieństwa. </w:delText>
        </w:r>
      </w:del>
    </w:p>
    <w:p w14:paraId="06EC4F3D" w14:textId="77777777" w:rsidR="000B2191" w:rsidRPr="000E45F6" w:rsidRDefault="000B2191">
      <w:pPr>
        <w:pStyle w:val="MojNormalny2"/>
        <w:ind w:firstLine="0"/>
      </w:pPr>
    </w:p>
    <w:p w14:paraId="12608F2F" w14:textId="71A04C60"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Zależność pomiędzy ocenami z SofaScore, a F</w:t>
      </w:r>
      <w:ins w:id="3029" w:author="Kuba Fa" w:date="2023-03-12T09:44:00Z">
        <w:r w:rsidR="00AC533F">
          <w:rPr>
            <w:b/>
            <w:bCs/>
            <w:sz w:val="32"/>
            <w:szCs w:val="32"/>
          </w:rPr>
          <w:t>IFĄ</w:t>
        </w:r>
      </w:ins>
      <w:del w:id="3030" w:author="Kuba Fa" w:date="2023-03-12T09:44:00Z">
        <w:r w:rsidR="003B0E53" w:rsidRPr="00B94741" w:rsidDel="00AC533F">
          <w:rPr>
            <w:b/>
            <w:bCs/>
            <w:sz w:val="32"/>
            <w:szCs w:val="32"/>
          </w:rPr>
          <w:delText>ifą</w:delText>
        </w:r>
      </w:del>
      <w:r w:rsidR="003B0E53" w:rsidRPr="00B94741">
        <w:rPr>
          <w:b/>
          <w:bCs/>
          <w:sz w:val="32"/>
          <w:szCs w:val="32"/>
        </w:rPr>
        <w:t xml:space="preserve"> </w:t>
      </w:r>
      <w:ins w:id="3031" w:author="Kuba Fa" w:date="2023-03-12T09:44:00Z">
        <w:r w:rsidR="00AC533F">
          <w:rPr>
            <w:b/>
            <w:bCs/>
            <w:sz w:val="32"/>
            <w:szCs w:val="32"/>
          </w:rPr>
          <w:t>i</w:t>
        </w:r>
      </w:ins>
      <w:del w:id="3032" w:author="Kuba Fa" w:date="2023-03-12T09:44:00Z">
        <w:r w:rsidR="003B0E53" w:rsidRPr="00B94741" w:rsidDel="00AC533F">
          <w:rPr>
            <w:b/>
            <w:bCs/>
            <w:sz w:val="32"/>
            <w:szCs w:val="32"/>
          </w:rPr>
          <w:delText>/</w:delText>
        </w:r>
      </w:del>
      <w:r w:rsidR="003B0E53" w:rsidRPr="00B94741">
        <w:rPr>
          <w:b/>
          <w:bCs/>
          <w:sz w:val="32"/>
          <w:szCs w:val="32"/>
        </w:rPr>
        <w:t xml:space="preserve"> Football Managerem</w:t>
      </w:r>
    </w:p>
    <w:p w14:paraId="1A59563E" w14:textId="4D6C5A26" w:rsidR="00074B75" w:rsidRDefault="00074B75">
      <w:pPr>
        <w:pStyle w:val="MojNormalny2"/>
        <w:ind w:firstLine="0"/>
        <w:jc w:val="left"/>
        <w:pPrChange w:id="3033" w:author="Kuba Fa" w:date="2023-02-02T18:21:00Z">
          <w:pPr>
            <w:pStyle w:val="MojNormalny2"/>
            <w:ind w:firstLine="0"/>
          </w:pPr>
        </w:pPrChange>
      </w:pPr>
      <w:del w:id="3034" w:author="Kuba Fa" w:date="2023-03-11T18:59:00Z">
        <w:r w:rsidDel="00FA102F">
          <w:delText>Postanowiłem sprawdzić</w:delText>
        </w:r>
      </w:del>
      <w:ins w:id="3035" w:author="Kuba Fa" w:date="2023-03-11T19:00:00Z">
        <w:r w:rsidR="00FA102F">
          <w:t>Sprawdzane są</w:t>
        </w:r>
      </w:ins>
      <w:r>
        <w:t xml:space="preserve"> oceny ogólne z gier najlepszych zawodników z Premier League i porówn</w:t>
      </w:r>
      <w:ins w:id="3036" w:author="Kuba Fa" w:date="2023-03-11T19:00:00Z">
        <w:r w:rsidR="00FA102F">
          <w:t>ywane</w:t>
        </w:r>
      </w:ins>
      <w:del w:id="3037" w:author="Kuba Fa" w:date="2023-03-11T19:00:00Z">
        <w:r w:rsidDel="00FA102F">
          <w:delText>ać je</w:delText>
        </w:r>
      </w:del>
      <w:r>
        <w:t xml:space="preserve"> do jakości występów w przyszłym sezonie. Jakość występów </w:t>
      </w:r>
      <w:ins w:id="3038" w:author="Kuba Fa" w:date="2023-03-11T19:00:00Z">
        <w:r w:rsidR="00FA102F">
          <w:t>jest definiowana</w:t>
        </w:r>
      </w:ins>
      <w:del w:id="3039" w:author="Kuba Fa" w:date="2023-03-11T19:00:00Z">
        <w:r w:rsidDel="00FA102F">
          <w:delText>definiuje</w:delText>
        </w:r>
      </w:del>
      <w:r>
        <w:t xml:space="preserve"> jako średnią ocena z </w:t>
      </w:r>
      <w:ins w:id="3040" w:author="Kuba Fa" w:date="2023-03-11T19:00:00Z">
        <w:r w:rsidR="00FA102F">
          <w:t xml:space="preserve">całego </w:t>
        </w:r>
      </w:ins>
      <w:r>
        <w:t>sezonu w</w:t>
      </w:r>
      <w:ins w:id="3041" w:author="Kuba Fa" w:date="2023-03-11T19:00:00Z">
        <w:r w:rsidR="00FA102F">
          <w:t>edług</w:t>
        </w:r>
      </w:ins>
      <w:r>
        <w:t xml:space="preserve"> Sofascore. Ta witryna wystawia oceny za każdy mecz na podstawie szczegółów, takich jak ilość odbiorów, celne podania itp. Można te dane analizować w szczegółowy sposób i każdy atrybut </w:t>
      </w:r>
      <w:ins w:id="3042" w:author="Kuba Fa" w:date="2023-03-11T19:01:00Z">
        <w:r w:rsidR="00FA102F">
          <w:t xml:space="preserve">przyrównywać do pozostałych źródeł. </w:t>
        </w:r>
      </w:ins>
      <w:del w:id="3043" w:author="Kuba Fa" w:date="2023-03-11T19:01:00Z">
        <w:r w:rsidDel="00FA102F">
          <w:delText xml:space="preserve">przyrównać w mojej aplikacji, lecz chciałbym skupić się na tej najważniejszej wartości. </w:delText>
        </w:r>
      </w:del>
      <w:r>
        <w:t xml:space="preserve">Pozwoli to </w:t>
      </w:r>
      <w:del w:id="3044" w:author="Kuba Fa" w:date="2023-03-11T19:01:00Z">
        <w:r w:rsidDel="00FA102F">
          <w:delText>określić w której grze oceny zostały nadane w lepszy sposób.</w:delText>
        </w:r>
      </w:del>
      <w:ins w:id="3045" w:author="Kuba Fa" w:date="2023-03-11T19:01:00Z">
        <w:r w:rsidR="00FA102F">
          <w:t>zanalizować ocenianie w grach piłkarskich.</w:t>
        </w:r>
      </w:ins>
      <w:r>
        <w:t xml:space="preserve"> Aby porównanie było jak najbardziej przejrzyste w każdej z kategorii, wartością</w:t>
      </w:r>
      <w:ins w:id="3046" w:author="Kuba Fa" w:date="2023-03-11T19:02:00Z">
        <w:r w:rsidR="00FA102F">
          <w:t xml:space="preserve"> obserwowaną</w:t>
        </w:r>
      </w:ins>
      <w:r>
        <w:t xml:space="preserve"> będzie </w:t>
      </w:r>
      <w:r w:rsidR="003C5AB6">
        <w:t>jakość piłkarza w stosunku do reszty, czyli procent zawodników od których jest lepszy bądź tak samo dobry.</w:t>
      </w:r>
      <w:r w:rsidR="00352DB7">
        <w:t xml:space="preserve"> </w:t>
      </w:r>
    </w:p>
    <w:p w14:paraId="64503CE9" w14:textId="482D90BE" w:rsidR="00B851E2" w:rsidRDefault="00B851E2" w:rsidP="00B851E2">
      <w:pPr>
        <w:pStyle w:val="Legenda"/>
        <w:keepNext/>
      </w:pPr>
      <w:del w:id="3047" w:author="Kuba Fa" w:date="2023-03-11T19:02:00Z">
        <w:r w:rsidDel="00FA102F">
          <w:delText xml:space="preserve">Tabela </w:delText>
        </w:r>
        <w:r w:rsidDel="00FA102F">
          <w:fldChar w:fldCharType="begin"/>
        </w:r>
        <w:r w:rsidDel="00FA102F">
          <w:delInstrText xml:space="preserve"> SEQ Tabela \* ARABIC </w:delInstrText>
        </w:r>
        <w:r w:rsidDel="00FA102F">
          <w:fldChar w:fldCharType="separate"/>
        </w:r>
      </w:del>
      <w:del w:id="3048" w:author="Kuba Fa" w:date="2023-03-11T17:51:00Z">
        <w:r w:rsidR="004D225F" w:rsidDel="000269A1">
          <w:rPr>
            <w:noProof/>
          </w:rPr>
          <w:delText>10</w:delText>
        </w:r>
      </w:del>
      <w:del w:id="3049" w:author="Kuba Fa" w:date="2023-03-11T19:02:00Z">
        <w:r w:rsidDel="00FA102F">
          <w:rPr>
            <w:noProof/>
          </w:rPr>
          <w:fldChar w:fldCharType="end"/>
        </w:r>
        <w:r w:rsidDel="00FA102F">
          <w:delText xml:space="preserve"> - Porównanie najlepszych 10 zawodników z obu gier, którzy rozegrali minimum 450 minut w sezonie</w:delText>
        </w:r>
      </w:del>
    </w:p>
    <w:tbl>
      <w:tblPr>
        <w:tblStyle w:val="Tabela-Siatka"/>
        <w:tblW w:w="0" w:type="auto"/>
        <w:jc w:val="center"/>
        <w:tblLook w:val="04A0" w:firstRow="1" w:lastRow="0" w:firstColumn="1" w:lastColumn="0" w:noHBand="0" w:noVBand="1"/>
      </w:tblPr>
      <w:tblGrid>
        <w:gridCol w:w="2405"/>
        <w:gridCol w:w="803"/>
        <w:gridCol w:w="1020"/>
        <w:gridCol w:w="1559"/>
        <w:gridCol w:w="2828"/>
      </w:tblGrid>
      <w:tr w:rsidR="00074B75" w14:paraId="4300C2CB" w14:textId="77777777" w:rsidTr="00B851E2">
        <w:trPr>
          <w:jc w:val="center"/>
        </w:trPr>
        <w:tc>
          <w:tcPr>
            <w:tcW w:w="2405" w:type="dxa"/>
          </w:tcPr>
          <w:p w14:paraId="77F1D2F2" w14:textId="525C977C" w:rsidR="00074B75" w:rsidRPr="00FA102F" w:rsidRDefault="00074B75">
            <w:pPr>
              <w:pStyle w:val="MojNormalny2"/>
              <w:ind w:firstLine="0"/>
              <w:rPr>
                <w:b/>
                <w:bCs/>
                <w:rPrChange w:id="3050" w:author="Kuba Fa" w:date="2023-03-11T19:03:00Z">
                  <w:rPr/>
                </w:rPrChange>
              </w:rPr>
            </w:pPr>
            <w:r w:rsidRPr="00FA102F">
              <w:rPr>
                <w:b/>
                <w:bCs/>
                <w:rPrChange w:id="3051" w:author="Kuba Fa" w:date="2023-03-11T19:03:00Z">
                  <w:rPr/>
                </w:rPrChange>
              </w:rPr>
              <w:t>Imie i nazwisko</w:t>
            </w:r>
          </w:p>
        </w:tc>
        <w:tc>
          <w:tcPr>
            <w:tcW w:w="756" w:type="dxa"/>
          </w:tcPr>
          <w:p w14:paraId="13369370" w14:textId="25FF6990" w:rsidR="00074B75" w:rsidRPr="00FA102F" w:rsidRDefault="00074B75">
            <w:pPr>
              <w:pStyle w:val="MojNormalny2"/>
              <w:ind w:firstLine="0"/>
              <w:rPr>
                <w:b/>
                <w:bCs/>
                <w:rPrChange w:id="3052" w:author="Kuba Fa" w:date="2023-03-11T19:03:00Z">
                  <w:rPr/>
                </w:rPrChange>
              </w:rPr>
            </w:pPr>
            <w:r w:rsidRPr="00FA102F">
              <w:rPr>
                <w:b/>
                <w:bCs/>
                <w:rPrChange w:id="3053" w:author="Kuba Fa" w:date="2023-03-11T19:03:00Z">
                  <w:rPr/>
                </w:rPrChange>
              </w:rPr>
              <w:t>F</w:t>
            </w:r>
            <w:ins w:id="3054" w:author="Kuba Fa" w:date="2023-03-12T09:43:00Z">
              <w:r w:rsidR="00AC533F">
                <w:rPr>
                  <w:b/>
                  <w:bCs/>
                </w:rPr>
                <w:t>IFA</w:t>
              </w:r>
            </w:ins>
            <w:del w:id="3055" w:author="Kuba Fa" w:date="2023-03-12T09:43:00Z">
              <w:r w:rsidRPr="00FA102F" w:rsidDel="00AC533F">
                <w:rPr>
                  <w:b/>
                  <w:bCs/>
                  <w:rPrChange w:id="3056" w:author="Kuba Fa" w:date="2023-03-11T19:03:00Z">
                    <w:rPr/>
                  </w:rPrChange>
                </w:rPr>
                <w:delText>ifa</w:delText>
              </w:r>
            </w:del>
          </w:p>
        </w:tc>
        <w:tc>
          <w:tcPr>
            <w:tcW w:w="1020" w:type="dxa"/>
          </w:tcPr>
          <w:p w14:paraId="2FC2FD8A" w14:textId="1C5BE413" w:rsidR="00074B75" w:rsidRPr="00FA102F" w:rsidRDefault="00074B75">
            <w:pPr>
              <w:pStyle w:val="MojNormalny2"/>
              <w:ind w:firstLine="0"/>
              <w:rPr>
                <w:b/>
                <w:bCs/>
                <w:rPrChange w:id="3057" w:author="Kuba Fa" w:date="2023-03-11T19:03:00Z">
                  <w:rPr/>
                </w:rPrChange>
              </w:rPr>
            </w:pPr>
            <w:r w:rsidRPr="00FA102F">
              <w:rPr>
                <w:b/>
                <w:bCs/>
                <w:rPrChange w:id="3058" w:author="Kuba Fa" w:date="2023-03-11T19:03:00Z">
                  <w:rPr/>
                </w:rPrChange>
              </w:rPr>
              <w:t>FM</w:t>
            </w:r>
            <w:ins w:id="3059" w:author="Kuba Fa" w:date="2023-03-12T09:44:00Z">
              <w:r w:rsidR="00AC533F">
                <w:rPr>
                  <w:b/>
                  <w:bCs/>
                </w:rPr>
                <w:t>*</w:t>
              </w:r>
            </w:ins>
          </w:p>
        </w:tc>
        <w:tc>
          <w:tcPr>
            <w:tcW w:w="1559" w:type="dxa"/>
          </w:tcPr>
          <w:p w14:paraId="66856668" w14:textId="375D888B" w:rsidR="00074B75" w:rsidRPr="00FA102F" w:rsidRDefault="00074B75">
            <w:pPr>
              <w:pStyle w:val="MojNormalny2"/>
              <w:ind w:firstLine="0"/>
              <w:rPr>
                <w:b/>
                <w:bCs/>
                <w:rPrChange w:id="3060" w:author="Kuba Fa" w:date="2023-03-11T19:03:00Z">
                  <w:rPr/>
                </w:rPrChange>
              </w:rPr>
            </w:pPr>
            <w:r w:rsidRPr="00FA102F">
              <w:rPr>
                <w:b/>
                <w:bCs/>
                <w:rPrChange w:id="3061" w:author="Kuba Fa" w:date="2023-03-11T19:03:00Z">
                  <w:rPr/>
                </w:rPrChange>
              </w:rPr>
              <w:t>Sofascore</w:t>
            </w:r>
          </w:p>
        </w:tc>
        <w:tc>
          <w:tcPr>
            <w:tcW w:w="2828" w:type="dxa"/>
          </w:tcPr>
          <w:p w14:paraId="26B6845E" w14:textId="02EB02F2" w:rsidR="00074B75" w:rsidRPr="00FA102F" w:rsidRDefault="003C5AB6">
            <w:pPr>
              <w:pStyle w:val="MojNormalny2"/>
              <w:ind w:firstLine="0"/>
              <w:rPr>
                <w:b/>
                <w:bCs/>
                <w:rPrChange w:id="3062" w:author="Kuba Fa" w:date="2023-03-11T19:03:00Z">
                  <w:rPr/>
                </w:rPrChange>
              </w:rPr>
            </w:pPr>
            <w:del w:id="3063" w:author="Kuba Fa" w:date="2023-03-11T19:03:00Z">
              <w:r w:rsidRPr="00FA102F" w:rsidDel="00FA102F">
                <w:rPr>
                  <w:b/>
                  <w:bCs/>
                  <w:rPrChange w:id="3064" w:author="Kuba Fa" w:date="2023-03-11T19:03:00Z">
                    <w:rPr/>
                  </w:rPrChange>
                </w:rPr>
                <w:delText>Bardziej miarodajne źródło</w:delText>
              </w:r>
            </w:del>
            <w:ins w:id="3065" w:author="Kuba Fa" w:date="2023-03-11T19:03:00Z">
              <w:r w:rsidR="00FA102F" w:rsidRPr="00FA102F">
                <w:rPr>
                  <w:b/>
                  <w:bCs/>
                  <w:rPrChange w:id="3066" w:author="Kuba Fa" w:date="2023-03-11T19:03:00Z">
                    <w:rPr/>
                  </w:rPrChange>
                </w:rPr>
                <w:t>Źródło z bliższą liczbą</w:t>
              </w:r>
            </w:ins>
          </w:p>
        </w:tc>
      </w:tr>
      <w:tr w:rsidR="00074B75" w14:paraId="01AF579B" w14:textId="77777777" w:rsidTr="00B851E2">
        <w:trPr>
          <w:jc w:val="center"/>
        </w:trPr>
        <w:tc>
          <w:tcPr>
            <w:tcW w:w="2405" w:type="dxa"/>
          </w:tcPr>
          <w:p w14:paraId="0F3DCBE0" w14:textId="72CD1E13" w:rsidR="00074B75" w:rsidRDefault="003C5AB6">
            <w:pPr>
              <w:pStyle w:val="MojNormalny2"/>
              <w:ind w:firstLine="0"/>
            </w:pPr>
            <w:r>
              <w:lastRenderedPageBreak/>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5BA91D7E" w:rsidR="00074B75" w:rsidRDefault="003C5AB6">
            <w:pPr>
              <w:pStyle w:val="MojNormalny2"/>
              <w:ind w:firstLine="0"/>
            </w:pPr>
            <w:r>
              <w:t>F</w:t>
            </w:r>
            <w:ins w:id="3067" w:author="Kuba Fa" w:date="2023-03-12T09:43:00Z">
              <w:r w:rsidR="00AC533F">
                <w:t>IFA</w:t>
              </w:r>
            </w:ins>
            <w:del w:id="3068" w:author="Kuba Fa" w:date="2023-03-12T09:43:00Z">
              <w:r w:rsidDel="00AC533F">
                <w:delText>ifa</w:delText>
              </w:r>
            </w:del>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Kevin De Bruyne</w:t>
            </w:r>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0F808760" w:rsidR="00074B75" w:rsidRDefault="003C5AB6">
            <w:pPr>
              <w:pStyle w:val="MojNormalny2"/>
              <w:ind w:firstLine="0"/>
            </w:pPr>
            <w:r>
              <w:t>F</w:t>
            </w:r>
            <w:ins w:id="3069" w:author="Kuba Fa" w:date="2023-03-12T09:43:00Z">
              <w:r w:rsidR="00AC533F">
                <w:t>IFA</w:t>
              </w:r>
            </w:ins>
            <w:del w:id="3070" w:author="Kuba Fa" w:date="2023-03-12T09:43:00Z">
              <w:r w:rsidDel="00AC533F">
                <w:delText>ifa</w:delText>
              </w:r>
            </w:del>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r>
              <w:t>Sadio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r>
              <w:t>Mohamed Salah</w:t>
            </w:r>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Harry Kane</w:t>
            </w:r>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7FE1B83A" w:rsidR="00074B75" w:rsidRDefault="00352DB7">
            <w:pPr>
              <w:pStyle w:val="MojNormalny2"/>
              <w:ind w:firstLine="0"/>
            </w:pPr>
            <w:r>
              <w:t>F</w:t>
            </w:r>
            <w:ins w:id="3071" w:author="Kuba Fa" w:date="2023-03-12T09:43:00Z">
              <w:r w:rsidR="00AC533F">
                <w:t>IFA</w:t>
              </w:r>
            </w:ins>
            <w:del w:id="3072" w:author="Kuba Fa" w:date="2023-03-12T09:43:00Z">
              <w:r w:rsidDel="00AC533F">
                <w:delText>ifa</w:delText>
              </w:r>
            </w:del>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Bruno Fernandes</w:t>
            </w:r>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Sergio Aguero</w:t>
            </w:r>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r>
              <w:t>Ngolo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r>
              <w:t>Fabinho</w:t>
            </w:r>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r>
              <w:t>Raheem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5C39B8DA" w:rsidR="00074B75" w:rsidRDefault="00617D23">
            <w:pPr>
              <w:pStyle w:val="MojNormalny2"/>
              <w:keepNext/>
              <w:ind w:firstLine="0"/>
              <w:pPrChange w:id="3073" w:author="Kuba Fa" w:date="2023-03-11T19:03:00Z">
                <w:pPr>
                  <w:pStyle w:val="MojNormalny2"/>
                  <w:ind w:firstLine="0"/>
                </w:pPr>
              </w:pPrChange>
            </w:pPr>
            <w:r>
              <w:t>FM</w:t>
            </w:r>
          </w:p>
        </w:tc>
      </w:tr>
    </w:tbl>
    <w:p w14:paraId="46DCCBCB" w14:textId="444E0F57" w:rsidR="00EB4DBF" w:rsidRPr="00AC533F" w:rsidRDefault="00FA102F">
      <w:pPr>
        <w:pStyle w:val="Legenda"/>
        <w:jc w:val="center"/>
        <w:rPr>
          <w:sz w:val="22"/>
          <w:szCs w:val="22"/>
          <w:rPrChange w:id="3074" w:author="Kuba Fa" w:date="2023-03-12T09:45:00Z">
            <w:rPr/>
          </w:rPrChange>
        </w:rPr>
        <w:pPrChange w:id="3075" w:author="Kuba Fa" w:date="2023-03-12T09:45:00Z">
          <w:pPr>
            <w:pStyle w:val="MojNormalny2"/>
            <w:ind w:firstLine="0"/>
          </w:pPr>
        </w:pPrChange>
      </w:pPr>
      <w:ins w:id="3076" w:author="Kuba Fa" w:date="2023-03-11T19:03:00Z">
        <w:r w:rsidRPr="00AC533F">
          <w:rPr>
            <w:sz w:val="22"/>
            <w:szCs w:val="22"/>
            <w:rPrChange w:id="3077" w:author="Kuba Fa" w:date="2023-03-12T09:45:00Z">
              <w:rPr>
                <w:i/>
                <w:iCs/>
              </w:rPr>
            </w:rPrChange>
          </w:rPr>
          <w:t xml:space="preserve">Tabela </w:t>
        </w:r>
        <w:r w:rsidRPr="00AC533F">
          <w:rPr>
            <w:sz w:val="22"/>
            <w:szCs w:val="22"/>
            <w:rPrChange w:id="3078" w:author="Kuba Fa" w:date="2023-03-12T09:45:00Z">
              <w:rPr>
                <w:i/>
                <w:iCs/>
              </w:rPr>
            </w:rPrChange>
          </w:rPr>
          <w:fldChar w:fldCharType="begin"/>
        </w:r>
        <w:r w:rsidRPr="00AC533F">
          <w:rPr>
            <w:sz w:val="22"/>
            <w:szCs w:val="22"/>
            <w:rPrChange w:id="3079" w:author="Kuba Fa" w:date="2023-03-12T09:45:00Z">
              <w:rPr>
                <w:i/>
                <w:iCs/>
              </w:rPr>
            </w:rPrChange>
          </w:rPr>
          <w:instrText xml:space="preserve"> SEQ Tabela \* ARABIC </w:instrText>
        </w:r>
        <w:r w:rsidRPr="00AC533F">
          <w:rPr>
            <w:sz w:val="22"/>
            <w:szCs w:val="22"/>
            <w:rPrChange w:id="3080" w:author="Kuba Fa" w:date="2023-03-12T09:45:00Z">
              <w:rPr>
                <w:i/>
                <w:iCs/>
                <w:noProof/>
              </w:rPr>
            </w:rPrChange>
          </w:rPr>
          <w:fldChar w:fldCharType="separate"/>
        </w:r>
        <w:r w:rsidRPr="00AC533F">
          <w:rPr>
            <w:noProof/>
            <w:sz w:val="22"/>
            <w:szCs w:val="22"/>
            <w:rPrChange w:id="3081" w:author="Kuba Fa" w:date="2023-03-12T09:45:00Z">
              <w:rPr>
                <w:i/>
                <w:iCs/>
                <w:noProof/>
              </w:rPr>
            </w:rPrChange>
          </w:rPr>
          <w:t>1</w:t>
        </w:r>
        <w:r w:rsidRPr="00AC533F">
          <w:rPr>
            <w:noProof/>
            <w:sz w:val="22"/>
            <w:szCs w:val="22"/>
            <w:rPrChange w:id="3082" w:author="Kuba Fa" w:date="2023-03-12T09:45:00Z">
              <w:rPr>
                <w:i/>
                <w:iCs/>
                <w:noProof/>
              </w:rPr>
            </w:rPrChange>
          </w:rPr>
          <w:fldChar w:fldCharType="end"/>
        </w:r>
        <w:r w:rsidRPr="00AC533F">
          <w:rPr>
            <w:noProof/>
            <w:sz w:val="22"/>
            <w:szCs w:val="22"/>
            <w:rPrChange w:id="3083" w:author="Kuba Fa" w:date="2023-03-12T09:45:00Z">
              <w:rPr>
                <w:i/>
                <w:iCs/>
                <w:noProof/>
              </w:rPr>
            </w:rPrChange>
          </w:rPr>
          <w:t>0</w:t>
        </w:r>
        <w:r w:rsidRPr="00AC533F">
          <w:rPr>
            <w:sz w:val="22"/>
            <w:szCs w:val="22"/>
            <w:rPrChange w:id="3084" w:author="Kuba Fa" w:date="2023-03-12T09:45:00Z">
              <w:rPr>
                <w:i/>
                <w:iCs/>
              </w:rPr>
            </w:rPrChange>
          </w:rPr>
          <w:t xml:space="preserve"> - Porównanie najlepszych 10 zawodników z obu gier, którzy rozegrali minimum 450 minut w sezonie</w:t>
        </w:r>
      </w:ins>
      <w:ins w:id="3085" w:author="Kuba Fa" w:date="2023-03-12T09:44:00Z">
        <w:r w:rsidR="00AC533F" w:rsidRPr="00AC533F">
          <w:rPr>
            <w:sz w:val="22"/>
            <w:szCs w:val="22"/>
            <w:rPrChange w:id="3086" w:author="Kuba Fa" w:date="2023-03-12T09:45:00Z">
              <w:rPr>
                <w:i/>
                <w:iCs/>
              </w:rPr>
            </w:rPrChange>
          </w:rPr>
          <w:t xml:space="preserve">, </w:t>
        </w:r>
      </w:ins>
      <w:ins w:id="3087" w:author="Kuba Fa" w:date="2023-03-12T09:45:00Z">
        <w:r w:rsidR="00AC533F">
          <w:rPr>
            <w:sz w:val="22"/>
            <w:szCs w:val="22"/>
          </w:rPr>
          <w:t xml:space="preserve"> </w:t>
        </w:r>
      </w:ins>
      <w:ins w:id="3088" w:author="Kuba Fa" w:date="2023-03-12T09:44:00Z">
        <w:r w:rsidR="00AC533F" w:rsidRPr="00AC533F">
          <w:rPr>
            <w:sz w:val="22"/>
            <w:szCs w:val="22"/>
            <w:rPrChange w:id="3089" w:author="Kuba Fa" w:date="2023-03-12T09:45:00Z">
              <w:rPr>
                <w:i/>
                <w:iCs/>
              </w:rPr>
            </w:rPrChange>
          </w:rPr>
          <w:t>FM</w:t>
        </w:r>
      </w:ins>
      <w:ins w:id="3090" w:author="Kuba Fa" w:date="2023-03-12T09:45:00Z">
        <w:r w:rsidR="00AC533F">
          <w:rPr>
            <w:sz w:val="22"/>
            <w:szCs w:val="22"/>
          </w:rPr>
          <w:t>*</w:t>
        </w:r>
      </w:ins>
      <w:ins w:id="3091" w:author="Kuba Fa" w:date="2023-03-12T09:44:00Z">
        <w:r w:rsidR="00AC533F" w:rsidRPr="00AC533F">
          <w:rPr>
            <w:sz w:val="22"/>
            <w:szCs w:val="22"/>
            <w:rPrChange w:id="3092" w:author="Kuba Fa" w:date="2023-03-12T09:45:00Z">
              <w:rPr>
                <w:i/>
                <w:iCs/>
              </w:rPr>
            </w:rPrChange>
          </w:rPr>
          <w:t xml:space="preserve"> – Football Manager</w:t>
        </w:r>
      </w:ins>
    </w:p>
    <w:p w14:paraId="1F82FFA4" w14:textId="1968A6DD" w:rsidR="00EB4DBF" w:rsidRDefault="00021EB0">
      <w:pPr>
        <w:pStyle w:val="MojNormalny2"/>
        <w:ind w:firstLine="0"/>
        <w:jc w:val="left"/>
        <w:pPrChange w:id="3093" w:author="Kuba Fa" w:date="2023-02-02T18:21:00Z">
          <w:pPr>
            <w:pStyle w:val="MojNormalny2"/>
            <w:ind w:firstLine="0"/>
          </w:pPr>
        </w:pPrChange>
      </w:pPr>
      <w:r>
        <w:t xml:space="preserve">W powyższym porównaniu </w:t>
      </w:r>
      <w:del w:id="3094" w:author="Kuba Fa" w:date="2023-03-11T19:03:00Z">
        <w:r w:rsidDel="00FA102F">
          <w:delText xml:space="preserve">wygrywa </w:delText>
        </w:r>
      </w:del>
      <w:r>
        <w:t>Football Manager</w:t>
      </w:r>
      <w:del w:id="3095" w:author="Kuba Fa" w:date="2023-03-11T19:03:00Z">
        <w:r w:rsidDel="00FA102F">
          <w:delText>, który</w:delText>
        </w:r>
      </w:del>
      <w:r>
        <w:t xml:space="preserve"> trafniej przewidział </w:t>
      </w:r>
      <w:r w:rsidR="00FC2C70">
        <w:t>większą liczbę</w:t>
      </w:r>
      <w:r w:rsidR="005C7CFB">
        <w:t xml:space="preserve"> (pięciu)</w:t>
      </w:r>
      <w:r>
        <w:t xml:space="preserve"> zawodników. </w:t>
      </w:r>
      <w:del w:id="3096" w:author="Kuba Fa" w:date="2023-03-11T19:04:00Z">
        <w:r w:rsidDel="00FA102F">
          <w:delText xml:space="preserve">Fifa </w:delText>
        </w:r>
      </w:del>
      <w:ins w:id="3097" w:author="Kuba Fa" w:date="2023-03-11T19:04:00Z">
        <w:r w:rsidR="00FA102F">
          <w:t xml:space="preserve">Oceny z FIFY były bliższe </w:t>
        </w:r>
      </w:ins>
      <w:del w:id="3098" w:author="Kuba Fa" w:date="2023-03-11T19:04:00Z">
        <w:r w:rsidDel="00FA102F">
          <w:delText xml:space="preserve">zrobiła to </w:delText>
        </w:r>
      </w:del>
      <w:r>
        <w:t>trzykrotnie</w:t>
      </w:r>
      <w:ins w:id="3099" w:author="Kuba Fa" w:date="2023-03-11T19:04:00Z">
        <w:r w:rsidR="00FA102F">
          <w:t>. T</w:t>
        </w:r>
      </w:ins>
      <w:del w:id="3100" w:author="Kuba Fa" w:date="2023-03-11T19:04:00Z">
        <w:r w:rsidDel="00FA102F">
          <w:delText>, tak samo często</w:delText>
        </w:r>
      </w:del>
      <w:ins w:id="3101" w:author="Kuba Fa" w:date="2023-03-11T19:04:00Z">
        <w:r w:rsidR="00FA102F">
          <w:t xml:space="preserve"> Również trzy razy</w:t>
        </w:r>
      </w:ins>
      <w:r>
        <w:t xml:space="preserve"> pozycja w rankingu zawodników była identyczna.</w:t>
      </w:r>
      <w:r w:rsidR="00935325">
        <w:t xml:space="preserve"> Po liczbach </w:t>
      </w:r>
      <w:ins w:id="3102" w:author="Kuba Fa" w:date="2023-03-11T19:05:00Z">
        <w:r w:rsidR="00FA102F">
          <w:t>można zauważyć</w:t>
        </w:r>
      </w:ins>
      <w:del w:id="3103" w:author="Kuba Fa" w:date="2023-03-11T19:05:00Z">
        <w:r w:rsidR="00935325" w:rsidDel="00FA102F">
          <w:delText>widać</w:delText>
        </w:r>
      </w:del>
      <w:r w:rsidR="00935325">
        <w:t xml:space="preserve">, że niektórzy zawodnicy, którzy mieli być tymi najlepszymi, spisywali się co najwyżej dobrze i </w:t>
      </w:r>
      <w:del w:id="3104" w:author="Kuba Fa" w:date="2023-03-11T19:05:00Z">
        <w:r w:rsidR="00935325" w:rsidDel="00FA102F">
          <w:delText xml:space="preserve">researcherzy </w:delText>
        </w:r>
      </w:del>
      <w:ins w:id="3105" w:author="Kuba Fa" w:date="2023-03-11T19:05:00Z">
        <w:r w:rsidR="00FA102F">
          <w:t xml:space="preserve">analitycy </w:t>
        </w:r>
      </w:ins>
      <w:r w:rsidR="00935325">
        <w:t>gier nie trafili dobrze z niektórymi ocenami. Na podstawie tak dużych różnic</w:t>
      </w:r>
      <w:ins w:id="3106" w:author="Kuba Fa" w:date="2023-03-11T19:05:00Z">
        <w:r w:rsidR="00FA102F">
          <w:t>,</w:t>
        </w:r>
      </w:ins>
      <w:r w:rsidR="00935325">
        <w:t xml:space="preserve"> tak wielu zawodników </w:t>
      </w:r>
      <w:ins w:id="3107" w:author="Kuba Fa" w:date="2023-03-11T19:07:00Z">
        <w:r w:rsidR="00FA102F">
          <w:t xml:space="preserve">nie można zaprzeczyć </w:t>
        </w:r>
      </w:ins>
      <w:del w:id="3108" w:author="Kuba Fa" w:date="2023-03-11T19:07:00Z">
        <w:r w:rsidR="00935325" w:rsidDel="00FA102F">
          <w:delText>moż</w:delText>
        </w:r>
      </w:del>
      <w:ins w:id="3109" w:author="Kuba Fa" w:date="2023-03-11T19:06:00Z">
        <w:r w:rsidR="00FA102F">
          <w:t>e się wydawać</w:t>
        </w:r>
      </w:ins>
      <w:del w:id="3110" w:author="Kuba Fa" w:date="2023-03-11T19:06:00Z">
        <w:r w:rsidR="00935325" w:rsidDel="00FA102F">
          <w:delText>na wysnuć tezę</w:delText>
        </w:r>
      </w:del>
      <w:r w:rsidR="00935325">
        <w:t xml:space="preserve">, że </w:t>
      </w:r>
      <w:ins w:id="3111" w:author="Kuba Fa" w:date="2023-03-11T19:06:00Z">
        <w:r w:rsidR="00FA102F">
          <w:t xml:space="preserve">niektórzy </w:t>
        </w:r>
      </w:ins>
      <w:del w:id="3112" w:author="Kuba Fa" w:date="2023-03-11T19:06:00Z">
        <w:r w:rsidR="00935325" w:rsidDel="00FA102F">
          <w:delText>wielu</w:delText>
        </w:r>
      </w:del>
      <w:r w:rsidR="00935325">
        <w:t xml:space="preserve"> zawodni</w:t>
      </w:r>
      <w:ins w:id="3113" w:author="Kuba Fa" w:date="2023-03-11T19:06:00Z">
        <w:r w:rsidR="00FA102F">
          <w:t>cy</w:t>
        </w:r>
      </w:ins>
      <w:del w:id="3114" w:author="Kuba Fa" w:date="2023-03-11T19:06:00Z">
        <w:r w:rsidR="00935325" w:rsidDel="00FA102F">
          <w:delText>ków</w:delText>
        </w:r>
      </w:del>
      <w:r w:rsidR="00935325">
        <w:t xml:space="preserve"> dosta</w:t>
      </w:r>
      <w:ins w:id="3115" w:author="Kuba Fa" w:date="2023-03-11T19:07:00Z">
        <w:r w:rsidR="00FA102F">
          <w:t>li</w:t>
        </w:r>
      </w:ins>
      <w:del w:id="3116" w:author="Kuba Fa" w:date="2023-03-11T19:07:00Z">
        <w:r w:rsidR="00935325" w:rsidDel="00FA102F">
          <w:delText>je</w:delText>
        </w:r>
      </w:del>
      <w:r w:rsidR="00935325">
        <w:t xml:space="preserve"> wysoką ocenę w oparciu o dobrą reputacje.  </w:t>
      </w:r>
      <w:ins w:id="3117" w:author="Kuba Fa" w:date="2023-03-11T19:07:00Z">
        <w:r w:rsidR="00FA102F">
          <w:t>Reputacja</w:t>
        </w:r>
      </w:ins>
      <w:del w:id="3118" w:author="Kuba Fa" w:date="2023-03-11T19:07:00Z">
        <w:r w:rsidR="00935325" w:rsidDel="00FA102F">
          <w:delText>Ona</w:delText>
        </w:r>
      </w:del>
      <w:r w:rsidR="00935325">
        <w:t xml:space="preserve"> też się nie bierze znikąd, bo żeby zawodnik był znany w pozytywny sposób, musi grać w dobrym klubie i na dobrym poziomie</w:t>
      </w:r>
      <w:ins w:id="3119" w:author="Kuba Fa" w:date="2023-03-11T19:07:00Z">
        <w:r w:rsidR="00FA102F">
          <w:t xml:space="preserve"> przez</w:t>
        </w:r>
      </w:ins>
      <w:r w:rsidR="00935325">
        <w:t xml:space="preserve"> jakiś okres czasu</w:t>
      </w:r>
      <w:del w:id="3120" w:author="Kuba Fa" w:date="2023-03-11T19:08:00Z">
        <w:r w:rsidR="00935325" w:rsidDel="00FA102F">
          <w:delText xml:space="preserve"> wcześniej. Jednak można zauważyć niechęć do szybkich i gwałtownych zmian</w:delText>
        </w:r>
        <w:r w:rsidR="00846074" w:rsidDel="00FA102F">
          <w:delText xml:space="preserve"> w oparciu o formę z ostatniego czasu.</w:delText>
        </w:r>
      </w:del>
    </w:p>
    <w:p w14:paraId="7F47212F" w14:textId="77777777" w:rsidR="00846074" w:rsidRDefault="00846074">
      <w:pPr>
        <w:pStyle w:val="MojNormalny2"/>
        <w:ind w:firstLine="0"/>
        <w:jc w:val="left"/>
        <w:pPrChange w:id="3121" w:author="Kuba Fa" w:date="2023-02-02T18:21:00Z">
          <w:pPr>
            <w:pStyle w:val="MojNormalny2"/>
            <w:ind w:firstLine="0"/>
          </w:pPr>
        </w:pPrChange>
      </w:pPr>
    </w:p>
    <w:p w14:paraId="0221CE9F" w14:textId="4C8AA269" w:rsidR="00B851E2" w:rsidRDefault="00B851E2" w:rsidP="00B851E2">
      <w:pPr>
        <w:pStyle w:val="Legenda"/>
        <w:keepNext/>
      </w:pPr>
      <w:del w:id="3122" w:author="Kuba Fa" w:date="2023-03-11T19:08:00Z">
        <w:r w:rsidDel="00FA102F">
          <w:lastRenderedPageBreak/>
          <w:delText xml:space="preserve">Tabela </w:delText>
        </w:r>
        <w:r w:rsidDel="00FA102F">
          <w:fldChar w:fldCharType="begin"/>
        </w:r>
        <w:r w:rsidDel="00FA102F">
          <w:delInstrText xml:space="preserve"> SEQ Tabela \* ARABIC </w:delInstrText>
        </w:r>
        <w:r w:rsidDel="00FA102F">
          <w:fldChar w:fldCharType="separate"/>
        </w:r>
      </w:del>
      <w:del w:id="3123" w:author="Kuba Fa" w:date="2023-03-11T17:51:00Z">
        <w:r w:rsidR="004D225F" w:rsidDel="000269A1">
          <w:rPr>
            <w:noProof/>
          </w:rPr>
          <w:delText>11</w:delText>
        </w:r>
      </w:del>
      <w:del w:id="3124" w:author="Kuba Fa" w:date="2023-03-11T19:08:00Z">
        <w:r w:rsidDel="00FA102F">
          <w:rPr>
            <w:noProof/>
          </w:rPr>
          <w:fldChar w:fldCharType="end"/>
        </w:r>
        <w:r w:rsidDel="00FA102F">
          <w:delText xml:space="preserve"> - T</w:delText>
        </w:r>
        <w:r w:rsidRPr="00F87040" w:rsidDel="00FA102F">
          <w:delText>abel</w:delText>
        </w:r>
        <w:r w:rsidDel="00FA102F">
          <w:delText>a</w:delText>
        </w:r>
        <w:r w:rsidRPr="00F87040" w:rsidDel="00FA102F">
          <w:delText xml:space="preserve"> najlepszych zawodników według sofascore, którzy nie byli w TOP 10 obu gier.</w:delText>
        </w:r>
      </w:del>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3AB149CC" w:rsidR="00846074" w:rsidRPr="00A9616F" w:rsidRDefault="00846074" w:rsidP="00846074">
            <w:pPr>
              <w:pStyle w:val="MojNormalny2"/>
              <w:ind w:firstLine="0"/>
              <w:rPr>
                <w:b/>
                <w:bCs/>
                <w:rPrChange w:id="3125" w:author="Kuba Fa" w:date="2023-03-11T19:17:00Z">
                  <w:rPr/>
                </w:rPrChange>
              </w:rPr>
            </w:pPr>
            <w:r w:rsidRPr="00A9616F">
              <w:rPr>
                <w:b/>
                <w:bCs/>
                <w:rPrChange w:id="3126" w:author="Kuba Fa" w:date="2023-03-11T19:17:00Z">
                  <w:rPr/>
                </w:rPrChange>
              </w:rPr>
              <w:t>Imie i nazwisko</w:t>
            </w:r>
          </w:p>
        </w:tc>
        <w:tc>
          <w:tcPr>
            <w:tcW w:w="1230" w:type="dxa"/>
          </w:tcPr>
          <w:p w14:paraId="6D8B6976" w14:textId="7B08C68F" w:rsidR="00846074" w:rsidRPr="00A9616F" w:rsidRDefault="00846074" w:rsidP="00846074">
            <w:pPr>
              <w:pStyle w:val="MojNormalny2"/>
              <w:ind w:firstLine="0"/>
              <w:rPr>
                <w:b/>
                <w:bCs/>
                <w:rPrChange w:id="3127" w:author="Kuba Fa" w:date="2023-03-11T19:17:00Z">
                  <w:rPr/>
                </w:rPrChange>
              </w:rPr>
            </w:pPr>
            <w:r w:rsidRPr="00A9616F">
              <w:rPr>
                <w:b/>
                <w:bCs/>
                <w:rPrChange w:id="3128" w:author="Kuba Fa" w:date="2023-03-11T19:17:00Z">
                  <w:rPr/>
                </w:rPrChange>
              </w:rPr>
              <w:t>F</w:t>
            </w:r>
            <w:ins w:id="3129" w:author="Kuba Fa" w:date="2023-03-12T09:46:00Z">
              <w:r w:rsidR="00AC533F">
                <w:rPr>
                  <w:b/>
                  <w:bCs/>
                </w:rPr>
                <w:t>IFA</w:t>
              </w:r>
            </w:ins>
            <w:del w:id="3130" w:author="Kuba Fa" w:date="2023-03-12T09:46:00Z">
              <w:r w:rsidRPr="00A9616F" w:rsidDel="00AC533F">
                <w:rPr>
                  <w:b/>
                  <w:bCs/>
                  <w:rPrChange w:id="3131" w:author="Kuba Fa" w:date="2023-03-11T19:17:00Z">
                    <w:rPr/>
                  </w:rPrChange>
                </w:rPr>
                <w:delText>ifa</w:delText>
              </w:r>
            </w:del>
          </w:p>
        </w:tc>
        <w:tc>
          <w:tcPr>
            <w:tcW w:w="982" w:type="dxa"/>
          </w:tcPr>
          <w:p w14:paraId="1859CB9B" w14:textId="57BD7184" w:rsidR="00846074" w:rsidRPr="00A9616F" w:rsidRDefault="00846074" w:rsidP="00846074">
            <w:pPr>
              <w:pStyle w:val="MojNormalny2"/>
              <w:ind w:firstLine="0"/>
              <w:rPr>
                <w:b/>
                <w:bCs/>
                <w:rPrChange w:id="3132" w:author="Kuba Fa" w:date="2023-03-11T19:17:00Z">
                  <w:rPr/>
                </w:rPrChange>
              </w:rPr>
            </w:pPr>
            <w:r w:rsidRPr="00A9616F">
              <w:rPr>
                <w:b/>
                <w:bCs/>
                <w:rPrChange w:id="3133" w:author="Kuba Fa" w:date="2023-03-11T19:17:00Z">
                  <w:rPr/>
                </w:rPrChange>
              </w:rPr>
              <w:t>FM</w:t>
            </w:r>
            <w:ins w:id="3134" w:author="Kuba Fa" w:date="2023-03-12T09:46:00Z">
              <w:r w:rsidR="00AC533F">
                <w:rPr>
                  <w:b/>
                  <w:bCs/>
                </w:rPr>
                <w:t>*</w:t>
              </w:r>
            </w:ins>
          </w:p>
        </w:tc>
        <w:tc>
          <w:tcPr>
            <w:tcW w:w="1417" w:type="dxa"/>
          </w:tcPr>
          <w:p w14:paraId="47E4B6F9" w14:textId="0E003EA9" w:rsidR="00846074" w:rsidRPr="00A9616F" w:rsidRDefault="00846074" w:rsidP="00846074">
            <w:pPr>
              <w:pStyle w:val="MojNormalny2"/>
              <w:ind w:firstLine="0"/>
              <w:rPr>
                <w:b/>
                <w:bCs/>
                <w:rPrChange w:id="3135" w:author="Kuba Fa" w:date="2023-03-11T19:17:00Z">
                  <w:rPr/>
                </w:rPrChange>
              </w:rPr>
            </w:pPr>
            <w:r w:rsidRPr="00A9616F">
              <w:rPr>
                <w:b/>
                <w:bCs/>
                <w:rPrChange w:id="3136" w:author="Kuba Fa" w:date="2023-03-11T19:17:00Z">
                  <w:rPr/>
                </w:rPrChange>
              </w:rPr>
              <w:t>Sofascore</w:t>
            </w:r>
          </w:p>
        </w:tc>
        <w:tc>
          <w:tcPr>
            <w:tcW w:w="2261" w:type="dxa"/>
          </w:tcPr>
          <w:p w14:paraId="2C4C5B1B" w14:textId="3A709470" w:rsidR="00846074" w:rsidRPr="00A9616F" w:rsidRDefault="00846074" w:rsidP="00846074">
            <w:pPr>
              <w:pStyle w:val="MojNormalny2"/>
              <w:ind w:firstLine="0"/>
              <w:rPr>
                <w:b/>
                <w:bCs/>
                <w:rPrChange w:id="3137" w:author="Kuba Fa" w:date="2023-03-11T19:17:00Z">
                  <w:rPr/>
                </w:rPrChange>
              </w:rPr>
            </w:pPr>
            <w:r w:rsidRPr="00A9616F">
              <w:rPr>
                <w:b/>
                <w:bCs/>
                <w:rPrChange w:id="3138" w:author="Kuba Fa" w:date="2023-03-11T19:17:00Z">
                  <w:rPr/>
                </w:rPrChange>
              </w:rPr>
              <w:t>Bardziej miarodajne źródło</w:t>
            </w:r>
          </w:p>
        </w:tc>
      </w:tr>
      <w:tr w:rsidR="005F18F9" w14:paraId="742C6B8A" w14:textId="77777777" w:rsidTr="005F18F9">
        <w:tc>
          <w:tcPr>
            <w:tcW w:w="2603" w:type="dxa"/>
          </w:tcPr>
          <w:p w14:paraId="7AD73F19" w14:textId="08A7DDE4" w:rsidR="00846074" w:rsidRDefault="00846074" w:rsidP="00846074">
            <w:pPr>
              <w:pStyle w:val="MojNormalny2"/>
              <w:ind w:firstLine="0"/>
            </w:pPr>
            <w:r>
              <w:t>Jack Grealish</w:t>
            </w:r>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r>
              <w:t>Gareth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78F5C071" w:rsidR="00846074" w:rsidRDefault="00846074" w:rsidP="00846074">
            <w:pPr>
              <w:pStyle w:val="MojNormalny2"/>
              <w:ind w:firstLine="0"/>
            </w:pPr>
            <w:r>
              <w:t>F</w:t>
            </w:r>
            <w:ins w:id="3139" w:author="Kuba Fa" w:date="2023-03-12T09:46:00Z">
              <w:r w:rsidR="00AC533F">
                <w:t>IFA</w:t>
              </w:r>
            </w:ins>
            <w:del w:id="3140" w:author="Kuba Fa" w:date="2023-03-12T09:46:00Z">
              <w:r w:rsidDel="00AC533F">
                <w:delText>ifa</w:delText>
              </w:r>
            </w:del>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r>
              <w:t>Riyad Mahrez</w:t>
            </w:r>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r>
              <w:t>Rodri</w:t>
            </w:r>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11E3A6E0" w:rsidR="00846074" w:rsidRDefault="005F18F9" w:rsidP="00846074">
            <w:pPr>
              <w:pStyle w:val="MojNormalny2"/>
              <w:ind w:firstLine="0"/>
            </w:pPr>
            <w:r>
              <w:t>F</w:t>
            </w:r>
            <w:ins w:id="3141" w:author="Kuba Fa" w:date="2023-03-12T09:46:00Z">
              <w:r w:rsidR="00AC533F">
                <w:t>IFA</w:t>
              </w:r>
            </w:ins>
            <w:del w:id="3142" w:author="Kuba Fa" w:date="2023-03-12T09:46:00Z">
              <w:r w:rsidDel="00AC533F">
                <w:delText>ifa</w:delText>
              </w:r>
            </w:del>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James Ward-Promise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James Maddison</w:t>
            </w:r>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pPr>
              <w:pStyle w:val="MojNormalny2"/>
              <w:keepNext/>
              <w:ind w:firstLine="0"/>
              <w:pPrChange w:id="3143" w:author="Kuba Fa" w:date="2023-03-11T19:08:00Z">
                <w:pPr>
                  <w:pStyle w:val="MojNormalny2"/>
                  <w:ind w:firstLine="0"/>
                </w:pPr>
              </w:pPrChange>
            </w:pPr>
            <w:r>
              <w:t>FM</w:t>
            </w:r>
          </w:p>
        </w:tc>
      </w:tr>
    </w:tbl>
    <w:p w14:paraId="1365A540" w14:textId="2F747E15" w:rsidR="00846074" w:rsidRPr="00AC533F" w:rsidDel="00FA102F" w:rsidRDefault="00FA102F">
      <w:pPr>
        <w:pStyle w:val="Legenda"/>
        <w:jc w:val="center"/>
        <w:rPr>
          <w:del w:id="3144" w:author="Kuba Fa" w:date="2023-03-11T19:08:00Z"/>
          <w:sz w:val="22"/>
          <w:szCs w:val="22"/>
          <w:rPrChange w:id="3145" w:author="Kuba Fa" w:date="2023-03-12T09:46:00Z">
            <w:rPr>
              <w:del w:id="3146" w:author="Kuba Fa" w:date="2023-03-11T19:08:00Z"/>
            </w:rPr>
          </w:rPrChange>
        </w:rPr>
        <w:pPrChange w:id="3147" w:author="Kuba Fa" w:date="2023-03-12T09:46:00Z">
          <w:pPr>
            <w:pStyle w:val="MojNormalny2"/>
            <w:ind w:firstLine="0"/>
          </w:pPr>
        </w:pPrChange>
      </w:pPr>
      <w:ins w:id="3148" w:author="Kuba Fa" w:date="2023-03-11T19:08:00Z">
        <w:r w:rsidRPr="00AC533F">
          <w:rPr>
            <w:sz w:val="22"/>
            <w:szCs w:val="22"/>
            <w:rPrChange w:id="3149" w:author="Kuba Fa" w:date="2023-03-12T09:46:00Z">
              <w:rPr/>
            </w:rPrChange>
          </w:rPr>
          <w:t>Tabela 11 - Tabela najlepszych zawodników według Sofascore, którzy nie byli wśród najlepszej 10 obu gie</w:t>
        </w:r>
      </w:ins>
      <w:ins w:id="3150" w:author="Kuba Fa" w:date="2023-03-11T19:09:00Z">
        <w:r w:rsidRPr="00AC533F">
          <w:rPr>
            <w:sz w:val="22"/>
            <w:szCs w:val="22"/>
            <w:rPrChange w:id="3151" w:author="Kuba Fa" w:date="2023-03-12T09:46:00Z">
              <w:rPr/>
            </w:rPrChange>
          </w:rPr>
          <w:t>r</w:t>
        </w:r>
      </w:ins>
      <w:ins w:id="3152" w:author="Kuba Fa" w:date="2023-03-12T09:46:00Z">
        <w:r w:rsidR="00AC533F" w:rsidRPr="00AC533F">
          <w:rPr>
            <w:sz w:val="22"/>
            <w:szCs w:val="22"/>
            <w:rPrChange w:id="3153" w:author="Kuba Fa" w:date="2023-03-12T09:46:00Z">
              <w:rPr/>
            </w:rPrChange>
          </w:rPr>
          <w:t>, FM – Football Manager</w:t>
        </w:r>
      </w:ins>
    </w:p>
    <w:p w14:paraId="5DA4F0B1" w14:textId="4D9425FB" w:rsidR="00E266C9" w:rsidRDefault="00E266C9">
      <w:pPr>
        <w:pStyle w:val="MojNormalny2"/>
        <w:ind w:firstLine="0"/>
      </w:pPr>
      <w:r>
        <w:t xml:space="preserve">Podobnie jak </w:t>
      </w:r>
      <w:ins w:id="3154" w:author="Kuba Fa" w:date="2023-03-11T19:09:00Z">
        <w:r w:rsidR="00FA102F">
          <w:t>Tabeli 10</w:t>
        </w:r>
      </w:ins>
      <w:del w:id="3155" w:author="Kuba Fa" w:date="2023-03-11T19:09:00Z">
        <w:r w:rsidDel="00FA102F">
          <w:delText>wcześniej</w:delText>
        </w:r>
      </w:del>
      <w:r>
        <w:t xml:space="preserve">, bardziej miarodajnym źródłem okazał się Football Manager, który </w:t>
      </w:r>
      <w:ins w:id="3156" w:author="Kuba Fa" w:date="2023-03-11T19:09:00Z">
        <w:r w:rsidR="00FA102F">
          <w:t xml:space="preserve">był bliższy wartości z Sofascore </w:t>
        </w:r>
      </w:ins>
      <w:del w:id="3157" w:author="Kuba Fa" w:date="2023-03-11T19:09:00Z">
        <w:r w:rsidDel="00FA102F">
          <w:delText>zwyciężył</w:delText>
        </w:r>
      </w:del>
      <w:r>
        <w:t xml:space="preserve"> 7 razy. Dwukrotnie bliżej </w:t>
      </w:r>
      <w:ins w:id="3158" w:author="Kuba Fa" w:date="2023-03-11T19:09:00Z">
        <w:r w:rsidR="00FA102F">
          <w:t xml:space="preserve">szacowania </w:t>
        </w:r>
      </w:ins>
      <w:del w:id="3159" w:author="Kuba Fa" w:date="2023-03-11T19:09:00Z">
        <w:r w:rsidDel="00FA102F">
          <w:delText>przewidywań</w:delText>
        </w:r>
      </w:del>
      <w:r>
        <w:t xml:space="preserve"> była </w:t>
      </w:r>
      <w:ins w:id="3160" w:author="Kuba Fa" w:date="2023-03-11T19:09:00Z">
        <w:r w:rsidR="00FA102F">
          <w:t xml:space="preserve">ocena </w:t>
        </w:r>
      </w:ins>
      <w:ins w:id="3161" w:author="Kuba Fa" w:date="2023-03-11T19:10:00Z">
        <w:r w:rsidR="00FA102F">
          <w:t>z FIFY</w:t>
        </w:r>
      </w:ins>
      <w:del w:id="3162" w:author="Kuba Fa" w:date="2023-03-11T19:10:00Z">
        <w:r w:rsidDel="00FA102F">
          <w:delText>Fifa</w:delText>
        </w:r>
      </w:del>
      <w:r>
        <w:t>, a raz dany zawodnik był na takiej samej pozycji w rankingu.</w:t>
      </w:r>
    </w:p>
    <w:p w14:paraId="7F9608B2" w14:textId="111D6E32" w:rsidR="00EB4DBF" w:rsidRDefault="00EB4DBF">
      <w:pPr>
        <w:pStyle w:val="MojNormalny2"/>
        <w:ind w:firstLine="0"/>
      </w:pPr>
    </w:p>
    <w:p w14:paraId="2BAB406B" w14:textId="77777777" w:rsidR="00CA4A4A" w:rsidRDefault="00CA4A4A" w:rsidP="00CA4A4A">
      <w:pPr>
        <w:pStyle w:val="MojNormalny2"/>
        <w:ind w:firstLine="0"/>
        <w:rPr>
          <w:b/>
          <w:bCs/>
          <w:sz w:val="32"/>
          <w:szCs w:val="32"/>
        </w:rPr>
      </w:pPr>
      <w:r w:rsidRPr="009E0A85">
        <w:rPr>
          <w:b/>
          <w:bCs/>
          <w:sz w:val="32"/>
          <w:szCs w:val="32"/>
          <w:rPrChange w:id="3163" w:author="Kuba Fa" w:date="2023-02-02T15:22:00Z">
            <w:rPr>
              <w:b/>
              <w:bCs/>
              <w:sz w:val="32"/>
              <w:szCs w:val="32"/>
              <w:highlight w:val="green"/>
            </w:rPr>
          </w:rPrChange>
        </w:rPr>
        <w:t>4.3 Testy manualne</w:t>
      </w:r>
    </w:p>
    <w:p w14:paraId="03647896" w14:textId="300599B8" w:rsidR="000017CB" w:rsidDel="00FA102F" w:rsidRDefault="00CA4A4A">
      <w:pPr>
        <w:pStyle w:val="MojNormalny2"/>
        <w:ind w:firstLine="0"/>
        <w:jc w:val="left"/>
        <w:rPr>
          <w:del w:id="3164" w:author="Kuba Fa" w:date="2023-03-11T19:11:00Z"/>
        </w:rPr>
        <w:pPrChange w:id="3165" w:author="Kuba Fa" w:date="2023-03-11T19:11:00Z">
          <w:pPr>
            <w:pStyle w:val="MojNormalny2"/>
            <w:ind w:firstLine="0"/>
          </w:pPr>
        </w:pPrChange>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ins w:id="3166" w:author="Kuba Fa" w:date="2023-03-11T19:10:00Z">
        <w:r w:rsidR="00FA102F">
          <w:t>, użytkownik</w:t>
        </w:r>
      </w:ins>
      <w:r>
        <w:t xml:space="preserve"> nie jest</w:t>
      </w:r>
      <w:del w:id="3167" w:author="Kuba Fa" w:date="2023-03-11T19:10:00Z">
        <w:r w:rsidDel="00FA102F">
          <w:delText xml:space="preserve"> on</w:delText>
        </w:r>
      </w:del>
      <w:r>
        <w:t xml:space="preserve"> tego świadomy. Dzięki testom, które mogą być uruchamiane przy </w:t>
      </w:r>
      <w:del w:id="3168" w:author="Kuba Fa" w:date="2023-03-11T19:10:00Z">
        <w:r w:rsidDel="00FA102F">
          <w:delText>każdym commicie</w:delText>
        </w:r>
      </w:del>
      <w:ins w:id="3169" w:author="Kuba Fa" w:date="2023-03-11T19:10:00Z">
        <w:r w:rsidR="00FA102F">
          <w:t>każdej zmianie np.</w:t>
        </w:r>
      </w:ins>
      <w:r>
        <w:t xml:space="preserve"> za pomocą takiego </w:t>
      </w:r>
      <w:r>
        <w:lastRenderedPageBreak/>
        <w:t xml:space="preserve">narzędzia jak Husky, do takiego zdarzenia nie ma prawa dojść. W momencie błędu, czyli niespełnienia oczekiwań zdefiniowanych w testach, </w:t>
      </w:r>
      <w:ins w:id="3170" w:author="Kuba Fa" w:date="2023-03-11T19:11:00Z">
        <w:r w:rsidR="00FA102F">
          <w:t>zmiany</w:t>
        </w:r>
      </w:ins>
      <w:del w:id="3171" w:author="Kuba Fa" w:date="2023-03-11T19:11:00Z">
        <w:r w:rsidDel="00FA102F">
          <w:delText>commit</w:delText>
        </w:r>
      </w:del>
      <w:r>
        <w:t xml:space="preserve"> nie zostan</w:t>
      </w:r>
      <w:ins w:id="3172" w:author="Kuba Fa" w:date="2023-03-11T19:11:00Z">
        <w:r w:rsidR="00FA102F">
          <w:t>ą</w:t>
        </w:r>
      </w:ins>
      <w:del w:id="3173" w:author="Kuba Fa" w:date="2023-03-11T19:11:00Z">
        <w:r w:rsidDel="00FA102F">
          <w:delText>ie</w:delText>
        </w:r>
      </w:del>
      <w:r>
        <w:t xml:space="preserve"> wysłan</w:t>
      </w:r>
      <w:ins w:id="3174" w:author="Kuba Fa" w:date="2023-03-11T19:11:00Z">
        <w:r w:rsidR="00FA102F">
          <w:t>e</w:t>
        </w:r>
      </w:ins>
      <w:del w:id="3175" w:author="Kuba Fa" w:date="2023-03-11T19:11:00Z">
        <w:r w:rsidDel="00FA102F">
          <w:delText>y</w:delText>
        </w:r>
      </w:del>
      <w:r>
        <w:t xml:space="preserve"> do repozytorium.</w:t>
      </w:r>
      <w:ins w:id="3176" w:author="Kuba Fa" w:date="2023-03-11T19:11:00Z">
        <w:r w:rsidR="00FA102F">
          <w:t xml:space="preserve"> </w:t>
        </w:r>
      </w:ins>
      <w:ins w:id="3177" w:author="Kuba Fa" w:date="2023-02-02T17:48:00Z">
        <w:r w:rsidR="00921BD2">
          <w:t xml:space="preserve">Wprowadzenie zorganizowanego procesu testowania może przynieść również inne znaczące korzyści. </w:t>
        </w:r>
      </w:ins>
      <w:ins w:id="3178" w:author="Kuba Fa" w:date="2023-02-02T17:49:00Z">
        <w:r w:rsidR="00921BD2">
          <w:t xml:space="preserve">Jednym z istotnych aspektów, jest aktywny udział testera od etapu oszacowania i analizy. </w:t>
        </w:r>
      </w:ins>
      <w:ins w:id="3179" w:author="Kuba Fa" w:date="2023-02-02T17:51:00Z">
        <w:r w:rsidR="00921BD2">
          <w:t>Dzięki takim działaniom błędy podczas wprowadzania zmian zdarzają się bardzo rzadko.</w:t>
        </w:r>
      </w:ins>
      <w:ins w:id="3180" w:author="Kuba Fa" w:date="2023-02-02T17:52:00Z">
        <w:r w:rsidR="00A128AF">
          <w:t xml:space="preserve"> Programiści </w:t>
        </w:r>
      </w:ins>
      <w:ins w:id="3181" w:author="Kuba Fa" w:date="2023-02-02T17:53:00Z">
        <w:r w:rsidR="00A128AF">
          <w:t>podczas pracy są w stanie skoncentrować się na kluczowych aspektach, znając na wstępie zakres i cel testów</w:t>
        </w:r>
      </w:ins>
      <w:ins w:id="3182" w:author="Kuba Fa" w:date="2023-02-02T15:02:00Z">
        <w:r w:rsidR="000017CB">
          <w:t>[</w:t>
        </w:r>
      </w:ins>
      <w:ins w:id="3183" w:author="Kuba Fa" w:date="2023-03-11T19:41:00Z">
        <w:r w:rsidR="00FD366F">
          <w:t>18</w:t>
        </w:r>
      </w:ins>
      <w:ins w:id="3184" w:author="Kuba Fa" w:date="2023-02-02T15:02:00Z">
        <w:r w:rsidR="000017CB">
          <w:t>]</w:t>
        </w:r>
      </w:ins>
      <w:r w:rsidR="00EA6397">
        <w:t xml:space="preserve"> .</w:t>
      </w:r>
    </w:p>
    <w:p w14:paraId="328BF875" w14:textId="76491DEE" w:rsidR="00CA4A4A" w:rsidRPr="00290460" w:rsidRDefault="00EA6397">
      <w:pPr>
        <w:pStyle w:val="MojNormalny2"/>
        <w:ind w:firstLine="0"/>
        <w:jc w:val="left"/>
        <w:pPrChange w:id="3185" w:author="Kuba Fa" w:date="2023-03-11T19:11:00Z">
          <w:pPr>
            <w:pStyle w:val="MojNormalny2"/>
            <w:ind w:firstLine="0"/>
          </w:pPr>
        </w:pPrChange>
      </w:pPr>
      <w:del w:id="3186" w:author="Kuba Fa" w:date="2023-03-11T19:11:00Z">
        <w:r w:rsidRPr="00EA6397" w:rsidDel="00FA102F">
          <w:rPr>
            <w:color w:val="FF0000"/>
          </w:rPr>
          <w:delText>[bezosobowo]</w:delText>
        </w:r>
      </w:del>
      <w:r w:rsidRPr="00EA6397">
        <w:rPr>
          <w:color w:val="FF0000"/>
        </w:rPr>
        <w:t xml:space="preserve"> </w:t>
      </w:r>
      <w:r w:rsidR="00CA4A4A">
        <w:t>W</w:t>
      </w:r>
      <w:del w:id="3187" w:author="Kuba Fa" w:date="2023-03-11T19:12:00Z">
        <w:r w:rsidR="00CA4A4A" w:rsidDel="00A9616F">
          <w:delText xml:space="preserve"> mojej</w:delText>
        </w:r>
      </w:del>
      <w:r w:rsidR="00CA4A4A">
        <w:t xml:space="preserve"> aplikacji za pomocą Cypressa dodane zostały testy sprawdzające tabele sortującą. W podstronie zawodników, po naciśnięciu przycisku źródła danego atrybutu, witryna uporządkowuje graczy w kolejności od największej wartości tej statystyki, bądź różnicy pomiędzy oboma źródłami.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pPr>
        <w:pStyle w:val="MojNormalny2"/>
        <w:keepNext/>
        <w:ind w:firstLine="0"/>
        <w:jc w:val="center"/>
        <w:pPrChange w:id="3188" w:author="Kuba Fa" w:date="2023-03-11T18:56:00Z">
          <w:pPr>
            <w:pStyle w:val="MojNormalny2"/>
            <w:keepNext/>
            <w:ind w:firstLine="0"/>
          </w:pPr>
        </w:pPrChange>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58"/>
                    <a:stretch>
                      <a:fillRect/>
                    </a:stretch>
                  </pic:blipFill>
                  <pic:spPr>
                    <a:xfrm>
                      <a:off x="0" y="0"/>
                      <a:ext cx="5609333" cy="4344484"/>
                    </a:xfrm>
                    <a:prstGeom prst="rect">
                      <a:avLst/>
                    </a:prstGeom>
                  </pic:spPr>
                </pic:pic>
              </a:graphicData>
            </a:graphic>
          </wp:inline>
        </w:drawing>
      </w:r>
    </w:p>
    <w:p w14:paraId="064B6C88" w14:textId="6C7700B1" w:rsidR="00CA4A4A" w:rsidRDefault="00CA4A4A" w:rsidP="00267892">
      <w:pPr>
        <w:pStyle w:val="Legenda"/>
        <w:jc w:val="center"/>
        <w:rPr>
          <w:ins w:id="3189" w:author="Kuba Fa" w:date="2023-03-11T19:13:00Z"/>
          <w:sz w:val="22"/>
          <w:szCs w:val="22"/>
        </w:rPr>
      </w:pPr>
      <w:r w:rsidRPr="00267892">
        <w:rPr>
          <w:sz w:val="22"/>
          <w:szCs w:val="22"/>
          <w:rPrChange w:id="3190" w:author="Kuba Fa" w:date="2023-03-11T18:56:00Z">
            <w:rPr/>
          </w:rPrChange>
        </w:rPr>
        <w:t xml:space="preserve">Rysunek </w:t>
      </w:r>
      <w:ins w:id="3191" w:author="Kuba Fa" w:date="2023-03-10T20:30:00Z">
        <w:r w:rsidR="002420F2" w:rsidRPr="00267892">
          <w:rPr>
            <w:sz w:val="22"/>
            <w:szCs w:val="22"/>
            <w:rPrChange w:id="3192" w:author="Kuba Fa" w:date="2023-03-11T18:56:00Z">
              <w:rPr/>
            </w:rPrChange>
          </w:rPr>
          <w:t>3</w:t>
        </w:r>
      </w:ins>
      <w:ins w:id="3193" w:author="Kuba Fa" w:date="2023-03-11T18:42:00Z">
        <w:r w:rsidR="005C4115" w:rsidRPr="00267892">
          <w:rPr>
            <w:sz w:val="22"/>
            <w:szCs w:val="22"/>
            <w:rPrChange w:id="3194" w:author="Kuba Fa" w:date="2023-03-11T18:56:00Z">
              <w:rPr/>
            </w:rPrChange>
          </w:rPr>
          <w:t>5</w:t>
        </w:r>
      </w:ins>
      <w:del w:id="3195" w:author="Kuba Fa" w:date="2023-03-10T20:30:00Z">
        <w:r w:rsidRPr="00267892" w:rsidDel="002420F2">
          <w:rPr>
            <w:sz w:val="22"/>
            <w:szCs w:val="22"/>
            <w:rPrChange w:id="3196" w:author="Kuba Fa" w:date="2023-03-11T18:56:00Z">
              <w:rPr/>
            </w:rPrChange>
          </w:rPr>
          <w:delText>29</w:delText>
        </w:r>
      </w:del>
      <w:r w:rsidRPr="00267892">
        <w:rPr>
          <w:sz w:val="22"/>
          <w:szCs w:val="22"/>
          <w:rPrChange w:id="3197" w:author="Kuba Fa" w:date="2023-03-11T18:56:00Z">
            <w:rPr/>
          </w:rPrChange>
        </w:rPr>
        <w:t xml:space="preserve"> - Zawartość testów</w:t>
      </w:r>
    </w:p>
    <w:p w14:paraId="2C6269CF" w14:textId="52EB15B7" w:rsidR="00A9616F" w:rsidRPr="00A9616F" w:rsidRDefault="00A9616F">
      <w:pPr>
        <w:pStyle w:val="Legenda"/>
        <w:jc w:val="center"/>
        <w:rPr>
          <w:rFonts w:ascii="Times New Roman" w:hAnsi="Times New Roman" w:cs="Times New Roman"/>
          <w:i w:val="0"/>
          <w:iCs w:val="0"/>
          <w:sz w:val="24"/>
          <w:szCs w:val="24"/>
          <w:rPrChange w:id="3198" w:author="Kuba Fa" w:date="2023-03-11T19:14:00Z">
            <w:rPr>
              <w:b/>
              <w:bCs/>
              <w:sz w:val="32"/>
              <w:szCs w:val="32"/>
            </w:rPr>
          </w:rPrChange>
        </w:rPr>
        <w:pPrChange w:id="3199" w:author="Kuba Fa" w:date="2023-03-11T19:13:00Z">
          <w:pPr>
            <w:pStyle w:val="Legenda"/>
            <w:jc w:val="both"/>
          </w:pPr>
        </w:pPrChange>
      </w:pPr>
      <w:ins w:id="3200" w:author="Kuba Fa" w:date="2023-03-11T19:13:00Z">
        <w:r w:rsidRPr="00A9616F">
          <w:rPr>
            <w:rFonts w:ascii="Times New Roman" w:hAnsi="Times New Roman" w:cs="Times New Roman"/>
            <w:i w:val="0"/>
            <w:iCs w:val="0"/>
            <w:sz w:val="24"/>
            <w:szCs w:val="24"/>
            <w:rPrChange w:id="3201" w:author="Kuba Fa" w:date="2023-03-11T19:14:00Z">
              <w:rPr>
                <w:sz w:val="22"/>
                <w:szCs w:val="22"/>
              </w:rPr>
            </w:rPrChange>
          </w:rPr>
          <w:lastRenderedPageBreak/>
          <w:t xml:space="preserve">Naciśnięcie przycisku </w:t>
        </w:r>
        <w:r w:rsidRPr="00A9616F">
          <w:rPr>
            <w:rFonts w:ascii="Times New Roman" w:hAnsi="Times New Roman" w:cs="Times New Roman"/>
            <w:i w:val="0"/>
            <w:iCs w:val="0"/>
            <w:sz w:val="22"/>
            <w:szCs w:val="22"/>
            <w:rPrChange w:id="3202" w:author="Kuba Fa" w:date="2023-03-11T19:14:00Z">
              <w:rPr>
                <w:sz w:val="22"/>
                <w:szCs w:val="22"/>
              </w:rPr>
            </w:rPrChange>
          </w:rPr>
          <w:t>sortowania</w:t>
        </w:r>
        <w:r w:rsidRPr="00A9616F">
          <w:rPr>
            <w:rFonts w:ascii="Times New Roman" w:hAnsi="Times New Roman" w:cs="Times New Roman"/>
            <w:i w:val="0"/>
            <w:iCs w:val="0"/>
            <w:sz w:val="24"/>
            <w:szCs w:val="24"/>
            <w:rPrChange w:id="3203" w:author="Kuba Fa" w:date="2023-03-11T19:14:00Z">
              <w:rPr>
                <w:sz w:val="22"/>
                <w:szCs w:val="22"/>
              </w:rPr>
            </w:rPrChange>
          </w:rPr>
          <w:t xml:space="preserve"> po różnicy wartości pomiędzy grami w ocenie ogólnej</w:t>
        </w:r>
      </w:ins>
    </w:p>
    <w:p w14:paraId="168F53F5" w14:textId="77777777" w:rsidR="00CA4A4A" w:rsidRDefault="00CA4A4A">
      <w:pPr>
        <w:pStyle w:val="MojNormalny2"/>
        <w:keepNext/>
        <w:ind w:firstLine="0"/>
        <w:jc w:val="center"/>
        <w:pPrChange w:id="3204" w:author="Kuba Fa" w:date="2023-03-11T18:57:00Z">
          <w:pPr>
            <w:pStyle w:val="MojNormalny2"/>
            <w:keepNext/>
            <w:ind w:firstLine="0"/>
          </w:pPr>
        </w:pPrChange>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6FFC6332" w:rsidR="00CA4A4A" w:rsidRDefault="00CA4A4A" w:rsidP="00267892">
      <w:pPr>
        <w:pStyle w:val="Legenda"/>
        <w:jc w:val="center"/>
        <w:rPr>
          <w:ins w:id="3205" w:author="Kuba Fa" w:date="2023-03-11T19:14:00Z"/>
          <w:sz w:val="22"/>
          <w:szCs w:val="22"/>
        </w:rPr>
      </w:pPr>
      <w:r w:rsidRPr="00267892">
        <w:rPr>
          <w:sz w:val="22"/>
          <w:szCs w:val="22"/>
          <w:rPrChange w:id="3206" w:author="Kuba Fa" w:date="2023-03-11T18:57:00Z">
            <w:rPr/>
          </w:rPrChange>
        </w:rPr>
        <w:t xml:space="preserve">Rysunek </w:t>
      </w:r>
      <w:r w:rsidRPr="00267892">
        <w:rPr>
          <w:sz w:val="22"/>
          <w:szCs w:val="22"/>
          <w:rPrChange w:id="3207" w:author="Kuba Fa" w:date="2023-03-11T18:57:00Z">
            <w:rPr/>
          </w:rPrChange>
        </w:rPr>
        <w:fldChar w:fldCharType="begin"/>
      </w:r>
      <w:r w:rsidRPr="00267892">
        <w:rPr>
          <w:sz w:val="22"/>
          <w:szCs w:val="22"/>
          <w:rPrChange w:id="3208" w:author="Kuba Fa" w:date="2023-03-11T18:57:00Z">
            <w:rPr/>
          </w:rPrChange>
        </w:rPr>
        <w:instrText xml:space="preserve"> SEQ Rysunek \* ARABIC </w:instrText>
      </w:r>
      <w:r w:rsidRPr="00267892">
        <w:rPr>
          <w:sz w:val="22"/>
          <w:szCs w:val="22"/>
          <w:rPrChange w:id="3209" w:author="Kuba Fa" w:date="2023-03-11T18:57:00Z">
            <w:rPr>
              <w:noProof/>
            </w:rPr>
          </w:rPrChange>
        </w:rPr>
        <w:fldChar w:fldCharType="separate"/>
      </w:r>
      <w:r w:rsidR="004D225F" w:rsidRPr="00267892">
        <w:rPr>
          <w:noProof/>
          <w:sz w:val="22"/>
          <w:szCs w:val="22"/>
          <w:rPrChange w:id="3210" w:author="Kuba Fa" w:date="2023-03-11T18:57:00Z">
            <w:rPr>
              <w:noProof/>
            </w:rPr>
          </w:rPrChange>
        </w:rPr>
        <w:t>3</w:t>
      </w:r>
      <w:r w:rsidRPr="00267892">
        <w:rPr>
          <w:noProof/>
          <w:sz w:val="22"/>
          <w:szCs w:val="22"/>
          <w:rPrChange w:id="3211" w:author="Kuba Fa" w:date="2023-03-11T18:57:00Z">
            <w:rPr>
              <w:noProof/>
            </w:rPr>
          </w:rPrChange>
        </w:rPr>
        <w:fldChar w:fldCharType="end"/>
      </w:r>
      <w:ins w:id="3212" w:author="Kuba Fa" w:date="2023-03-11T18:42:00Z">
        <w:r w:rsidR="005C4115" w:rsidRPr="00267892">
          <w:rPr>
            <w:sz w:val="22"/>
            <w:szCs w:val="22"/>
            <w:rPrChange w:id="3213" w:author="Kuba Fa" w:date="2023-03-11T18:57:00Z">
              <w:rPr/>
            </w:rPrChange>
          </w:rPr>
          <w:t>6</w:t>
        </w:r>
      </w:ins>
      <w:del w:id="3214" w:author="Kuba Fa" w:date="2023-03-10T20:30:00Z">
        <w:r w:rsidRPr="00267892" w:rsidDel="002420F2">
          <w:rPr>
            <w:sz w:val="22"/>
            <w:szCs w:val="22"/>
            <w:rPrChange w:id="3215" w:author="Kuba Fa" w:date="2023-03-11T18:57:00Z">
              <w:rPr/>
            </w:rPrChange>
          </w:rPr>
          <w:delText>0</w:delText>
        </w:r>
      </w:del>
      <w:del w:id="3216" w:author="Kuba Fa" w:date="2023-03-11T19:13:00Z">
        <w:r w:rsidRPr="00267892" w:rsidDel="00A9616F">
          <w:rPr>
            <w:sz w:val="22"/>
            <w:szCs w:val="22"/>
            <w:rPrChange w:id="3217" w:author="Kuba Fa" w:date="2023-03-11T18:57:00Z">
              <w:rPr/>
            </w:rPrChange>
          </w:rPr>
          <w:delText xml:space="preserve"> - Naciśnięcie przycisku sortowania po różnicy wartości pomiędzy grami w ocenie ogólnej</w:delText>
        </w:r>
      </w:del>
    </w:p>
    <w:p w14:paraId="40767A29" w14:textId="74FD68A7" w:rsidR="00A9616F" w:rsidRDefault="00A9616F" w:rsidP="00A9616F">
      <w:pPr>
        <w:pStyle w:val="MojNormalny2"/>
        <w:rPr>
          <w:ins w:id="3218" w:author="Kuba Fa" w:date="2023-03-11T19:14:00Z"/>
        </w:rPr>
      </w:pPr>
    </w:p>
    <w:p w14:paraId="38A4B95E" w14:textId="1163F572" w:rsidR="00A9616F" w:rsidRPr="00A9616F" w:rsidRDefault="00A9616F">
      <w:pPr>
        <w:pStyle w:val="MojNormalny2"/>
        <w:pPrChange w:id="3219" w:author="Kuba Fa" w:date="2023-03-11T19:14:00Z">
          <w:pPr>
            <w:pStyle w:val="Legenda"/>
            <w:jc w:val="both"/>
          </w:pPr>
        </w:pPrChange>
      </w:pPr>
      <w:ins w:id="3220" w:author="Kuba Fa" w:date="2023-03-11T19:14:00Z">
        <w:r w:rsidRPr="00883C92">
          <w:rPr>
            <w:sz w:val="22"/>
            <w:szCs w:val="22"/>
          </w:rPr>
          <w:t>Odzwierciedlenie graficzne polecenia (Rysunek 36)</w:t>
        </w:r>
      </w:ins>
    </w:p>
    <w:p w14:paraId="46F6DDD6" w14:textId="77777777" w:rsidR="00CA4A4A" w:rsidRPr="00F2797C" w:rsidRDefault="00CA4A4A">
      <w:pPr>
        <w:pStyle w:val="MojNormalny2"/>
        <w:jc w:val="left"/>
        <w:pPrChange w:id="3221" w:author="Kuba Fa" w:date="2023-02-02T18:21:00Z">
          <w:pPr>
            <w:pStyle w:val="MojNormalny2"/>
          </w:pPr>
        </w:pPrChange>
      </w:pPr>
    </w:p>
    <w:p w14:paraId="07A93855" w14:textId="77777777" w:rsidR="00CA4A4A" w:rsidRDefault="00CA4A4A">
      <w:pPr>
        <w:pStyle w:val="MojNormalny2"/>
        <w:keepNext/>
        <w:ind w:firstLine="0"/>
        <w:jc w:val="center"/>
        <w:pPrChange w:id="3222" w:author="Kuba Fa" w:date="2023-03-11T18:57:00Z">
          <w:pPr>
            <w:pStyle w:val="MojNormalny2"/>
            <w:keepNext/>
            <w:ind w:firstLine="0"/>
          </w:pPr>
        </w:pPrChange>
      </w:pPr>
      <w:r>
        <w:rPr>
          <w:b/>
          <w:bCs/>
          <w:noProof/>
          <w:sz w:val="32"/>
          <w:szCs w:val="32"/>
        </w:rPr>
        <w:lastRenderedPageBreak/>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36C22802" w:rsidR="00CA4A4A" w:rsidRDefault="00CA4A4A" w:rsidP="00267892">
      <w:pPr>
        <w:pStyle w:val="Legenda"/>
        <w:jc w:val="center"/>
        <w:rPr>
          <w:ins w:id="3223" w:author="Kuba Fa" w:date="2023-03-11T19:14:00Z"/>
          <w:sz w:val="22"/>
          <w:szCs w:val="22"/>
        </w:rPr>
      </w:pPr>
      <w:r w:rsidRPr="00267892">
        <w:rPr>
          <w:sz w:val="22"/>
          <w:szCs w:val="22"/>
          <w:rPrChange w:id="3224" w:author="Kuba Fa" w:date="2023-03-11T18:57:00Z">
            <w:rPr/>
          </w:rPrChange>
        </w:rPr>
        <w:t>Rysunek 3</w:t>
      </w:r>
      <w:ins w:id="3225" w:author="Kuba Fa" w:date="2023-03-11T18:42:00Z">
        <w:r w:rsidR="005C4115" w:rsidRPr="00267892">
          <w:rPr>
            <w:sz w:val="22"/>
            <w:szCs w:val="22"/>
            <w:rPrChange w:id="3226" w:author="Kuba Fa" w:date="2023-03-11T18:57:00Z">
              <w:rPr/>
            </w:rPrChange>
          </w:rPr>
          <w:t>7</w:t>
        </w:r>
      </w:ins>
      <w:del w:id="3227" w:author="Kuba Fa" w:date="2023-03-10T20:30:00Z">
        <w:r w:rsidRPr="00267892" w:rsidDel="002420F2">
          <w:rPr>
            <w:sz w:val="22"/>
            <w:szCs w:val="22"/>
            <w:rPrChange w:id="3228" w:author="Kuba Fa" w:date="2023-03-11T18:57:00Z">
              <w:rPr/>
            </w:rPrChange>
          </w:rPr>
          <w:delText>1</w:delText>
        </w:r>
      </w:del>
      <w:r w:rsidRPr="00267892">
        <w:rPr>
          <w:sz w:val="22"/>
          <w:szCs w:val="22"/>
          <w:rPrChange w:id="3229" w:author="Kuba Fa" w:date="2023-03-11T18:57:00Z">
            <w:rPr/>
          </w:rPrChange>
        </w:rPr>
        <w:t xml:space="preserve">  </w:t>
      </w:r>
      <w:del w:id="3230" w:author="Kuba Fa" w:date="2023-03-11T19:14:00Z">
        <w:r w:rsidRPr="00267892" w:rsidDel="00A9616F">
          <w:rPr>
            <w:sz w:val="22"/>
            <w:szCs w:val="22"/>
            <w:rPrChange w:id="3231" w:author="Kuba Fa" w:date="2023-03-11T18:57:00Z">
              <w:rPr/>
            </w:rPrChange>
          </w:rPr>
          <w:delText>- Odzwierciedlenie graficzne polecenia</w:delText>
        </w:r>
      </w:del>
      <w:del w:id="3232" w:author="Kuba Fa" w:date="2023-03-11T18:43:00Z">
        <w:r w:rsidRPr="00267892" w:rsidDel="005C4115">
          <w:rPr>
            <w:sz w:val="22"/>
            <w:szCs w:val="22"/>
            <w:rPrChange w:id="3233" w:author="Kuba Fa" w:date="2023-03-11T18:57:00Z">
              <w:rPr/>
            </w:rPrChange>
          </w:rPr>
          <w:delText xml:space="preserve"> w rysunku 30</w:delText>
        </w:r>
      </w:del>
    </w:p>
    <w:p w14:paraId="5185A054" w14:textId="34B770BE" w:rsidR="00A9616F" w:rsidRPr="00A9616F" w:rsidRDefault="00A9616F">
      <w:pPr>
        <w:pStyle w:val="MojNormalny2"/>
        <w:rPr>
          <w:rPrChange w:id="3234" w:author="Kuba Fa" w:date="2023-03-11T19:14:00Z">
            <w:rPr>
              <w:b/>
              <w:bCs/>
              <w:sz w:val="32"/>
              <w:szCs w:val="32"/>
            </w:rPr>
          </w:rPrChange>
        </w:rPr>
        <w:pPrChange w:id="3235" w:author="Kuba Fa" w:date="2023-03-11T19:14:00Z">
          <w:pPr>
            <w:pStyle w:val="Legenda"/>
            <w:jc w:val="both"/>
          </w:pPr>
        </w:pPrChange>
      </w:pPr>
      <w:ins w:id="3236" w:author="Kuba Fa" w:date="2023-03-11T19:14:00Z">
        <w:r w:rsidRPr="00883C92">
          <w:rPr>
            <w:sz w:val="22"/>
            <w:szCs w:val="22"/>
          </w:rPr>
          <w:t>Przeszukiwanie wszystkich elementów tablicy</w:t>
        </w:r>
      </w:ins>
    </w:p>
    <w:p w14:paraId="736C8564" w14:textId="77777777" w:rsidR="00CA4A4A" w:rsidRDefault="00CA4A4A">
      <w:pPr>
        <w:pStyle w:val="MojNormalny2"/>
        <w:keepNext/>
        <w:ind w:firstLine="0"/>
        <w:jc w:val="center"/>
        <w:pPrChange w:id="3237" w:author="Kuba Fa" w:date="2023-03-11T18:57:00Z">
          <w:pPr>
            <w:pStyle w:val="MojNormalny2"/>
            <w:keepNext/>
            <w:ind w:firstLine="0"/>
          </w:pPr>
        </w:pPrChange>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65EBE57D" w:rsidR="00CA4A4A" w:rsidRDefault="00CA4A4A" w:rsidP="00267892">
      <w:pPr>
        <w:pStyle w:val="Legenda"/>
        <w:jc w:val="center"/>
        <w:rPr>
          <w:ins w:id="3238" w:author="Kuba Fa" w:date="2023-03-11T19:14:00Z"/>
          <w:sz w:val="22"/>
          <w:szCs w:val="22"/>
        </w:rPr>
      </w:pPr>
      <w:r w:rsidRPr="00267892">
        <w:rPr>
          <w:sz w:val="22"/>
          <w:szCs w:val="22"/>
          <w:rPrChange w:id="3239" w:author="Kuba Fa" w:date="2023-03-11T18:57:00Z">
            <w:rPr/>
          </w:rPrChange>
        </w:rPr>
        <w:t>Rysunek 3</w:t>
      </w:r>
      <w:ins w:id="3240" w:author="Kuba Fa" w:date="2023-03-11T18:43:00Z">
        <w:r w:rsidR="005C4115" w:rsidRPr="00267892">
          <w:rPr>
            <w:sz w:val="22"/>
            <w:szCs w:val="22"/>
            <w:rPrChange w:id="3241" w:author="Kuba Fa" w:date="2023-03-11T18:57:00Z">
              <w:rPr/>
            </w:rPrChange>
          </w:rPr>
          <w:t>8</w:t>
        </w:r>
      </w:ins>
      <w:del w:id="3242" w:author="Kuba Fa" w:date="2023-03-10T20:30:00Z">
        <w:r w:rsidRPr="00267892" w:rsidDel="002420F2">
          <w:rPr>
            <w:sz w:val="22"/>
            <w:szCs w:val="22"/>
            <w:rPrChange w:id="3243" w:author="Kuba Fa" w:date="2023-03-11T18:57:00Z">
              <w:rPr/>
            </w:rPrChange>
          </w:rPr>
          <w:delText>2</w:delText>
        </w:r>
      </w:del>
      <w:del w:id="3244" w:author="Kuba Fa" w:date="2023-03-11T19:14:00Z">
        <w:r w:rsidRPr="00267892" w:rsidDel="00A9616F">
          <w:rPr>
            <w:sz w:val="22"/>
            <w:szCs w:val="22"/>
            <w:rPrChange w:id="3245" w:author="Kuba Fa" w:date="2023-03-11T18:57:00Z">
              <w:rPr/>
            </w:rPrChange>
          </w:rPr>
          <w:delText xml:space="preserve"> - Przeszukiwanie wszystkich elementów tablicy</w:delText>
        </w:r>
      </w:del>
    </w:p>
    <w:p w14:paraId="25CFDE14" w14:textId="0FC48A4D" w:rsidR="00A9616F" w:rsidRPr="00A9616F" w:rsidRDefault="00A9616F">
      <w:pPr>
        <w:pStyle w:val="MojNormalny2"/>
        <w:pPrChange w:id="3246" w:author="Kuba Fa" w:date="2023-03-11T19:14:00Z">
          <w:pPr>
            <w:pStyle w:val="Legenda"/>
            <w:jc w:val="both"/>
          </w:pPr>
        </w:pPrChange>
      </w:pPr>
      <w:ins w:id="3247" w:author="Kuba Fa" w:date="2023-03-11T19:14:00Z">
        <w:r w:rsidRPr="00883C92">
          <w:rPr>
            <w:sz w:val="22"/>
            <w:szCs w:val="22"/>
          </w:rPr>
          <w:t>Odzwierciedlenie graficzne polecenia (Rysunek 38</w:t>
        </w:r>
        <w:r>
          <w:rPr>
            <w:sz w:val="22"/>
            <w:szCs w:val="22"/>
          </w:rPr>
          <w:t>)</w:t>
        </w:r>
      </w:ins>
    </w:p>
    <w:p w14:paraId="162A56DF" w14:textId="77777777" w:rsidR="00CA4A4A" w:rsidRPr="00F2797C" w:rsidRDefault="00CA4A4A">
      <w:pPr>
        <w:pStyle w:val="MojNormalny2"/>
        <w:jc w:val="left"/>
        <w:pPrChange w:id="3248" w:author="Kuba Fa" w:date="2023-02-02T18:21:00Z">
          <w:pPr>
            <w:pStyle w:val="MojNormalny2"/>
          </w:pPr>
        </w:pPrChange>
      </w:pPr>
    </w:p>
    <w:p w14:paraId="7153786F" w14:textId="77777777" w:rsidR="00CA4A4A" w:rsidRDefault="00CA4A4A">
      <w:pPr>
        <w:pStyle w:val="MojNormalny2"/>
        <w:keepNext/>
        <w:ind w:firstLine="0"/>
        <w:jc w:val="center"/>
        <w:pPrChange w:id="3249" w:author="Kuba Fa" w:date="2023-03-11T18:57:00Z">
          <w:pPr>
            <w:pStyle w:val="MojNormalny2"/>
            <w:keepNext/>
            <w:ind w:firstLine="0"/>
          </w:pPr>
        </w:pPrChange>
      </w:pPr>
      <w:r>
        <w:rPr>
          <w:b/>
          <w:bCs/>
          <w:noProof/>
          <w:sz w:val="32"/>
          <w:szCs w:val="32"/>
        </w:rPr>
        <w:lastRenderedPageBreak/>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688F222D" w:rsidR="00CA4A4A" w:rsidRDefault="00CA4A4A" w:rsidP="00267892">
      <w:pPr>
        <w:pStyle w:val="Legenda"/>
        <w:jc w:val="center"/>
        <w:rPr>
          <w:ins w:id="3250" w:author="Kuba Fa" w:date="2023-03-11T19:15:00Z"/>
          <w:sz w:val="22"/>
          <w:szCs w:val="22"/>
        </w:rPr>
      </w:pPr>
      <w:r w:rsidRPr="00267892">
        <w:rPr>
          <w:sz w:val="22"/>
          <w:szCs w:val="22"/>
          <w:rPrChange w:id="3251" w:author="Kuba Fa" w:date="2023-03-11T18:57:00Z">
            <w:rPr/>
          </w:rPrChange>
        </w:rPr>
        <w:t>Rysunek 3</w:t>
      </w:r>
      <w:ins w:id="3252" w:author="Kuba Fa" w:date="2023-03-11T18:43:00Z">
        <w:r w:rsidR="005C4115" w:rsidRPr="00267892">
          <w:rPr>
            <w:sz w:val="22"/>
            <w:szCs w:val="22"/>
            <w:rPrChange w:id="3253" w:author="Kuba Fa" w:date="2023-03-11T18:57:00Z">
              <w:rPr/>
            </w:rPrChange>
          </w:rPr>
          <w:t>9</w:t>
        </w:r>
      </w:ins>
      <w:del w:id="3254" w:author="Kuba Fa" w:date="2023-03-10T20:30:00Z">
        <w:r w:rsidRPr="00267892" w:rsidDel="002420F2">
          <w:rPr>
            <w:sz w:val="22"/>
            <w:szCs w:val="22"/>
            <w:rPrChange w:id="3255" w:author="Kuba Fa" w:date="2023-03-11T18:57:00Z">
              <w:rPr/>
            </w:rPrChange>
          </w:rPr>
          <w:delText>3</w:delText>
        </w:r>
      </w:del>
      <w:del w:id="3256" w:author="Kuba Fa" w:date="2023-03-11T19:14:00Z">
        <w:r w:rsidRPr="00267892" w:rsidDel="00A9616F">
          <w:rPr>
            <w:sz w:val="22"/>
            <w:szCs w:val="22"/>
            <w:rPrChange w:id="3257" w:author="Kuba Fa" w:date="2023-03-11T18:57:00Z">
              <w:rPr/>
            </w:rPrChange>
          </w:rPr>
          <w:delText xml:space="preserve"> - Odzwierciedlenie graficzne polecenia </w:delText>
        </w:r>
      </w:del>
      <w:ins w:id="3258" w:author="Kuba Fa" w:date="2023-03-11T18:44:00Z">
        <w:r w:rsidR="005C4115" w:rsidRPr="00267892">
          <w:rPr>
            <w:sz w:val="22"/>
            <w:szCs w:val="22"/>
            <w:rPrChange w:id="3259" w:author="Kuba Fa" w:date="2023-03-11T18:57:00Z">
              <w:rPr/>
            </w:rPrChange>
          </w:rPr>
          <w:t>)</w:t>
        </w:r>
      </w:ins>
      <w:del w:id="3260" w:author="Kuba Fa" w:date="2023-03-11T18:44:00Z">
        <w:r w:rsidRPr="00267892" w:rsidDel="005C4115">
          <w:rPr>
            <w:sz w:val="22"/>
            <w:szCs w:val="22"/>
            <w:rPrChange w:id="3261" w:author="Kuba Fa" w:date="2023-03-11T18:57:00Z">
              <w:rPr/>
            </w:rPrChange>
          </w:rPr>
          <w:delText>w rysunku 3</w:delText>
        </w:r>
      </w:del>
      <w:del w:id="3262" w:author="Kuba Fa" w:date="2023-03-11T18:43:00Z">
        <w:r w:rsidRPr="00267892" w:rsidDel="005C4115">
          <w:rPr>
            <w:sz w:val="22"/>
            <w:szCs w:val="22"/>
            <w:rPrChange w:id="3263" w:author="Kuba Fa" w:date="2023-03-11T18:57:00Z">
              <w:rPr/>
            </w:rPrChange>
          </w:rPr>
          <w:delText>2</w:delText>
        </w:r>
      </w:del>
    </w:p>
    <w:p w14:paraId="561F03F2" w14:textId="65C755DB" w:rsidR="00A9616F" w:rsidRPr="00A9616F" w:rsidRDefault="00A9616F">
      <w:pPr>
        <w:pStyle w:val="MojNormalny2"/>
        <w:rPr>
          <w:rPrChange w:id="3264" w:author="Kuba Fa" w:date="2023-03-11T19:15:00Z">
            <w:rPr>
              <w:b/>
              <w:bCs/>
              <w:sz w:val="32"/>
              <w:szCs w:val="32"/>
            </w:rPr>
          </w:rPrChange>
        </w:rPr>
        <w:pPrChange w:id="3265" w:author="Kuba Fa" w:date="2023-03-11T19:15:00Z">
          <w:pPr>
            <w:pStyle w:val="Legenda"/>
            <w:jc w:val="both"/>
          </w:pPr>
        </w:pPrChange>
      </w:pPr>
      <w:ins w:id="3266" w:author="Kuba Fa" w:date="2023-03-11T19:15:00Z">
        <w:r w:rsidRPr="00883C92">
          <w:rPr>
            <w:sz w:val="22"/>
            <w:szCs w:val="22"/>
          </w:rPr>
          <w:t>Sprawdzenie czy wartości będące wyżej po sortowaniu (Rysunek 39)  są większe bądź równe pozostałym komórkom</w:t>
        </w:r>
      </w:ins>
    </w:p>
    <w:p w14:paraId="7A6BBD4F" w14:textId="77777777" w:rsidR="00CA4A4A" w:rsidRDefault="00CA4A4A">
      <w:pPr>
        <w:pStyle w:val="MojNormalny2"/>
        <w:keepNext/>
        <w:ind w:firstLine="0"/>
        <w:jc w:val="center"/>
        <w:pPrChange w:id="3267" w:author="Kuba Fa" w:date="2023-03-11T18:57:00Z">
          <w:pPr>
            <w:pStyle w:val="MojNormalny2"/>
            <w:keepNext/>
            <w:ind w:firstLine="0"/>
          </w:pPr>
        </w:pPrChange>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3"/>
                    <a:stretch>
                      <a:fillRect/>
                    </a:stretch>
                  </pic:blipFill>
                  <pic:spPr>
                    <a:xfrm>
                      <a:off x="0" y="0"/>
                      <a:ext cx="5759908" cy="3753970"/>
                    </a:xfrm>
                    <a:prstGeom prst="rect">
                      <a:avLst/>
                    </a:prstGeom>
                  </pic:spPr>
                </pic:pic>
              </a:graphicData>
            </a:graphic>
          </wp:inline>
        </w:drawing>
      </w:r>
    </w:p>
    <w:p w14:paraId="124A6D8C" w14:textId="3993B29C" w:rsidR="00CA4A4A" w:rsidRPr="00267892" w:rsidRDefault="00CA4A4A">
      <w:pPr>
        <w:pStyle w:val="Legenda"/>
        <w:jc w:val="center"/>
        <w:rPr>
          <w:b/>
          <w:bCs/>
          <w:sz w:val="22"/>
          <w:szCs w:val="22"/>
          <w:rPrChange w:id="3268" w:author="Kuba Fa" w:date="2023-03-11T18:57:00Z">
            <w:rPr>
              <w:b/>
              <w:bCs/>
              <w:sz w:val="32"/>
              <w:szCs w:val="32"/>
            </w:rPr>
          </w:rPrChange>
        </w:rPr>
        <w:pPrChange w:id="3269" w:author="Kuba Fa" w:date="2023-03-11T18:57:00Z">
          <w:pPr>
            <w:pStyle w:val="Legenda"/>
            <w:jc w:val="both"/>
          </w:pPr>
        </w:pPrChange>
      </w:pPr>
      <w:r w:rsidRPr="00267892">
        <w:rPr>
          <w:sz w:val="22"/>
          <w:szCs w:val="22"/>
          <w:rPrChange w:id="3270" w:author="Kuba Fa" w:date="2023-03-11T18:57:00Z">
            <w:rPr/>
          </w:rPrChange>
        </w:rPr>
        <w:t xml:space="preserve">Rysunek </w:t>
      </w:r>
      <w:del w:id="3271" w:author="Kuba Fa" w:date="2023-03-10T20:30:00Z">
        <w:r w:rsidRPr="00267892" w:rsidDel="002420F2">
          <w:rPr>
            <w:sz w:val="22"/>
            <w:szCs w:val="22"/>
            <w:rPrChange w:id="3272" w:author="Kuba Fa" w:date="2023-03-11T18:57:00Z">
              <w:rPr/>
            </w:rPrChange>
          </w:rPr>
          <w:delText>3</w:delText>
        </w:r>
        <w:r w:rsidRPr="00267892" w:rsidDel="002420F2">
          <w:rPr>
            <w:sz w:val="22"/>
            <w:szCs w:val="22"/>
            <w:rPrChange w:id="3273" w:author="Kuba Fa" w:date="2023-03-11T18:57:00Z">
              <w:rPr/>
            </w:rPrChange>
          </w:rPr>
          <w:fldChar w:fldCharType="begin"/>
        </w:r>
        <w:r w:rsidRPr="00267892" w:rsidDel="002420F2">
          <w:rPr>
            <w:sz w:val="22"/>
            <w:szCs w:val="22"/>
            <w:rPrChange w:id="3274" w:author="Kuba Fa" w:date="2023-03-11T18:57:00Z">
              <w:rPr/>
            </w:rPrChange>
          </w:rPr>
          <w:delInstrText xml:space="preserve"> SEQ Rysunek \* ARABIC </w:delInstrText>
        </w:r>
        <w:r w:rsidRPr="00267892" w:rsidDel="002420F2">
          <w:rPr>
            <w:sz w:val="22"/>
            <w:szCs w:val="22"/>
            <w:rPrChange w:id="3275" w:author="Kuba Fa" w:date="2023-03-11T18:57:00Z">
              <w:rPr>
                <w:noProof/>
              </w:rPr>
            </w:rPrChange>
          </w:rPr>
          <w:fldChar w:fldCharType="separate"/>
        </w:r>
        <w:r w:rsidR="004D225F" w:rsidRPr="00267892" w:rsidDel="002420F2">
          <w:rPr>
            <w:noProof/>
            <w:sz w:val="22"/>
            <w:szCs w:val="22"/>
            <w:rPrChange w:id="3276" w:author="Kuba Fa" w:date="2023-03-11T18:57:00Z">
              <w:rPr>
                <w:noProof/>
              </w:rPr>
            </w:rPrChange>
          </w:rPr>
          <w:delText>4</w:delText>
        </w:r>
        <w:r w:rsidRPr="00267892" w:rsidDel="002420F2">
          <w:rPr>
            <w:noProof/>
            <w:sz w:val="22"/>
            <w:szCs w:val="22"/>
            <w:rPrChange w:id="3277" w:author="Kuba Fa" w:date="2023-03-11T18:57:00Z">
              <w:rPr>
                <w:noProof/>
              </w:rPr>
            </w:rPrChange>
          </w:rPr>
          <w:fldChar w:fldCharType="end"/>
        </w:r>
        <w:r w:rsidRPr="00267892" w:rsidDel="002420F2">
          <w:rPr>
            <w:sz w:val="22"/>
            <w:szCs w:val="22"/>
            <w:rPrChange w:id="3278" w:author="Kuba Fa" w:date="2023-03-11T18:57:00Z">
              <w:rPr/>
            </w:rPrChange>
          </w:rPr>
          <w:delText xml:space="preserve"> </w:delText>
        </w:r>
      </w:del>
      <w:ins w:id="3279" w:author="Kuba Fa" w:date="2023-03-11T18:44:00Z">
        <w:r w:rsidR="00EB14F9" w:rsidRPr="00267892">
          <w:rPr>
            <w:sz w:val="22"/>
            <w:szCs w:val="22"/>
            <w:rPrChange w:id="3280" w:author="Kuba Fa" w:date="2023-03-11T18:57:00Z">
              <w:rPr/>
            </w:rPrChange>
          </w:rPr>
          <w:t>40</w:t>
        </w:r>
      </w:ins>
      <w:ins w:id="3281" w:author="Kuba Fa" w:date="2023-03-10T20:30:00Z">
        <w:r w:rsidR="002420F2" w:rsidRPr="00267892">
          <w:rPr>
            <w:sz w:val="22"/>
            <w:szCs w:val="22"/>
            <w:rPrChange w:id="3282" w:author="Kuba Fa" w:date="2023-03-11T18:57:00Z">
              <w:rPr/>
            </w:rPrChange>
          </w:rPr>
          <w:t xml:space="preserve"> </w:t>
        </w:r>
      </w:ins>
      <w:del w:id="3283" w:author="Kuba Fa" w:date="2023-03-11T19:15:00Z">
        <w:r w:rsidRPr="00267892" w:rsidDel="00A9616F">
          <w:rPr>
            <w:sz w:val="22"/>
            <w:szCs w:val="22"/>
            <w:rPrChange w:id="3284" w:author="Kuba Fa" w:date="2023-03-11T18:57:00Z">
              <w:rPr/>
            </w:rPrChange>
          </w:rPr>
          <w:delText>- Sprawdzenie czy wartości będące wyżej po sortowaniu (</w:delText>
        </w:r>
      </w:del>
      <w:del w:id="3285" w:author="Kuba Fa" w:date="2023-03-10T20:30:00Z">
        <w:r w:rsidRPr="00267892" w:rsidDel="002420F2">
          <w:rPr>
            <w:sz w:val="22"/>
            <w:szCs w:val="22"/>
            <w:rPrChange w:id="3286" w:author="Kuba Fa" w:date="2023-03-11T18:57:00Z">
              <w:rPr/>
            </w:rPrChange>
          </w:rPr>
          <w:delText xml:space="preserve">patrz </w:delText>
        </w:r>
      </w:del>
      <w:del w:id="3287" w:author="Kuba Fa" w:date="2023-03-10T17:26:00Z">
        <w:r w:rsidRPr="00267892" w:rsidDel="00764647">
          <w:rPr>
            <w:sz w:val="22"/>
            <w:szCs w:val="22"/>
            <w:rPrChange w:id="3288" w:author="Kuba Fa" w:date="2023-03-11T18:57:00Z">
              <w:rPr/>
            </w:rPrChange>
          </w:rPr>
          <w:delText>r</w:delText>
        </w:r>
      </w:del>
      <w:del w:id="3289" w:author="Kuba Fa" w:date="2023-03-11T19:15:00Z">
        <w:r w:rsidRPr="00267892" w:rsidDel="00A9616F">
          <w:rPr>
            <w:sz w:val="22"/>
            <w:szCs w:val="22"/>
            <w:rPrChange w:id="3290" w:author="Kuba Fa" w:date="2023-03-11T18:57:00Z">
              <w:rPr/>
            </w:rPrChange>
          </w:rPr>
          <w:delText>ysunek 3</w:delText>
        </w:r>
      </w:del>
      <w:del w:id="3291" w:author="Kuba Fa" w:date="2023-03-10T20:30:00Z">
        <w:r w:rsidRPr="00267892" w:rsidDel="002420F2">
          <w:rPr>
            <w:sz w:val="22"/>
            <w:szCs w:val="22"/>
            <w:rPrChange w:id="3292" w:author="Kuba Fa" w:date="2023-03-11T18:57:00Z">
              <w:rPr/>
            </w:rPrChange>
          </w:rPr>
          <w:delText>3</w:delText>
        </w:r>
      </w:del>
      <w:del w:id="3293" w:author="Kuba Fa" w:date="2023-03-11T19:15:00Z">
        <w:r w:rsidRPr="00267892" w:rsidDel="00A9616F">
          <w:rPr>
            <w:sz w:val="22"/>
            <w:szCs w:val="22"/>
            <w:rPrChange w:id="3294" w:author="Kuba Fa" w:date="2023-03-11T18:57:00Z">
              <w:rPr/>
            </w:rPrChange>
          </w:rPr>
          <w:delText>)  są większe bądź równe pozostałym komórkom</w:delText>
        </w:r>
      </w:del>
    </w:p>
    <w:p w14:paraId="31191E46" w14:textId="77777777" w:rsidR="00CA4A4A" w:rsidRDefault="00CA4A4A">
      <w:pPr>
        <w:pStyle w:val="MojNormalny2"/>
        <w:ind w:firstLine="0"/>
        <w:jc w:val="left"/>
        <w:pPrChange w:id="3295" w:author="Kuba Fa" w:date="2023-02-02T18:21:00Z">
          <w:pPr>
            <w:pStyle w:val="MojNormalny2"/>
            <w:ind w:firstLine="0"/>
          </w:pPr>
        </w:pPrChange>
      </w:pPr>
    </w:p>
    <w:p w14:paraId="39D897DD" w14:textId="117E9503" w:rsidR="00EB4DBF" w:rsidRPr="00B94741" w:rsidRDefault="003B0E53">
      <w:pPr>
        <w:rPr>
          <w:b/>
          <w:bCs/>
          <w:sz w:val="40"/>
          <w:szCs w:val="40"/>
          <w:lang w:eastAsia="pl-PL"/>
        </w:rPr>
      </w:pPr>
      <w:r w:rsidRPr="00B94741">
        <w:rPr>
          <w:b/>
          <w:bCs/>
          <w:sz w:val="40"/>
          <w:szCs w:val="40"/>
          <w:lang w:eastAsia="pl-PL"/>
        </w:rPr>
        <w:lastRenderedPageBreak/>
        <w:t>Podsumowanie i wnioski</w:t>
      </w:r>
      <w:r w:rsidR="00EA6397">
        <w:rPr>
          <w:b/>
          <w:bCs/>
          <w:sz w:val="40"/>
          <w:szCs w:val="40"/>
          <w:lang w:eastAsia="pl-PL"/>
        </w:rPr>
        <w:t xml:space="preserve"> </w:t>
      </w:r>
      <w:del w:id="3296" w:author="Kuba Fa" w:date="2023-03-11T18:59:00Z">
        <w:r w:rsidR="00EA6397" w:rsidDel="00FA102F">
          <w:rPr>
            <w:b/>
            <w:bCs/>
            <w:sz w:val="40"/>
            <w:szCs w:val="40"/>
            <w:lang w:eastAsia="pl-PL"/>
          </w:rPr>
          <w:delText>[od nowej strony]</w:delText>
        </w:r>
      </w:del>
    </w:p>
    <w:p w14:paraId="0BE847C5" w14:textId="111179B0" w:rsidR="007E57BF" w:rsidRPr="00A36E0A" w:rsidRDefault="007E57BF">
      <w:pPr>
        <w:jc w:val="both"/>
        <w:rPr>
          <w:sz w:val="24"/>
          <w:szCs w:val="24"/>
          <w:lang w:eastAsia="pl-PL"/>
        </w:rPr>
        <w:pPrChange w:id="3297" w:author="Kuba Fa" w:date="2023-02-02T18:22:00Z">
          <w:pPr/>
        </w:pPrChange>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atrybuty oceny ogólnej, czyli najważniejszej statystyki wyglądają podobnie. Przykładowo trójka Sadio Mane, Mohamed Salah i Virgil van Dijk</w:t>
      </w:r>
      <w:r w:rsidR="008D1D0D" w:rsidRPr="00A36E0A">
        <w:rPr>
          <w:sz w:val="24"/>
          <w:szCs w:val="24"/>
          <w:lang w:eastAsia="pl-PL"/>
        </w:rPr>
        <w:t xml:space="preserve">, która jest </w:t>
      </w:r>
      <w:del w:id="3298" w:author="Kuba Fa" w:date="2023-03-11T19:16:00Z">
        <w:r w:rsidR="008D1D0D" w:rsidRPr="00A36E0A" w:rsidDel="00A9616F">
          <w:rPr>
            <w:sz w:val="24"/>
            <w:szCs w:val="24"/>
            <w:lang w:eastAsia="pl-PL"/>
          </w:rPr>
          <w:delText>w topce</w:delText>
        </w:r>
      </w:del>
      <w:ins w:id="3299" w:author="Kuba Fa" w:date="2023-03-11T19:16:00Z">
        <w:r w:rsidR="00A9616F">
          <w:rPr>
            <w:sz w:val="24"/>
            <w:szCs w:val="24"/>
            <w:lang w:eastAsia="pl-PL"/>
          </w:rPr>
          <w:t>wśród najlepszych,</w:t>
        </w:r>
      </w:ins>
      <w:r w:rsidR="008D1D0D" w:rsidRPr="00A36E0A">
        <w:rPr>
          <w:sz w:val="24"/>
          <w:szCs w:val="24"/>
          <w:lang w:eastAsia="pl-PL"/>
        </w:rPr>
        <w:t xml:space="preserve"> jeśli chodzi o zawodników z Premier League, </w:t>
      </w:r>
      <w:r w:rsidR="002850BB" w:rsidRPr="00A36E0A">
        <w:rPr>
          <w:sz w:val="24"/>
          <w:szCs w:val="24"/>
          <w:lang w:eastAsia="pl-PL"/>
        </w:rPr>
        <w:t xml:space="preserve">ma takie same </w:t>
      </w:r>
      <w:r w:rsidR="008D1D0D" w:rsidRPr="00A36E0A">
        <w:rPr>
          <w:sz w:val="24"/>
          <w:szCs w:val="24"/>
          <w:lang w:eastAsia="pl-PL"/>
        </w:rPr>
        <w:t>wartości ocen. Virgil van Dijk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xml:space="preserve">, lecz pozostali zawodnicy w rzeczywistości spisywali się dobrze. Znalazło się paru piłkarzy, którzy byli niżej oceniani, a zaliczyli ciut lepszy sezon według </w:t>
      </w:r>
      <w:del w:id="3300" w:author="Kuba Fa" w:date="2023-03-11T19:16:00Z">
        <w:r w:rsidR="008D1D0D" w:rsidRPr="00A36E0A" w:rsidDel="00A9616F">
          <w:rPr>
            <w:sz w:val="24"/>
            <w:szCs w:val="24"/>
            <w:lang w:eastAsia="pl-PL"/>
          </w:rPr>
          <w:delText>sofascore</w:delText>
        </w:r>
      </w:del>
      <w:ins w:id="3301" w:author="Kuba Fa" w:date="2023-03-11T19:16:00Z">
        <w:r w:rsidR="00A9616F">
          <w:rPr>
            <w:sz w:val="24"/>
            <w:szCs w:val="24"/>
            <w:lang w:eastAsia="pl-PL"/>
          </w:rPr>
          <w:t>S</w:t>
        </w:r>
        <w:r w:rsidR="00A9616F" w:rsidRPr="00A36E0A">
          <w:rPr>
            <w:sz w:val="24"/>
            <w:szCs w:val="24"/>
            <w:lang w:eastAsia="pl-PL"/>
          </w:rPr>
          <w:t>ofascore</w:t>
        </w:r>
        <w:r w:rsidR="00A9616F">
          <w:rPr>
            <w:sz w:val="24"/>
            <w:szCs w:val="24"/>
            <w:lang w:eastAsia="pl-PL"/>
          </w:rPr>
          <w:t>.</w:t>
        </w:r>
      </w:ins>
      <w:del w:id="3302" w:author="Kuba Fa" w:date="2023-03-11T19:16:00Z">
        <w:r w:rsidR="008D1D0D" w:rsidRPr="00A36E0A" w:rsidDel="00A9616F">
          <w:rPr>
            <w:sz w:val="24"/>
            <w:szCs w:val="24"/>
            <w:lang w:eastAsia="pl-PL"/>
          </w:rPr>
          <w:delText>, lecz</w:delText>
        </w:r>
      </w:del>
      <w:ins w:id="3303" w:author="Kuba Fa" w:date="2023-03-11T19:16:00Z">
        <w:r w:rsidR="00A9616F">
          <w:rPr>
            <w:sz w:val="24"/>
            <w:szCs w:val="24"/>
            <w:lang w:eastAsia="pl-PL"/>
          </w:rPr>
          <w:t xml:space="preserve"> Mimo wszystko</w:t>
        </w:r>
      </w:ins>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ins w:id="3304" w:author="Kuba Fa" w:date="2023-03-11T19:17:00Z">
        <w:r w:rsidR="00A9616F">
          <w:rPr>
            <w:sz w:val="24"/>
            <w:szCs w:val="24"/>
            <w:lang w:eastAsia="pl-PL"/>
          </w:rPr>
          <w:t xml:space="preserve">są lepsze w jednej z gier. </w:t>
        </w:r>
      </w:ins>
      <w:del w:id="3305" w:author="Kuba Fa" w:date="2023-03-11T19:17:00Z">
        <w:r w:rsidR="008B503B" w:rsidRPr="00A36E0A" w:rsidDel="00A9616F">
          <w:rPr>
            <w:sz w:val="24"/>
            <w:szCs w:val="24"/>
            <w:lang w:eastAsia="pl-PL"/>
          </w:rPr>
          <w:delText xml:space="preserve">jednej z gier bardziej faworyzują jednego zawodnika. </w:delText>
        </w:r>
      </w:del>
      <w:r w:rsidR="008B503B" w:rsidRPr="00A36E0A">
        <w:rPr>
          <w:sz w:val="24"/>
          <w:szCs w:val="24"/>
          <w:lang w:eastAsia="pl-PL"/>
        </w:rPr>
        <w:t>Tak dzieje się przykładowo z Bernardo Silvą</w:t>
      </w:r>
      <w:ins w:id="3306" w:author="Kuba Fa" w:date="2023-03-11T19:18:00Z">
        <w:r w:rsidR="00A9616F">
          <w:rPr>
            <w:sz w:val="24"/>
            <w:szCs w:val="24"/>
            <w:lang w:eastAsia="pl-PL"/>
          </w:rPr>
          <w:t xml:space="preserve"> [Tabela 10]</w:t>
        </w:r>
      </w:ins>
      <w:r w:rsidR="008B503B" w:rsidRPr="00A36E0A">
        <w:rPr>
          <w:sz w:val="24"/>
          <w:szCs w:val="24"/>
          <w:lang w:eastAsia="pl-PL"/>
        </w:rPr>
        <w:t xml:space="preserve">. W Football Managerze jest on </w:t>
      </w:r>
      <w:del w:id="3307" w:author="Kuba Fa" w:date="2023-03-11T19:18:00Z">
        <w:r w:rsidR="008B503B" w:rsidRPr="00A36E0A" w:rsidDel="00A9616F">
          <w:rPr>
            <w:sz w:val="24"/>
            <w:szCs w:val="24"/>
            <w:lang w:eastAsia="pl-PL"/>
          </w:rPr>
          <w:delText xml:space="preserve">stawiany </w:delText>
        </w:r>
      </w:del>
      <w:ins w:id="3308" w:author="Kuba Fa" w:date="2023-03-11T19:18:00Z">
        <w:r w:rsidR="00A9616F">
          <w:rPr>
            <w:sz w:val="24"/>
            <w:szCs w:val="24"/>
            <w:lang w:eastAsia="pl-PL"/>
          </w:rPr>
          <w:t>uważany</w:t>
        </w:r>
        <w:r w:rsidR="00A9616F" w:rsidRPr="00A36E0A">
          <w:rPr>
            <w:sz w:val="24"/>
            <w:szCs w:val="24"/>
            <w:lang w:eastAsia="pl-PL"/>
          </w:rPr>
          <w:t xml:space="preserve"> </w:t>
        </w:r>
      </w:ins>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ins w:id="3309" w:author="Kuba Fa" w:date="2023-03-11T19:18:00Z">
        <w:r w:rsidR="00A9616F">
          <w:rPr>
            <w:sz w:val="24"/>
            <w:szCs w:val="24"/>
            <w:lang w:eastAsia="pl-PL"/>
          </w:rPr>
          <w:t>IFIE</w:t>
        </w:r>
      </w:ins>
      <w:del w:id="3310" w:author="Kuba Fa" w:date="2023-03-11T19:18:00Z">
        <w:r w:rsidR="008B503B" w:rsidRPr="00A36E0A" w:rsidDel="00A9616F">
          <w:rPr>
            <w:sz w:val="24"/>
            <w:szCs w:val="24"/>
            <w:lang w:eastAsia="pl-PL"/>
          </w:rPr>
          <w:delText>ifie</w:delText>
        </w:r>
      </w:del>
      <w:r w:rsidR="008B503B" w:rsidRPr="00A36E0A">
        <w:rPr>
          <w:sz w:val="24"/>
          <w:szCs w:val="24"/>
          <w:lang w:eastAsia="pl-PL"/>
        </w:rPr>
        <w:t xml:space="preserve"> zajmuje 9 miejsce w rankingu. W weryfikacji boiskowej okazało się, że to osoby odpowiedzialne za F</w:t>
      </w:r>
      <w:ins w:id="3311" w:author="Kuba Fa" w:date="2023-03-11T19:18:00Z">
        <w:r w:rsidR="00A9616F">
          <w:rPr>
            <w:sz w:val="24"/>
            <w:szCs w:val="24"/>
            <w:lang w:eastAsia="pl-PL"/>
          </w:rPr>
          <w:t>IFE</w:t>
        </w:r>
      </w:ins>
      <w:del w:id="3312" w:author="Kuba Fa" w:date="2023-03-11T19:18:00Z">
        <w:r w:rsidR="008B503B" w:rsidRPr="00A36E0A" w:rsidDel="00A9616F">
          <w:rPr>
            <w:sz w:val="24"/>
            <w:szCs w:val="24"/>
            <w:lang w:eastAsia="pl-PL"/>
          </w:rPr>
          <w:delText>ife</w:delText>
        </w:r>
      </w:del>
      <w:r w:rsidR="008B503B" w:rsidRPr="00A36E0A">
        <w:rPr>
          <w:sz w:val="24"/>
          <w:szCs w:val="24"/>
          <w:lang w:eastAsia="pl-PL"/>
        </w:rPr>
        <w:t xml:space="preserve"> </w:t>
      </w:r>
      <w:del w:id="3313" w:author="Kuba Fa" w:date="2023-03-11T19:18:00Z">
        <w:r w:rsidR="008B503B" w:rsidRPr="00A36E0A" w:rsidDel="00A9616F">
          <w:rPr>
            <w:sz w:val="24"/>
            <w:szCs w:val="24"/>
            <w:lang w:eastAsia="pl-PL"/>
          </w:rPr>
          <w:delText>miały racje</w:delText>
        </w:r>
      </w:del>
      <w:ins w:id="3314" w:author="Kuba Fa" w:date="2023-03-11T19:18:00Z">
        <w:r w:rsidR="00A9616F">
          <w:rPr>
            <w:sz w:val="24"/>
            <w:szCs w:val="24"/>
            <w:lang w:eastAsia="pl-PL"/>
          </w:rPr>
          <w:t>były bliżej prawdy</w:t>
        </w:r>
      </w:ins>
      <w:ins w:id="3315" w:author="Kuba Fa" w:date="2023-03-11T19:19:00Z">
        <w:r w:rsidR="00A9616F">
          <w:rPr>
            <w:sz w:val="24"/>
            <w:szCs w:val="24"/>
            <w:lang w:eastAsia="pl-PL"/>
          </w:rPr>
          <w:t xml:space="preserve"> według źródła Sofascore</w:t>
        </w:r>
      </w:ins>
      <w:r w:rsidR="00D51742" w:rsidRPr="00A36E0A">
        <w:rPr>
          <w:sz w:val="24"/>
          <w:szCs w:val="24"/>
          <w:lang w:eastAsia="pl-PL"/>
        </w:rPr>
        <w:t>.</w:t>
      </w:r>
      <w:r w:rsidR="008B503B" w:rsidRPr="00A36E0A">
        <w:rPr>
          <w:sz w:val="24"/>
          <w:szCs w:val="24"/>
          <w:lang w:eastAsia="pl-PL"/>
        </w:rPr>
        <w:t xml:space="preserve"> Kevin De Bruyne, który był stawiany przez nich w roli lidera tych rozgrywek, rzeczywiście posiadał najlepszą średnią ocenę ogólną w serwisie </w:t>
      </w:r>
      <w:del w:id="3316" w:author="Kuba Fa" w:date="2023-03-11T19:19:00Z">
        <w:r w:rsidR="008B503B" w:rsidRPr="00A36E0A" w:rsidDel="00A9616F">
          <w:rPr>
            <w:sz w:val="24"/>
            <w:szCs w:val="24"/>
            <w:lang w:eastAsia="pl-PL"/>
          </w:rPr>
          <w:delText xml:space="preserve">sofascore </w:delText>
        </w:r>
      </w:del>
      <w:ins w:id="3317" w:author="Kuba Fa" w:date="2023-03-11T19:19:00Z">
        <w:r w:rsidR="00A9616F">
          <w:rPr>
            <w:sz w:val="24"/>
            <w:szCs w:val="24"/>
            <w:lang w:eastAsia="pl-PL"/>
          </w:rPr>
          <w:t>S</w:t>
        </w:r>
        <w:r w:rsidR="00A9616F" w:rsidRPr="00A36E0A">
          <w:rPr>
            <w:sz w:val="24"/>
            <w:szCs w:val="24"/>
            <w:lang w:eastAsia="pl-PL"/>
          </w:rPr>
          <w:t xml:space="preserve">ofascore </w:t>
        </w:r>
      </w:ins>
      <w:r w:rsidR="008B503B" w:rsidRPr="00A36E0A">
        <w:rPr>
          <w:sz w:val="24"/>
          <w:szCs w:val="24"/>
          <w:lang w:eastAsia="pl-PL"/>
        </w:rPr>
        <w:t>po całym sezonie. Dodatkowo Bernardo Silva</w:t>
      </w:r>
      <w:r w:rsidR="00D51742" w:rsidRPr="00A36E0A">
        <w:rPr>
          <w:sz w:val="24"/>
          <w:szCs w:val="24"/>
          <w:lang w:eastAsia="pl-PL"/>
        </w:rPr>
        <w:t xml:space="preserve">, </w:t>
      </w:r>
      <w:del w:id="3318" w:author="Kuba Fa" w:date="2023-03-11T19:19:00Z">
        <w:r w:rsidR="00D51742" w:rsidRPr="00A36E0A" w:rsidDel="00A9616F">
          <w:rPr>
            <w:sz w:val="24"/>
            <w:szCs w:val="24"/>
            <w:lang w:eastAsia="pl-PL"/>
          </w:rPr>
          <w:delText>będący faworytem</w:delText>
        </w:r>
      </w:del>
      <w:ins w:id="3319" w:author="Kuba Fa" w:date="2023-03-11T19:19:00Z">
        <w:r w:rsidR="00A9616F">
          <w:rPr>
            <w:sz w:val="24"/>
            <w:szCs w:val="24"/>
            <w:lang w:eastAsia="pl-PL"/>
          </w:rPr>
          <w:t>oceniony najlepiej w</w:t>
        </w:r>
      </w:ins>
      <w:r w:rsidR="00D51742" w:rsidRPr="00A36E0A">
        <w:rPr>
          <w:sz w:val="24"/>
          <w:szCs w:val="24"/>
          <w:lang w:eastAsia="pl-PL"/>
        </w:rPr>
        <w:t xml:space="preserve"> Football Manager</w:t>
      </w:r>
      <w:ins w:id="3320" w:author="Kuba Fa" w:date="2023-03-11T19:19:00Z">
        <w:r w:rsidR="00A9616F">
          <w:rPr>
            <w:sz w:val="24"/>
            <w:szCs w:val="24"/>
            <w:lang w:eastAsia="pl-PL"/>
          </w:rPr>
          <w:t>ze,</w:t>
        </w:r>
      </w:ins>
      <w:del w:id="3321" w:author="Kuba Fa" w:date="2023-03-11T19:19:00Z">
        <w:r w:rsidR="00D51742" w:rsidRPr="00A36E0A" w:rsidDel="00A9616F">
          <w:rPr>
            <w:sz w:val="24"/>
            <w:szCs w:val="24"/>
            <w:lang w:eastAsia="pl-PL"/>
          </w:rPr>
          <w:delText>a</w:delText>
        </w:r>
      </w:del>
      <w:r w:rsidR="00D51742" w:rsidRPr="00A36E0A">
        <w:rPr>
          <w:sz w:val="24"/>
          <w:szCs w:val="24"/>
          <w:lang w:eastAsia="pl-PL"/>
        </w:rPr>
        <w:t xml:space="preserve"> </w:t>
      </w:r>
      <w:r w:rsidR="008B503B" w:rsidRPr="00A36E0A">
        <w:rPr>
          <w:sz w:val="24"/>
          <w:szCs w:val="24"/>
          <w:lang w:eastAsia="pl-PL"/>
        </w:rPr>
        <w:t xml:space="preserve">zaliczył przeciętny sezon. Algorytmy portalu </w:t>
      </w:r>
      <w:del w:id="3322" w:author="Kuba Fa" w:date="2023-03-11T19:19:00Z">
        <w:r w:rsidR="008B503B" w:rsidRPr="00A36E0A" w:rsidDel="00A9616F">
          <w:rPr>
            <w:sz w:val="24"/>
            <w:szCs w:val="24"/>
            <w:lang w:eastAsia="pl-PL"/>
          </w:rPr>
          <w:delText xml:space="preserve">sofascore </w:delText>
        </w:r>
      </w:del>
      <w:ins w:id="3323" w:author="Kuba Fa" w:date="2023-03-11T19:19:00Z">
        <w:r w:rsidR="00A9616F">
          <w:rPr>
            <w:sz w:val="24"/>
            <w:szCs w:val="24"/>
            <w:lang w:eastAsia="pl-PL"/>
          </w:rPr>
          <w:t>S</w:t>
        </w:r>
        <w:r w:rsidR="00A9616F" w:rsidRPr="00A36E0A">
          <w:rPr>
            <w:sz w:val="24"/>
            <w:szCs w:val="24"/>
            <w:lang w:eastAsia="pl-PL"/>
          </w:rPr>
          <w:t xml:space="preserve">ofascore </w:t>
        </w:r>
      </w:ins>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del w:id="3324" w:author="Kuba Fa" w:date="2023-03-11T19:20:00Z">
        <w:r w:rsidR="00A520AF" w:rsidRPr="00A36E0A" w:rsidDel="00A9616F">
          <w:rPr>
            <w:sz w:val="24"/>
            <w:szCs w:val="24"/>
            <w:lang w:eastAsia="pl-PL"/>
          </w:rPr>
          <w:delText>przewid</w:delText>
        </w:r>
        <w:r w:rsidR="003E34F3" w:rsidRPr="00A36E0A" w:rsidDel="00A9616F">
          <w:rPr>
            <w:sz w:val="24"/>
            <w:szCs w:val="24"/>
            <w:lang w:eastAsia="pl-PL"/>
          </w:rPr>
          <w:delText>ywanie</w:delText>
        </w:r>
        <w:r w:rsidR="00A520AF" w:rsidRPr="00A36E0A" w:rsidDel="00A9616F">
          <w:rPr>
            <w:sz w:val="24"/>
            <w:szCs w:val="24"/>
            <w:lang w:eastAsia="pl-PL"/>
          </w:rPr>
          <w:delText xml:space="preserve"> </w:delText>
        </w:r>
      </w:del>
      <w:ins w:id="3325" w:author="Kuba Fa" w:date="2023-03-11T19:20:00Z">
        <w:r w:rsidR="00A9616F">
          <w:rPr>
            <w:sz w:val="24"/>
            <w:szCs w:val="24"/>
            <w:lang w:eastAsia="pl-PL"/>
          </w:rPr>
          <w:t>szacowanie</w:t>
        </w:r>
        <w:r w:rsidR="00A9616F" w:rsidRPr="00A36E0A">
          <w:rPr>
            <w:sz w:val="24"/>
            <w:szCs w:val="24"/>
            <w:lang w:eastAsia="pl-PL"/>
          </w:rPr>
          <w:t xml:space="preserve"> </w:t>
        </w:r>
      </w:ins>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del w:id="3326" w:author="Kuba Fa" w:date="2023-03-11T19:20:00Z">
        <w:r w:rsidR="003E34F3" w:rsidRPr="00A36E0A" w:rsidDel="00A9616F">
          <w:rPr>
            <w:sz w:val="24"/>
            <w:szCs w:val="24"/>
            <w:lang w:eastAsia="pl-PL"/>
          </w:rPr>
          <w:delText xml:space="preserve"> jest bardzo trudno</w:delText>
        </w:r>
        <w:r w:rsidR="00A520AF" w:rsidRPr="00A36E0A" w:rsidDel="00A9616F">
          <w:rPr>
            <w:sz w:val="24"/>
            <w:szCs w:val="24"/>
            <w:lang w:eastAsia="pl-PL"/>
          </w:rPr>
          <w:delText xml:space="preserve">. </w:delText>
        </w:r>
      </w:del>
      <w:ins w:id="3327" w:author="Kuba Fa" w:date="2023-03-11T19:20:00Z">
        <w:r w:rsidR="00A9616F">
          <w:rPr>
            <w:sz w:val="24"/>
            <w:szCs w:val="24"/>
            <w:lang w:eastAsia="pl-PL"/>
          </w:rPr>
          <w:t xml:space="preserve"> nie jest łatwą dziedziną. </w:t>
        </w:r>
      </w:ins>
      <w:r w:rsidR="00A520AF" w:rsidRPr="00A36E0A">
        <w:rPr>
          <w:sz w:val="24"/>
          <w:szCs w:val="24"/>
          <w:lang w:eastAsia="pl-PL"/>
        </w:rPr>
        <w:t>Prócz czołowej piątki</w:t>
      </w:r>
      <w:del w:id="3328" w:author="Kuba Fa" w:date="2023-03-11T19:20:00Z">
        <w:r w:rsidR="00A520AF" w:rsidRPr="00A36E0A" w:rsidDel="00A9616F">
          <w:rPr>
            <w:sz w:val="24"/>
            <w:szCs w:val="24"/>
            <w:lang w:eastAsia="pl-PL"/>
          </w:rPr>
          <w:delText>, tak zwanych gwiazd ligowych</w:delText>
        </w:r>
      </w:del>
      <w:r w:rsidR="00A520AF" w:rsidRPr="00A36E0A">
        <w:rPr>
          <w:sz w:val="24"/>
          <w:szCs w:val="24"/>
          <w:lang w:eastAsia="pl-PL"/>
        </w:rPr>
        <w:t xml:space="preserve">,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del w:id="3329" w:author="Kuba Fa" w:date="2023-03-11T19:20:00Z">
        <w:r w:rsidR="00A520AF" w:rsidRPr="00A36E0A" w:rsidDel="00A9616F">
          <w:rPr>
            <w:sz w:val="24"/>
            <w:szCs w:val="24"/>
            <w:lang w:eastAsia="pl-PL"/>
          </w:rPr>
          <w:delText xml:space="preserve">prawdopodobnie </w:delText>
        </w:r>
      </w:del>
      <w:ins w:id="3330" w:author="Kuba Fa" w:date="2023-03-11T19:20:00Z">
        <w:r w:rsidR="00A9616F">
          <w:rPr>
            <w:sz w:val="24"/>
            <w:szCs w:val="24"/>
            <w:lang w:eastAsia="pl-PL"/>
          </w:rPr>
          <w:t>być może</w:t>
        </w:r>
        <w:r w:rsidR="00A9616F" w:rsidRPr="00A36E0A">
          <w:rPr>
            <w:sz w:val="24"/>
            <w:szCs w:val="24"/>
            <w:lang w:eastAsia="pl-PL"/>
          </w:rPr>
          <w:t xml:space="preserve"> </w:t>
        </w:r>
      </w:ins>
      <w:r w:rsidR="00A520AF" w:rsidRPr="00A36E0A">
        <w:rPr>
          <w:sz w:val="24"/>
          <w:szCs w:val="24"/>
          <w:lang w:eastAsia="pl-PL"/>
        </w:rPr>
        <w:t xml:space="preserve">jest skutkiem świetnej gry w poprzednich sezonach. Mało który piłkarz </w:t>
      </w:r>
      <w:del w:id="3331" w:author="Kuba Fa" w:date="2023-03-11T19:20:00Z">
        <w:r w:rsidR="00A520AF" w:rsidRPr="00A36E0A" w:rsidDel="00A9616F">
          <w:rPr>
            <w:sz w:val="24"/>
            <w:szCs w:val="24"/>
            <w:lang w:eastAsia="pl-PL"/>
          </w:rPr>
          <w:delText>potrafi być w</w:delText>
        </w:r>
      </w:del>
      <w:ins w:id="3332" w:author="Kuba Fa" w:date="2023-03-11T19:20:00Z">
        <w:r w:rsidR="00A9616F">
          <w:rPr>
            <w:sz w:val="24"/>
            <w:szCs w:val="24"/>
            <w:lang w:eastAsia="pl-PL"/>
          </w:rPr>
          <w:t>utrzymać</w:t>
        </w:r>
      </w:ins>
      <w:r w:rsidR="00A520AF" w:rsidRPr="00A36E0A">
        <w:rPr>
          <w:sz w:val="24"/>
          <w:szCs w:val="24"/>
          <w:lang w:eastAsia="pl-PL"/>
        </w:rPr>
        <w:t xml:space="preserve"> </w:t>
      </w:r>
      <w:ins w:id="3333" w:author="Kuba Fa" w:date="2023-03-11T19:21:00Z">
        <w:r w:rsidR="00A9616F">
          <w:rPr>
            <w:sz w:val="24"/>
            <w:szCs w:val="24"/>
            <w:lang w:eastAsia="pl-PL"/>
          </w:rPr>
          <w:t>topową</w:t>
        </w:r>
      </w:ins>
      <w:del w:id="3334" w:author="Kuba Fa" w:date="2023-03-11T19:21:00Z">
        <w:r w:rsidR="00A520AF" w:rsidRPr="00A36E0A" w:rsidDel="00A9616F">
          <w:rPr>
            <w:sz w:val="24"/>
            <w:szCs w:val="24"/>
            <w:lang w:eastAsia="pl-PL"/>
          </w:rPr>
          <w:delText>świetnej</w:delText>
        </w:r>
      </w:del>
      <w:r w:rsidR="00A520AF" w:rsidRPr="00A36E0A">
        <w:rPr>
          <w:sz w:val="24"/>
          <w:szCs w:val="24"/>
          <w:lang w:eastAsia="pl-PL"/>
        </w:rPr>
        <w:t xml:space="preserve"> form</w:t>
      </w:r>
      <w:ins w:id="3335" w:author="Kuba Fa" w:date="2023-03-11T19:21:00Z">
        <w:r w:rsidR="00A9616F">
          <w:rPr>
            <w:sz w:val="24"/>
            <w:szCs w:val="24"/>
            <w:lang w:eastAsia="pl-PL"/>
          </w:rPr>
          <w:t>ę</w:t>
        </w:r>
      </w:ins>
      <w:del w:id="3336" w:author="Kuba Fa" w:date="2023-03-11T19:21:00Z">
        <w:r w:rsidR="00A520AF" w:rsidRPr="00A36E0A" w:rsidDel="00A9616F">
          <w:rPr>
            <w:sz w:val="24"/>
            <w:szCs w:val="24"/>
            <w:lang w:eastAsia="pl-PL"/>
          </w:rPr>
          <w:delText>ie</w:delText>
        </w:r>
      </w:del>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 xml:space="preserve">celowo wolno obniżać notowania zawodników. W razie nagłego powrotu do szczytowej formy </w:t>
      </w:r>
      <w:del w:id="3337" w:author="Kuba Fa" w:date="2023-03-11T19:21:00Z">
        <w:r w:rsidR="00A9103B" w:rsidRPr="00A36E0A" w:rsidDel="00A9616F">
          <w:rPr>
            <w:sz w:val="24"/>
            <w:szCs w:val="24"/>
            <w:lang w:eastAsia="pl-PL"/>
          </w:rPr>
          <w:delText>zawodnika</w:delText>
        </w:r>
      </w:del>
      <w:r w:rsidR="00A9103B" w:rsidRPr="00A36E0A">
        <w:rPr>
          <w:sz w:val="24"/>
          <w:szCs w:val="24"/>
          <w:lang w:eastAsia="pl-PL"/>
        </w:rPr>
        <w:t>, niska ocena w grze mogłaby powodować zła reakcję ze strony fanów</w:t>
      </w:r>
      <w:del w:id="3338" w:author="Kuba Fa" w:date="2023-03-11T19:21:00Z">
        <w:r w:rsidR="00A9103B" w:rsidRPr="00A36E0A" w:rsidDel="00A9616F">
          <w:rPr>
            <w:sz w:val="24"/>
            <w:szCs w:val="24"/>
            <w:lang w:eastAsia="pl-PL"/>
          </w:rPr>
          <w:delText>. A w</w:delText>
        </w:r>
      </w:del>
      <w:ins w:id="3339" w:author="Kuba Fa" w:date="2023-03-11T19:21:00Z">
        <w:r w:rsidR="00A9616F">
          <w:rPr>
            <w:sz w:val="24"/>
            <w:szCs w:val="24"/>
            <w:lang w:eastAsia="pl-PL"/>
          </w:rPr>
          <w:t>. W</w:t>
        </w:r>
      </w:ins>
      <w:r w:rsidR="00A9103B" w:rsidRPr="00A36E0A">
        <w:rPr>
          <w:sz w:val="24"/>
          <w:szCs w:val="24"/>
          <w:lang w:eastAsia="pl-PL"/>
        </w:rPr>
        <w:t xml:space="preserve"> razie </w:t>
      </w:r>
      <w:r w:rsidR="009F67B6" w:rsidRPr="00A36E0A">
        <w:rPr>
          <w:sz w:val="24"/>
          <w:szCs w:val="24"/>
          <w:lang w:eastAsia="pl-PL"/>
        </w:rPr>
        <w:t xml:space="preserve">niedocenienia zawodnika, </w:t>
      </w:r>
      <w:del w:id="3340" w:author="Kuba Fa" w:date="2023-03-11T19:23:00Z">
        <w:r w:rsidR="009F67B6" w:rsidRPr="00A36E0A" w:rsidDel="00EB3BA4">
          <w:rPr>
            <w:sz w:val="24"/>
            <w:szCs w:val="24"/>
            <w:lang w:eastAsia="pl-PL"/>
          </w:rPr>
          <w:delText>przed którym dopiero najlepsze sezony</w:delText>
        </w:r>
      </w:del>
      <w:ins w:id="3341" w:author="Kuba Fa" w:date="2023-03-11T19:23:00Z">
        <w:r w:rsidR="00EB3BA4">
          <w:rPr>
            <w:sz w:val="24"/>
            <w:szCs w:val="24"/>
            <w:lang w:eastAsia="pl-PL"/>
          </w:rPr>
          <w:t>którego dyspozycja do tej pory</w:t>
        </w:r>
      </w:ins>
      <w:ins w:id="3342" w:author="Kuba Fa" w:date="2023-03-11T19:24:00Z">
        <w:r w:rsidR="00EB3BA4">
          <w:rPr>
            <w:sz w:val="24"/>
            <w:szCs w:val="24"/>
            <w:lang w:eastAsia="pl-PL"/>
          </w:rPr>
          <w:t xml:space="preserve"> nie była na najwyższym poziomie</w:t>
        </w:r>
      </w:ins>
      <w:r w:rsidR="009F67B6" w:rsidRPr="00A36E0A">
        <w:rPr>
          <w:sz w:val="24"/>
          <w:szCs w:val="24"/>
          <w:lang w:eastAsia="pl-PL"/>
        </w:rPr>
        <w:t>, sprawa jest bardziej zrozumiała.</w:t>
      </w:r>
      <w:r w:rsidR="00A520AF" w:rsidRPr="00A36E0A">
        <w:rPr>
          <w:sz w:val="24"/>
          <w:szCs w:val="24"/>
          <w:lang w:eastAsia="pl-PL"/>
        </w:rPr>
        <w:t xml:space="preserve"> </w:t>
      </w:r>
      <w:del w:id="3343" w:author="Kuba Fa" w:date="2023-03-11T19:24:00Z">
        <w:r w:rsidR="0019123A" w:rsidRPr="00A36E0A" w:rsidDel="00EB3BA4">
          <w:rPr>
            <w:sz w:val="24"/>
            <w:szCs w:val="24"/>
            <w:lang w:eastAsia="pl-PL"/>
          </w:rPr>
          <w:delText xml:space="preserve">Ogólnie rzecz biorąc </w:delText>
        </w:r>
        <w:r w:rsidR="00A520AF" w:rsidRPr="00A36E0A" w:rsidDel="00EB3BA4">
          <w:rPr>
            <w:sz w:val="24"/>
            <w:szCs w:val="24"/>
            <w:lang w:eastAsia="pl-PL"/>
          </w:rPr>
          <w:delText>trudno jest znaleźć przesłanki o kradzieży danych jednego ze źródeł. Być może występuje nieznaczna inspiracja, lecz tego nie da się jednoznacznie stwierdzić i uniknąć.</w:delText>
        </w:r>
        <w:r w:rsidR="00D51742" w:rsidRPr="00A36E0A" w:rsidDel="00EB3BA4">
          <w:rPr>
            <w:sz w:val="24"/>
            <w:szCs w:val="24"/>
            <w:lang w:eastAsia="pl-PL"/>
          </w:rPr>
          <w:delText xml:space="preserve"> </w:delText>
        </w:r>
        <w:r w:rsidR="009F67B6" w:rsidRPr="00A36E0A" w:rsidDel="00EB3BA4">
          <w:rPr>
            <w:sz w:val="24"/>
            <w:szCs w:val="24"/>
            <w:lang w:eastAsia="pl-PL"/>
          </w:rPr>
          <w:delText xml:space="preserve">Jeśli chodzi o prawdziwość danych, tutaj sprawa wygląda indywidualnie. W przypadku jednego zawodnika gra może przewidzieć jego dyspozycje w danym sezonie bardzo dobrze, w innym przypadku predykcja oceny nie będzie spójna z jakością występów piłkarza. Jako całość oceniam spójność danych solidnie, ale nie bez wad. </w:delText>
        </w:r>
      </w:del>
      <w:r w:rsidR="009F67B6" w:rsidRPr="00A36E0A">
        <w:rPr>
          <w:sz w:val="24"/>
          <w:szCs w:val="24"/>
          <w:lang w:eastAsia="pl-PL"/>
        </w:rPr>
        <w:t>Mimo iż Football Manager ustala wartości w zakresie od 1 do 20, a F</w:t>
      </w:r>
      <w:ins w:id="3344" w:author="Kuba Fa" w:date="2023-03-11T19:24:00Z">
        <w:r w:rsidR="00EB3BA4">
          <w:rPr>
            <w:sz w:val="24"/>
            <w:szCs w:val="24"/>
            <w:lang w:eastAsia="pl-PL"/>
          </w:rPr>
          <w:t>IFA</w:t>
        </w:r>
      </w:ins>
      <w:del w:id="3345" w:author="Kuba Fa" w:date="2023-03-11T19:24:00Z">
        <w:r w:rsidR="009F67B6" w:rsidRPr="00A36E0A" w:rsidDel="00EB3BA4">
          <w:rPr>
            <w:sz w:val="24"/>
            <w:szCs w:val="24"/>
            <w:lang w:eastAsia="pl-PL"/>
          </w:rPr>
          <w:delText>ifa</w:delText>
        </w:r>
      </w:del>
      <w:r w:rsidR="009F67B6" w:rsidRPr="00A36E0A">
        <w:rPr>
          <w:sz w:val="24"/>
          <w:szCs w:val="24"/>
          <w:lang w:eastAsia="pl-PL"/>
        </w:rPr>
        <w:t xml:space="preserve"> od 1 do 99 to uważam źródło danych z Football Managera za minimalnie bardziej jakościowe od F</w:t>
      </w:r>
      <w:ins w:id="3346" w:author="Kuba Fa" w:date="2023-03-11T19:25:00Z">
        <w:r w:rsidR="00EB3BA4">
          <w:rPr>
            <w:sz w:val="24"/>
            <w:szCs w:val="24"/>
            <w:lang w:eastAsia="pl-PL"/>
          </w:rPr>
          <w:t>IFY</w:t>
        </w:r>
      </w:ins>
      <w:del w:id="3347" w:author="Kuba Fa" w:date="2023-03-11T19:25:00Z">
        <w:r w:rsidR="009F67B6" w:rsidRPr="00A36E0A" w:rsidDel="00EB3BA4">
          <w:rPr>
            <w:sz w:val="24"/>
            <w:szCs w:val="24"/>
            <w:lang w:eastAsia="pl-PL"/>
          </w:rPr>
          <w:delText>ify</w:delText>
        </w:r>
      </w:del>
      <w:r w:rsidR="009F67B6" w:rsidRPr="00A36E0A">
        <w:rPr>
          <w:sz w:val="24"/>
          <w:szCs w:val="24"/>
          <w:lang w:eastAsia="pl-PL"/>
        </w:rPr>
        <w:t xml:space="preserve">. Zauważyłem również, że </w:t>
      </w:r>
      <w:r w:rsidR="00A663DE" w:rsidRPr="00A36E0A">
        <w:rPr>
          <w:sz w:val="24"/>
          <w:szCs w:val="24"/>
          <w:lang w:eastAsia="pl-PL"/>
        </w:rPr>
        <w:t xml:space="preserve">w danych z symulatora trenera piłkarskiego wartość szybkości ma mniejszy wpływ na wysokość oceny ogólnej. </w:t>
      </w:r>
      <w:r w:rsidR="009F67B6" w:rsidRPr="00A36E0A">
        <w:rPr>
          <w:sz w:val="24"/>
          <w:szCs w:val="24"/>
          <w:lang w:eastAsia="pl-PL"/>
        </w:rPr>
        <w:t xml:space="preserve"> </w:t>
      </w:r>
    </w:p>
    <w:p w14:paraId="0FAFCB50" w14:textId="71190E1B" w:rsidR="00164C62" w:rsidRDefault="00164C62">
      <w:pPr>
        <w:jc w:val="both"/>
        <w:rPr>
          <w:sz w:val="24"/>
          <w:szCs w:val="24"/>
          <w:lang w:eastAsia="pl-PL"/>
        </w:rPr>
        <w:pPrChange w:id="3348" w:author="Kuba Fa" w:date="2023-02-02T18:22:00Z">
          <w:pPr/>
        </w:pPrChange>
      </w:pPr>
      <w:r w:rsidRPr="00A36E0A">
        <w:rPr>
          <w:sz w:val="24"/>
          <w:szCs w:val="24"/>
          <w:lang w:eastAsia="pl-PL"/>
        </w:rPr>
        <w:t xml:space="preserve">Jeśli chodzi o aplikacje porównującą </w:t>
      </w:r>
      <w:del w:id="3349" w:author="Kuba Fa" w:date="2023-03-11T19:25:00Z">
        <w:r w:rsidRPr="00A36E0A" w:rsidDel="00EB3BA4">
          <w:rPr>
            <w:sz w:val="24"/>
            <w:szCs w:val="24"/>
            <w:lang w:eastAsia="pl-PL"/>
          </w:rPr>
          <w:delText xml:space="preserve">przewidywanie </w:delText>
        </w:r>
      </w:del>
      <w:ins w:id="3350" w:author="Kuba Fa" w:date="2023-03-11T19:25:00Z">
        <w:r w:rsidR="00EB3BA4">
          <w:rPr>
            <w:sz w:val="24"/>
            <w:szCs w:val="24"/>
            <w:lang w:eastAsia="pl-PL"/>
          </w:rPr>
          <w:t>źródła do typowania</w:t>
        </w:r>
        <w:r w:rsidR="00EB3BA4" w:rsidRPr="00A36E0A">
          <w:rPr>
            <w:sz w:val="24"/>
            <w:szCs w:val="24"/>
            <w:lang w:eastAsia="pl-PL"/>
          </w:rPr>
          <w:t xml:space="preserve"> </w:t>
        </w:r>
      </w:ins>
      <w:r w:rsidRPr="00A36E0A">
        <w:rPr>
          <w:sz w:val="24"/>
          <w:szCs w:val="24"/>
          <w:lang w:eastAsia="pl-PL"/>
        </w:rPr>
        <w:t>wyników</w:t>
      </w:r>
      <w:ins w:id="3351" w:author="Kuba Fa" w:date="2023-03-11T19:25:00Z">
        <w:r w:rsidR="00EB3BA4">
          <w:rPr>
            <w:sz w:val="24"/>
            <w:szCs w:val="24"/>
            <w:lang w:eastAsia="pl-PL"/>
          </w:rPr>
          <w:t>,</w:t>
        </w:r>
      </w:ins>
      <w:r w:rsidRPr="00A36E0A">
        <w:rPr>
          <w:sz w:val="24"/>
          <w:szCs w:val="24"/>
          <w:lang w:eastAsia="pl-PL"/>
        </w:rPr>
        <w:t xml:space="preserve"> to </w:t>
      </w:r>
      <w:ins w:id="3352" w:author="Kuba Fa" w:date="2023-03-11T19:25:00Z">
        <w:r w:rsidR="00EB3BA4">
          <w:rPr>
            <w:sz w:val="24"/>
            <w:szCs w:val="24"/>
            <w:lang w:eastAsia="pl-PL"/>
          </w:rPr>
          <w:t xml:space="preserve">w tym module </w:t>
        </w:r>
      </w:ins>
      <w:del w:id="3353" w:author="Kuba Fa" w:date="2023-03-11T19:25:00Z">
        <w:r w:rsidRPr="00A36E0A" w:rsidDel="00EB3BA4">
          <w:rPr>
            <w:sz w:val="24"/>
            <w:szCs w:val="24"/>
            <w:lang w:eastAsia="pl-PL"/>
          </w:rPr>
          <w:delText xml:space="preserve">tutaj </w:delText>
        </w:r>
      </w:del>
      <w:r w:rsidRPr="00A36E0A">
        <w:rPr>
          <w:sz w:val="24"/>
          <w:szCs w:val="24"/>
          <w:lang w:eastAsia="pl-PL"/>
        </w:rPr>
        <w:t>również dane są w miarę podobne do siebie. Najbardziej</w:t>
      </w:r>
      <w:ins w:id="3354" w:author="Kuba Fa" w:date="2023-03-11T19:26:00Z">
        <w:r w:rsidR="00EB3BA4">
          <w:rPr>
            <w:sz w:val="24"/>
            <w:szCs w:val="24"/>
            <w:lang w:eastAsia="pl-PL"/>
          </w:rPr>
          <w:t xml:space="preserve"> sensownym źródłem,</w:t>
        </w:r>
      </w:ins>
      <w:r w:rsidRPr="00A36E0A">
        <w:rPr>
          <w:sz w:val="24"/>
          <w:szCs w:val="24"/>
          <w:lang w:eastAsia="pl-PL"/>
        </w:rPr>
        <w:t xml:space="preserve"> spośród trzech </w:t>
      </w:r>
      <w:del w:id="3355" w:author="Kuba Fa" w:date="2023-03-11T19:26:00Z">
        <w:r w:rsidRPr="00A36E0A" w:rsidDel="00EB3BA4">
          <w:rPr>
            <w:sz w:val="24"/>
            <w:szCs w:val="24"/>
            <w:lang w:eastAsia="pl-PL"/>
          </w:rPr>
          <w:delText xml:space="preserve">źródeł </w:delText>
        </w:r>
      </w:del>
      <w:ins w:id="3356" w:author="Kuba Fa" w:date="2023-03-11T19:26:00Z">
        <w:r w:rsidR="00EB3BA4">
          <w:rPr>
            <w:sz w:val="24"/>
            <w:szCs w:val="24"/>
            <w:lang w:eastAsia="pl-PL"/>
          </w:rPr>
          <w:t>możliwości</w:t>
        </w:r>
        <w:r w:rsidR="00EB3BA4" w:rsidRPr="00A36E0A">
          <w:rPr>
            <w:sz w:val="24"/>
            <w:szCs w:val="24"/>
            <w:lang w:eastAsia="pl-PL"/>
          </w:rPr>
          <w:t xml:space="preserve"> </w:t>
        </w:r>
      </w:ins>
      <w:r w:rsidRPr="00A36E0A">
        <w:rPr>
          <w:sz w:val="24"/>
          <w:szCs w:val="24"/>
          <w:lang w:eastAsia="pl-PL"/>
        </w:rPr>
        <w:t>wyróżniają się kursy bukmacherskie. Działają one trochę inaczej</w:t>
      </w:r>
      <w:ins w:id="3357" w:author="Kuba Fa" w:date="2023-03-11T19:26:00Z">
        <w:r w:rsidR="00EB3BA4">
          <w:rPr>
            <w:sz w:val="24"/>
            <w:szCs w:val="24"/>
            <w:lang w:eastAsia="pl-PL"/>
          </w:rPr>
          <w:t>,</w:t>
        </w:r>
      </w:ins>
      <w:r w:rsidRPr="00A36E0A">
        <w:rPr>
          <w:sz w:val="24"/>
          <w:szCs w:val="24"/>
          <w:lang w:eastAsia="pl-PL"/>
        </w:rPr>
        <w:t xml:space="preserve"> ponieważ biorą pod uwagę, takie </w:t>
      </w:r>
      <w:ins w:id="3358" w:author="Kuba Fa" w:date="2023-03-11T19:27:00Z">
        <w:r w:rsidR="00EB3BA4">
          <w:rPr>
            <w:sz w:val="24"/>
            <w:szCs w:val="24"/>
            <w:lang w:eastAsia="pl-PL"/>
          </w:rPr>
          <w:t>zależności</w:t>
        </w:r>
      </w:ins>
      <w:del w:id="3359" w:author="Kuba Fa" w:date="2023-03-11T19:27:00Z">
        <w:r w:rsidRPr="00A36E0A" w:rsidDel="00EB3BA4">
          <w:rPr>
            <w:sz w:val="24"/>
            <w:szCs w:val="24"/>
            <w:lang w:eastAsia="pl-PL"/>
          </w:rPr>
          <w:delText>rzeczy</w:delText>
        </w:r>
      </w:del>
      <w:r w:rsidRPr="00A36E0A">
        <w:rPr>
          <w:sz w:val="24"/>
          <w:szCs w:val="24"/>
          <w:lang w:eastAsia="pl-PL"/>
        </w:rPr>
        <w:t xml:space="preserve"> jak nieobecność zawodników pauzujących, </w:t>
      </w:r>
      <w:ins w:id="3360" w:author="Kuba Fa" w:date="2023-03-11T19:27:00Z">
        <w:r w:rsidR="00EB3BA4">
          <w:rPr>
            <w:sz w:val="24"/>
            <w:szCs w:val="24"/>
            <w:lang w:eastAsia="pl-PL"/>
          </w:rPr>
          <w:t xml:space="preserve">indywidualne oceny ekspertów na podstawie oglądanych meczy </w:t>
        </w:r>
      </w:ins>
      <w:del w:id="3361" w:author="Kuba Fa" w:date="2023-03-11T19:27:00Z">
        <w:r w:rsidRPr="00A36E0A" w:rsidDel="00EB3BA4">
          <w:rPr>
            <w:sz w:val="24"/>
            <w:szCs w:val="24"/>
            <w:lang w:eastAsia="pl-PL"/>
          </w:rPr>
          <w:delText>przewidywania graczy</w:delText>
        </w:r>
      </w:del>
      <w:r w:rsidRPr="00A36E0A">
        <w:rPr>
          <w:sz w:val="24"/>
          <w:szCs w:val="24"/>
          <w:lang w:eastAsia="pl-PL"/>
        </w:rPr>
        <w:t xml:space="preserve"> i </w:t>
      </w:r>
      <w:ins w:id="3362" w:author="Kuba Fa" w:date="2023-03-11T19:27:00Z">
        <w:r w:rsidR="00EB3BA4">
          <w:rPr>
            <w:sz w:val="24"/>
            <w:szCs w:val="24"/>
            <w:lang w:eastAsia="pl-PL"/>
          </w:rPr>
          <w:lastRenderedPageBreak/>
          <w:t xml:space="preserve">być może </w:t>
        </w:r>
      </w:ins>
      <w:r w:rsidRPr="00A36E0A">
        <w:rPr>
          <w:sz w:val="24"/>
          <w:szCs w:val="24"/>
          <w:lang w:eastAsia="pl-PL"/>
        </w:rPr>
        <w:t xml:space="preserve">inne </w:t>
      </w:r>
      <w:del w:id="3363" w:author="Kuba Fa" w:date="2023-03-11T19:28:00Z">
        <w:r w:rsidRPr="00A36E0A" w:rsidDel="00EB3BA4">
          <w:rPr>
            <w:sz w:val="24"/>
            <w:szCs w:val="24"/>
            <w:lang w:eastAsia="pl-PL"/>
          </w:rPr>
          <w:delText xml:space="preserve">możliwe tajne </w:delText>
        </w:r>
      </w:del>
      <w:r w:rsidRPr="00A36E0A">
        <w:rPr>
          <w:sz w:val="24"/>
          <w:szCs w:val="24"/>
          <w:lang w:eastAsia="pl-PL"/>
        </w:rPr>
        <w:t>informacje, o których nie wie przeciętny człowiek. Jednak</w:t>
      </w:r>
      <w:del w:id="3364" w:author="Kuba Fa" w:date="2023-03-11T19:28:00Z">
        <w:r w:rsidRPr="00A36E0A" w:rsidDel="00EB3BA4">
          <w:rPr>
            <w:sz w:val="24"/>
            <w:szCs w:val="24"/>
            <w:lang w:eastAsia="pl-PL"/>
          </w:rPr>
          <w:delText xml:space="preserve"> to jest system, który</w:delText>
        </w:r>
      </w:del>
      <w:ins w:id="3365" w:author="Kuba Fa" w:date="2023-03-11T19:28:00Z">
        <w:r w:rsidR="00EB3BA4">
          <w:rPr>
            <w:sz w:val="24"/>
            <w:szCs w:val="24"/>
            <w:lang w:eastAsia="pl-PL"/>
          </w:rPr>
          <w:t xml:space="preserve"> system ten</w:t>
        </w:r>
      </w:ins>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forebet oraz </w:t>
      </w:r>
      <w:del w:id="3366" w:author="Kuba Fa" w:date="2023-03-11T19:28:00Z">
        <w:r w:rsidR="000E23BA" w:rsidRPr="00A36E0A" w:rsidDel="00EB3BA4">
          <w:rPr>
            <w:sz w:val="24"/>
            <w:szCs w:val="24"/>
            <w:lang w:eastAsia="pl-PL"/>
          </w:rPr>
          <w:delText>moja aplikacja</w:delText>
        </w:r>
      </w:del>
      <w:ins w:id="3367" w:author="Kuba Fa" w:date="2023-03-11T19:28:00Z">
        <w:r w:rsidR="00EB3BA4">
          <w:rPr>
            <w:sz w:val="24"/>
            <w:szCs w:val="24"/>
            <w:lang w:eastAsia="pl-PL"/>
          </w:rPr>
          <w:t>system do szacowania wyników na podstawie ostatnich meczy</w:t>
        </w:r>
      </w:ins>
      <w:r w:rsidR="000E23BA" w:rsidRPr="00A36E0A">
        <w:rPr>
          <w:sz w:val="24"/>
          <w:szCs w:val="24"/>
          <w:lang w:eastAsia="pl-PL"/>
        </w:rPr>
        <w:t xml:space="preserve">. </w:t>
      </w:r>
      <w:del w:id="3368" w:author="Kuba Fa" w:date="2023-03-11T19:28:00Z">
        <w:r w:rsidR="000E23BA" w:rsidRPr="00A36E0A" w:rsidDel="00EB3BA4">
          <w:rPr>
            <w:sz w:val="24"/>
            <w:szCs w:val="24"/>
            <w:lang w:eastAsia="pl-PL"/>
          </w:rPr>
          <w:delText xml:space="preserve">Przewidywane </w:delText>
        </w:r>
      </w:del>
      <w:ins w:id="3369" w:author="Kuba Fa" w:date="2023-03-11T19:28:00Z">
        <w:r w:rsidR="00EB3BA4">
          <w:rPr>
            <w:sz w:val="24"/>
            <w:szCs w:val="24"/>
            <w:lang w:eastAsia="pl-PL"/>
          </w:rPr>
          <w:t>Proponowane</w:t>
        </w:r>
        <w:r w:rsidR="00EB3BA4" w:rsidRPr="00A36E0A">
          <w:rPr>
            <w:sz w:val="24"/>
            <w:szCs w:val="24"/>
            <w:lang w:eastAsia="pl-PL"/>
          </w:rPr>
          <w:t xml:space="preserve"> </w:t>
        </w:r>
      </w:ins>
      <w:r w:rsidR="000E23BA" w:rsidRPr="00A36E0A">
        <w:rPr>
          <w:sz w:val="24"/>
          <w:szCs w:val="24"/>
          <w:lang w:eastAsia="pl-PL"/>
        </w:rPr>
        <w:t xml:space="preserve">wyniki są często podobne, lecz </w:t>
      </w:r>
      <w:ins w:id="3370" w:author="Kuba Fa" w:date="2023-03-11T19:29:00Z">
        <w:r w:rsidR="00EB3BA4">
          <w:rPr>
            <w:sz w:val="24"/>
            <w:szCs w:val="24"/>
            <w:lang w:eastAsia="pl-PL"/>
          </w:rPr>
          <w:t>można zauważyć</w:t>
        </w:r>
      </w:ins>
      <w:del w:id="3371" w:author="Kuba Fa" w:date="2023-03-11T19:29:00Z">
        <w:r w:rsidR="000E23BA" w:rsidRPr="00A36E0A" w:rsidDel="00EB3BA4">
          <w:rPr>
            <w:sz w:val="24"/>
            <w:szCs w:val="24"/>
            <w:lang w:eastAsia="pl-PL"/>
          </w:rPr>
          <w:delText>zauważyłem</w:delText>
        </w:r>
      </w:del>
      <w:r w:rsidR="000E23BA" w:rsidRPr="00A36E0A">
        <w:rPr>
          <w:sz w:val="24"/>
          <w:szCs w:val="24"/>
          <w:lang w:eastAsia="pl-PL"/>
        </w:rPr>
        <w:t xml:space="preserve"> jedną zależność. Rezultaty </w:t>
      </w:r>
      <w:ins w:id="3372" w:author="Kuba Fa" w:date="2023-03-11T19:29:00Z">
        <w:r w:rsidR="00EB3BA4">
          <w:rPr>
            <w:sz w:val="24"/>
            <w:szCs w:val="24"/>
            <w:lang w:eastAsia="pl-PL"/>
          </w:rPr>
          <w:t>są szczególnie odmienne</w:t>
        </w:r>
      </w:ins>
      <w:del w:id="3373" w:author="Kuba Fa" w:date="2023-03-11T19:29:00Z">
        <w:r w:rsidR="000E23BA" w:rsidRPr="00A36E0A" w:rsidDel="00EB3BA4">
          <w:rPr>
            <w:sz w:val="24"/>
            <w:szCs w:val="24"/>
            <w:lang w:eastAsia="pl-PL"/>
          </w:rPr>
          <w:delText>różnią się</w:delText>
        </w:r>
      </w:del>
      <w:r w:rsidR="000E23BA" w:rsidRPr="00A36E0A">
        <w:rPr>
          <w:sz w:val="24"/>
          <w:szCs w:val="24"/>
          <w:lang w:eastAsia="pl-PL"/>
        </w:rPr>
        <w:t xml:space="preserve">, gdy spotykają się drużyny, dla których miejsce rozgrywania meczu jest ważnym czynnikiem. Tak było w przypadku meczu Warta Poznań – Stal Mielec. Drużyna z Poznania bardzo słabo sobie radzi na własnym stadionie. Dla Stali statystycznie teren nie wpływa w dużym stopniu na wynik spotkania. Jeśli chodzi o ogólną formę to wygląda to podobnie i oba zespoły są blisko siebie w tabeli. </w:t>
      </w:r>
      <w:del w:id="3374" w:author="Kuba Fa" w:date="2023-03-11T19:29:00Z">
        <w:r w:rsidR="000E23BA" w:rsidRPr="00A36E0A" w:rsidDel="00EB3BA4">
          <w:rPr>
            <w:sz w:val="24"/>
            <w:szCs w:val="24"/>
            <w:lang w:eastAsia="pl-PL"/>
          </w:rPr>
          <w:delText>Mój algorytm</w:delText>
        </w:r>
      </w:del>
      <w:ins w:id="3375" w:author="Kuba Fa" w:date="2023-03-11T19:29:00Z">
        <w:r w:rsidR="00EB3BA4">
          <w:rPr>
            <w:sz w:val="24"/>
            <w:szCs w:val="24"/>
            <w:lang w:eastAsia="pl-PL"/>
          </w:rPr>
          <w:t>Algorytm oparty o formę</w:t>
        </w:r>
      </w:ins>
      <w:r w:rsidR="000E23BA" w:rsidRPr="00A36E0A">
        <w:rPr>
          <w:sz w:val="24"/>
          <w:szCs w:val="24"/>
          <w:lang w:eastAsia="pl-PL"/>
        </w:rPr>
        <w:t xml:space="preserve"> działa w taki</w:t>
      </w:r>
      <w:del w:id="3376" w:author="Kuba Fa" w:date="2023-03-11T19:29:00Z">
        <w:r w:rsidR="000E23BA" w:rsidRPr="00A36E0A" w:rsidDel="00EB3BA4">
          <w:rPr>
            <w:sz w:val="24"/>
            <w:szCs w:val="24"/>
            <w:lang w:eastAsia="pl-PL"/>
          </w:rPr>
          <w:delText>m</w:delText>
        </w:r>
      </w:del>
      <w:r w:rsidR="000E23BA" w:rsidRPr="00A36E0A">
        <w:rPr>
          <w:sz w:val="24"/>
          <w:szCs w:val="24"/>
          <w:lang w:eastAsia="pl-PL"/>
        </w:rPr>
        <w:t xml:space="preserve"> sposób, że 2/3 siły drużyny stanowi jej obecna forma ogółem, a 1/3 to forma na terenie na jakim gra. Taka proporcja została stworzona na podstawie danych statystycznych z poprzedniego sezonu z portalu 90 minut</w:t>
      </w:r>
      <w:ins w:id="3377" w:author="Kuba Fa" w:date="2023-03-11T19:30:00Z">
        <w:r w:rsidR="00EB3BA4">
          <w:rPr>
            <w:sz w:val="24"/>
            <w:szCs w:val="24"/>
            <w:lang w:eastAsia="pl-PL"/>
          </w:rPr>
          <w:t xml:space="preserve"> [15]</w:t>
        </w:r>
      </w:ins>
      <w:r w:rsidR="000E23BA" w:rsidRPr="00A36E0A">
        <w:rPr>
          <w:sz w:val="24"/>
          <w:szCs w:val="24"/>
          <w:lang w:eastAsia="pl-PL"/>
        </w:rPr>
        <w:t>.</w:t>
      </w:r>
      <w:r w:rsidR="00533A78" w:rsidRPr="00A36E0A">
        <w:rPr>
          <w:sz w:val="24"/>
          <w:szCs w:val="24"/>
          <w:lang w:eastAsia="pl-PL"/>
        </w:rPr>
        <w:t xml:space="preserve"> W serwisie forebet czynnik formy w miejscu rozgrywania meczu </w:t>
      </w:r>
      <w:del w:id="3378" w:author="Kuba Fa" w:date="2023-03-11T19:31:00Z">
        <w:r w:rsidR="00533A78" w:rsidRPr="00A36E0A" w:rsidDel="00EB3BA4">
          <w:rPr>
            <w:sz w:val="24"/>
            <w:szCs w:val="24"/>
            <w:lang w:eastAsia="pl-PL"/>
          </w:rPr>
          <w:delText xml:space="preserve">musi być </w:delText>
        </w:r>
      </w:del>
      <w:ins w:id="3379" w:author="Kuba Fa" w:date="2023-03-11T19:31:00Z">
        <w:r w:rsidR="00EB3BA4">
          <w:rPr>
            <w:sz w:val="24"/>
            <w:szCs w:val="24"/>
            <w:lang w:eastAsia="pl-PL"/>
          </w:rPr>
          <w:t xml:space="preserve">prawdopodobnie jest </w:t>
        </w:r>
      </w:ins>
      <w:r w:rsidR="00533A78" w:rsidRPr="00A36E0A">
        <w:rPr>
          <w:sz w:val="24"/>
          <w:szCs w:val="24"/>
          <w:lang w:eastAsia="pl-PL"/>
        </w:rPr>
        <w:t xml:space="preserve">większy. </w:t>
      </w:r>
      <w:del w:id="3380" w:author="Kuba Fa" w:date="2023-03-11T19:31:00Z">
        <w:r w:rsidR="00533A78" w:rsidRPr="00A36E0A" w:rsidDel="00EB3BA4">
          <w:rPr>
            <w:sz w:val="24"/>
            <w:szCs w:val="24"/>
            <w:lang w:eastAsia="pl-PL"/>
          </w:rPr>
          <w:delText>Nie jestem w stanie wydobyć dokładnego wzoru</w:delText>
        </w:r>
      </w:del>
      <w:ins w:id="3381" w:author="Kuba Fa" w:date="2023-03-11T19:31:00Z">
        <w:r w:rsidR="00EB3BA4">
          <w:rPr>
            <w:sz w:val="24"/>
            <w:szCs w:val="24"/>
            <w:lang w:eastAsia="pl-PL"/>
          </w:rPr>
          <w:t>Dokładny wzór obliczania typowania w forebet nie jest z</w:t>
        </w:r>
      </w:ins>
      <w:ins w:id="3382" w:author="Kuba Fa" w:date="2023-03-11T19:32:00Z">
        <w:r w:rsidR="00EB3BA4">
          <w:rPr>
            <w:sz w:val="24"/>
            <w:szCs w:val="24"/>
            <w:lang w:eastAsia="pl-PL"/>
          </w:rPr>
          <w:t>nany</w:t>
        </w:r>
      </w:ins>
      <w:r w:rsidR="00533A78" w:rsidRPr="00A36E0A">
        <w:rPr>
          <w:sz w:val="24"/>
          <w:szCs w:val="24"/>
          <w:lang w:eastAsia="pl-PL"/>
        </w:rPr>
        <w:t xml:space="preserve">, </w:t>
      </w:r>
      <w:del w:id="3383" w:author="Kuba Fa" w:date="2023-03-11T19:32:00Z">
        <w:r w:rsidR="00533A78" w:rsidRPr="00A36E0A" w:rsidDel="00EB3BA4">
          <w:rPr>
            <w:sz w:val="24"/>
            <w:szCs w:val="24"/>
            <w:lang w:eastAsia="pl-PL"/>
          </w:rPr>
          <w:delText>bo to by było ekstremalnie ciężkie, ale przewiduje, że ten współczynnik</w:delText>
        </w:r>
      </w:del>
      <w:ins w:id="3384" w:author="Kuba Fa" w:date="2023-03-11T19:32:00Z">
        <w:r w:rsidR="00EB3BA4">
          <w:rPr>
            <w:sz w:val="24"/>
            <w:szCs w:val="24"/>
            <w:lang w:eastAsia="pl-PL"/>
          </w:rPr>
          <w:t>lecz na podstawie obserwacji</w:t>
        </w:r>
      </w:ins>
      <w:r w:rsidR="00533A78" w:rsidRPr="00A36E0A">
        <w:rPr>
          <w:sz w:val="24"/>
          <w:szCs w:val="24"/>
          <w:lang w:eastAsia="pl-PL"/>
        </w:rPr>
        <w:t xml:space="preserve"> </w:t>
      </w:r>
      <w:del w:id="3385" w:author="Kuba Fa" w:date="2023-03-11T19:32:00Z">
        <w:r w:rsidR="00533A78" w:rsidRPr="00A36E0A" w:rsidDel="00EB3BA4">
          <w:rPr>
            <w:sz w:val="24"/>
            <w:szCs w:val="24"/>
            <w:lang w:eastAsia="pl-PL"/>
          </w:rPr>
          <w:delText xml:space="preserve">musi </w:delText>
        </w:r>
      </w:del>
      <w:ins w:id="3386" w:author="Kuba Fa" w:date="2023-03-11T19:32:00Z">
        <w:r w:rsidR="00EB3BA4">
          <w:rPr>
            <w:sz w:val="24"/>
            <w:szCs w:val="24"/>
            <w:lang w:eastAsia="pl-PL"/>
          </w:rPr>
          <w:t>można założyć, że wynosi</w:t>
        </w:r>
        <w:r w:rsidR="00EB3BA4" w:rsidRPr="00A36E0A">
          <w:rPr>
            <w:sz w:val="24"/>
            <w:szCs w:val="24"/>
            <w:lang w:eastAsia="pl-PL"/>
          </w:rPr>
          <w:t xml:space="preserve"> </w:t>
        </w:r>
      </w:ins>
      <w:del w:id="3387" w:author="Kuba Fa" w:date="2023-03-11T19:32:00Z">
        <w:r w:rsidR="00533A78" w:rsidRPr="00A36E0A" w:rsidDel="00EB3BA4">
          <w:rPr>
            <w:sz w:val="24"/>
            <w:szCs w:val="24"/>
            <w:lang w:eastAsia="pl-PL"/>
          </w:rPr>
          <w:delText xml:space="preserve">wynosić </w:delText>
        </w:r>
      </w:del>
      <w:r w:rsidR="00533A78" w:rsidRPr="00A36E0A">
        <w:rPr>
          <w:sz w:val="24"/>
          <w:szCs w:val="24"/>
          <w:lang w:eastAsia="pl-PL"/>
        </w:rPr>
        <w:t xml:space="preserve">około 50%. </w:t>
      </w:r>
      <w:del w:id="3388" w:author="Kuba Fa" w:date="2023-03-11T19:33:00Z">
        <w:r w:rsidR="00533A78" w:rsidRPr="00A36E0A" w:rsidDel="00EB3BA4">
          <w:rPr>
            <w:sz w:val="24"/>
            <w:szCs w:val="24"/>
            <w:lang w:eastAsia="pl-PL"/>
          </w:rPr>
          <w:delText xml:space="preserve">Wnioskuje </w:delText>
        </w:r>
      </w:del>
      <w:ins w:id="3389" w:author="Kuba Fa" w:date="2023-03-11T19:33:00Z">
        <w:r w:rsidR="00EB3BA4">
          <w:rPr>
            <w:sz w:val="24"/>
            <w:szCs w:val="24"/>
            <w:lang w:eastAsia="pl-PL"/>
          </w:rPr>
          <w:t>Powodem takich wniosków jest fakt, że</w:t>
        </w:r>
        <w:r w:rsidR="00EB3BA4" w:rsidRPr="00A36E0A">
          <w:rPr>
            <w:sz w:val="24"/>
            <w:szCs w:val="24"/>
            <w:lang w:eastAsia="pl-PL"/>
          </w:rPr>
          <w:t xml:space="preserve"> </w:t>
        </w:r>
      </w:ins>
      <w:del w:id="3390" w:author="Kuba Fa" w:date="2023-03-11T19:33:00Z">
        <w:r w:rsidR="00533A78" w:rsidRPr="00A36E0A" w:rsidDel="00EB3BA4">
          <w:rPr>
            <w:sz w:val="24"/>
            <w:szCs w:val="24"/>
            <w:lang w:eastAsia="pl-PL"/>
          </w:rPr>
          <w:delText xml:space="preserve">tak ponieważ </w:delText>
        </w:r>
      </w:del>
      <w:del w:id="3391" w:author="Kuba Fa" w:date="2023-03-11T19:34:00Z">
        <w:r w:rsidR="00533A78" w:rsidRPr="00A36E0A" w:rsidDel="00EB3BA4">
          <w:rPr>
            <w:sz w:val="24"/>
            <w:szCs w:val="24"/>
            <w:lang w:eastAsia="pl-PL"/>
          </w:rPr>
          <w:delText xml:space="preserve">obydwie drużyny </w:delText>
        </w:r>
      </w:del>
      <w:ins w:id="3392" w:author="Kuba Fa" w:date="2023-03-11T19:34:00Z">
        <w:r w:rsidR="00EB3BA4">
          <w:rPr>
            <w:sz w:val="24"/>
            <w:szCs w:val="24"/>
            <w:lang w:eastAsia="pl-PL"/>
          </w:rPr>
          <w:t xml:space="preserve">zarówno Warta i Stal Mielec </w:t>
        </w:r>
      </w:ins>
      <w:r w:rsidR="00533A78" w:rsidRPr="00A36E0A">
        <w:rPr>
          <w:sz w:val="24"/>
          <w:szCs w:val="24"/>
          <w:lang w:eastAsia="pl-PL"/>
        </w:rPr>
        <w:t>pod względem formy czy też innych czynników, które mogłyby być brane pod uwagę takich jak np. ostatnie mecze między obiema drużynami,</w:t>
      </w:r>
      <w:ins w:id="3393" w:author="Kuba Fa" w:date="2023-03-11T19:35:00Z">
        <w:r w:rsidR="00FD366F">
          <w:rPr>
            <w:sz w:val="24"/>
            <w:szCs w:val="24"/>
            <w:lang w:eastAsia="pl-PL"/>
          </w:rPr>
          <w:t xml:space="preserve"> na moment przed rozegraniem spotkania,</w:t>
        </w:r>
      </w:ins>
      <w:r w:rsidR="00533A78" w:rsidRPr="00A36E0A">
        <w:rPr>
          <w:sz w:val="24"/>
          <w:szCs w:val="24"/>
          <w:lang w:eastAsia="pl-PL"/>
        </w:rPr>
        <w:t xml:space="preserve"> </w:t>
      </w:r>
      <w:ins w:id="3394" w:author="Kuba Fa" w:date="2023-03-11T19:34:00Z">
        <w:r w:rsidR="00EB3BA4">
          <w:rPr>
            <w:sz w:val="24"/>
            <w:szCs w:val="24"/>
            <w:lang w:eastAsia="pl-PL"/>
          </w:rPr>
          <w:t xml:space="preserve">osiągały podobne </w:t>
        </w:r>
      </w:ins>
      <w:ins w:id="3395" w:author="Kuba Fa" w:date="2023-03-11T19:35:00Z">
        <w:r w:rsidR="00FD366F">
          <w:rPr>
            <w:sz w:val="24"/>
            <w:szCs w:val="24"/>
            <w:lang w:eastAsia="pl-PL"/>
          </w:rPr>
          <w:t xml:space="preserve">rezultaty. </w:t>
        </w:r>
      </w:ins>
      <w:del w:id="3396" w:author="Kuba Fa" w:date="2023-03-11T19:34:00Z">
        <w:r w:rsidR="00533A78" w:rsidRPr="00A36E0A" w:rsidDel="00EB3BA4">
          <w:rPr>
            <w:sz w:val="24"/>
            <w:szCs w:val="24"/>
            <w:lang w:eastAsia="pl-PL"/>
          </w:rPr>
          <w:delText xml:space="preserve">idą mniej więcej na równi. </w:delText>
        </w:r>
      </w:del>
      <w:r w:rsidR="00367B71" w:rsidRPr="00A36E0A">
        <w:rPr>
          <w:sz w:val="24"/>
          <w:szCs w:val="24"/>
          <w:lang w:eastAsia="pl-PL"/>
        </w:rPr>
        <w:t>Przedmeczowe przewidywania forebetu wyświetla</w:t>
      </w:r>
      <w:ins w:id="3397" w:author="Kuba Fa" w:date="2023-03-11T19:36:00Z">
        <w:r w:rsidR="00FD366F">
          <w:rPr>
            <w:sz w:val="24"/>
            <w:szCs w:val="24"/>
            <w:lang w:eastAsia="pl-PL"/>
          </w:rPr>
          <w:t>ły</w:t>
        </w:r>
      </w:ins>
      <w:del w:id="3398" w:author="Kuba Fa" w:date="2023-03-11T19:36:00Z">
        <w:r w:rsidR="00367B71" w:rsidRPr="00A36E0A" w:rsidDel="00FD366F">
          <w:rPr>
            <w:sz w:val="24"/>
            <w:szCs w:val="24"/>
            <w:lang w:eastAsia="pl-PL"/>
          </w:rPr>
          <w:delText>ją</w:delText>
        </w:r>
      </w:del>
      <w:r w:rsidR="00367B71" w:rsidRPr="00A36E0A">
        <w:rPr>
          <w:sz w:val="24"/>
          <w:szCs w:val="24"/>
          <w:lang w:eastAsia="pl-PL"/>
        </w:rPr>
        <w:t xml:space="preserve"> 26% szans na zwycięstwo Warty, 28% na remis i 47% na zwycięstwo </w:t>
      </w:r>
      <w:ins w:id="3399" w:author="Kuba Fa" w:date="2023-03-11T19:36:00Z">
        <w:r w:rsidR="00FD366F">
          <w:rPr>
            <w:sz w:val="24"/>
            <w:szCs w:val="24"/>
            <w:lang w:eastAsia="pl-PL"/>
          </w:rPr>
          <w:t>Stali. D</w:t>
        </w:r>
      </w:ins>
      <w:del w:id="3400" w:author="Kuba Fa" w:date="2023-03-11T19:36:00Z">
        <w:r w:rsidR="00367B71" w:rsidRPr="00A36E0A" w:rsidDel="00FD366F">
          <w:rPr>
            <w:sz w:val="24"/>
            <w:szCs w:val="24"/>
            <w:lang w:eastAsia="pl-PL"/>
          </w:rPr>
          <w:delText>co d</w:delText>
        </w:r>
      </w:del>
      <w:r w:rsidR="00367B71" w:rsidRPr="00A36E0A">
        <w:rPr>
          <w:sz w:val="24"/>
          <w:szCs w:val="24"/>
          <w:lang w:eastAsia="pl-PL"/>
        </w:rPr>
        <w:t>aje</w:t>
      </w:r>
      <w:ins w:id="3401" w:author="Kuba Fa" w:date="2023-03-11T19:36:00Z">
        <w:r w:rsidR="00FD366F">
          <w:rPr>
            <w:sz w:val="24"/>
            <w:szCs w:val="24"/>
            <w:lang w:eastAsia="pl-PL"/>
          </w:rPr>
          <w:t xml:space="preserve"> to</w:t>
        </w:r>
      </w:ins>
      <w:r w:rsidR="00367B71" w:rsidRPr="00A36E0A">
        <w:rPr>
          <w:sz w:val="24"/>
          <w:szCs w:val="24"/>
          <w:lang w:eastAsia="pl-PL"/>
        </w:rPr>
        <w:t xml:space="preserve"> w przybliżeniu </w:t>
      </w:r>
      <w:ins w:id="3402" w:author="Kuba Fa" w:date="2023-03-11T19:36:00Z">
        <w:r w:rsidR="00FD366F">
          <w:rPr>
            <w:sz w:val="24"/>
            <w:szCs w:val="24"/>
            <w:lang w:eastAsia="pl-PL"/>
          </w:rPr>
          <w:t>około</w:t>
        </w:r>
      </w:ins>
      <w:del w:id="3403" w:author="Kuba Fa" w:date="2023-03-11T19:36:00Z">
        <w:r w:rsidR="00367B71" w:rsidRPr="00A36E0A" w:rsidDel="00FD366F">
          <w:rPr>
            <w:sz w:val="24"/>
            <w:szCs w:val="24"/>
            <w:lang w:eastAsia="pl-PL"/>
          </w:rPr>
          <w:delText>prawdopodobnie</w:delText>
        </w:r>
      </w:del>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zsumować 50-50 formy ogólnej z 70-30 formy zależnej od terenu taką samą wagą to średnia wyszłaby 60-40, czyli taka jak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 xml:space="preserve">procentów witryny forebet w oparciu o tą tezę przy innych spotkaniach pozwala wysunąć podobne wnioski. Strona ta jest na pewno bardziej zaawansowana obliczeniowo od </w:t>
      </w:r>
      <w:del w:id="3404" w:author="Kuba Fa" w:date="2023-03-11T19:37:00Z">
        <w:r w:rsidR="00D56D5E" w:rsidRPr="00A36E0A" w:rsidDel="00FD366F">
          <w:rPr>
            <w:sz w:val="24"/>
            <w:szCs w:val="24"/>
            <w:lang w:eastAsia="pl-PL"/>
          </w:rPr>
          <w:delText xml:space="preserve">mojego </w:delText>
        </w:r>
      </w:del>
      <w:r w:rsidR="00D56D5E" w:rsidRPr="00A36E0A">
        <w:rPr>
          <w:sz w:val="24"/>
          <w:szCs w:val="24"/>
          <w:lang w:eastAsia="pl-PL"/>
        </w:rPr>
        <w:t>algorytmu</w:t>
      </w:r>
      <w:ins w:id="3405" w:author="Kuba Fa" w:date="2023-03-11T19:37:00Z">
        <w:r w:rsidR="00FD366F">
          <w:rPr>
            <w:sz w:val="24"/>
            <w:szCs w:val="24"/>
            <w:lang w:eastAsia="pl-PL"/>
          </w:rPr>
          <w:t xml:space="preserve"> opartego wyłącznie o </w:t>
        </w:r>
      </w:ins>
      <w:ins w:id="3406" w:author="Kuba Fa" w:date="2023-03-11T19:38:00Z">
        <w:r w:rsidR="00FD366F">
          <w:rPr>
            <w:sz w:val="24"/>
            <w:szCs w:val="24"/>
            <w:lang w:eastAsia="pl-PL"/>
          </w:rPr>
          <w:t>ostatnią formę.</w:t>
        </w:r>
      </w:ins>
      <w:del w:id="3407" w:author="Kuba Fa" w:date="2023-03-11T19:37:00Z">
        <w:r w:rsidR="00D56D5E" w:rsidRPr="00A36E0A" w:rsidDel="00FD366F">
          <w:rPr>
            <w:sz w:val="24"/>
            <w:szCs w:val="24"/>
            <w:lang w:eastAsia="pl-PL"/>
          </w:rPr>
          <w:delText>,</w:delText>
        </w:r>
      </w:del>
      <w:r w:rsidR="00D56D5E" w:rsidRPr="00A36E0A">
        <w:rPr>
          <w:sz w:val="24"/>
          <w:szCs w:val="24"/>
          <w:lang w:eastAsia="pl-PL"/>
        </w:rPr>
        <w:t xml:space="preserve"> </w:t>
      </w:r>
      <w:ins w:id="3408" w:author="Kuba Fa" w:date="2023-03-11T19:38:00Z">
        <w:r w:rsidR="00FD366F">
          <w:rPr>
            <w:sz w:val="24"/>
            <w:szCs w:val="24"/>
            <w:lang w:eastAsia="pl-PL"/>
          </w:rPr>
          <w:t>L</w:t>
        </w:r>
      </w:ins>
      <w:del w:id="3409" w:author="Kuba Fa" w:date="2023-03-11T19:38:00Z">
        <w:r w:rsidR="00D56D5E" w:rsidRPr="00A36E0A" w:rsidDel="00FD366F">
          <w:rPr>
            <w:sz w:val="24"/>
            <w:szCs w:val="24"/>
            <w:lang w:eastAsia="pl-PL"/>
          </w:rPr>
          <w:delText>l</w:delText>
        </w:r>
      </w:del>
      <w:r w:rsidR="00D56D5E" w:rsidRPr="00A36E0A">
        <w:rPr>
          <w:sz w:val="24"/>
          <w:szCs w:val="24"/>
          <w:lang w:eastAsia="pl-PL"/>
        </w:rPr>
        <w:t>ecz</w:t>
      </w:r>
      <w:r w:rsidR="00F45E46" w:rsidRPr="00A36E0A">
        <w:rPr>
          <w:sz w:val="24"/>
          <w:szCs w:val="24"/>
          <w:lang w:eastAsia="pl-PL"/>
        </w:rPr>
        <w:t xml:space="preserve"> </w:t>
      </w:r>
      <w:ins w:id="3410" w:author="Kuba Fa" w:date="2023-03-11T19:38:00Z">
        <w:r w:rsidR="00FD366F">
          <w:rPr>
            <w:sz w:val="24"/>
            <w:szCs w:val="24"/>
            <w:lang w:eastAsia="pl-PL"/>
          </w:rPr>
          <w:t xml:space="preserve">ta druga </w:t>
        </w:r>
      </w:ins>
      <w:del w:id="3411" w:author="Kuba Fa" w:date="2023-03-11T19:38:00Z">
        <w:r w:rsidR="00F45E46" w:rsidRPr="00A36E0A" w:rsidDel="00FD366F">
          <w:rPr>
            <w:sz w:val="24"/>
            <w:szCs w:val="24"/>
            <w:lang w:eastAsia="pl-PL"/>
          </w:rPr>
          <w:delText>własna</w:delText>
        </w:r>
        <w:r w:rsidR="00D56D5E" w:rsidRPr="00A36E0A" w:rsidDel="00FD366F">
          <w:rPr>
            <w:sz w:val="24"/>
            <w:szCs w:val="24"/>
            <w:lang w:eastAsia="pl-PL"/>
          </w:rPr>
          <w:delText xml:space="preserve"> </w:delText>
        </w:r>
      </w:del>
      <w:r w:rsidR="00D56D5E" w:rsidRPr="00A36E0A">
        <w:rPr>
          <w:sz w:val="24"/>
          <w:szCs w:val="24"/>
          <w:lang w:eastAsia="pl-PL"/>
        </w:rPr>
        <w:t>metoda skupi</w:t>
      </w:r>
      <w:ins w:id="3412" w:author="Kuba Fa" w:date="2023-03-11T19:38:00Z">
        <w:r w:rsidR="00FD366F">
          <w:rPr>
            <w:sz w:val="24"/>
            <w:szCs w:val="24"/>
            <w:lang w:eastAsia="pl-PL"/>
          </w:rPr>
          <w:t>a</w:t>
        </w:r>
      </w:ins>
      <w:del w:id="3413" w:author="Kuba Fa" w:date="2023-03-11T19:38:00Z">
        <w:r w:rsidR="00D56D5E" w:rsidRPr="00A36E0A" w:rsidDel="00FD366F">
          <w:rPr>
            <w:sz w:val="24"/>
            <w:szCs w:val="24"/>
            <w:lang w:eastAsia="pl-PL"/>
          </w:rPr>
          <w:delText>enia</w:delText>
        </w:r>
      </w:del>
      <w:r w:rsidR="00D56D5E" w:rsidRPr="00A36E0A">
        <w:rPr>
          <w:sz w:val="24"/>
          <w:szCs w:val="24"/>
          <w:lang w:eastAsia="pl-PL"/>
        </w:rPr>
        <w:t xml:space="preserve"> się na jednej lidze, </w:t>
      </w:r>
      <w:ins w:id="3414" w:author="Kuba Fa" w:date="2023-03-11T19:38:00Z">
        <w:r w:rsidR="00FD366F">
          <w:rPr>
            <w:sz w:val="24"/>
            <w:szCs w:val="24"/>
            <w:lang w:eastAsia="pl-PL"/>
          </w:rPr>
          <w:t>przez co może być bardziej dopracowana</w:t>
        </w:r>
      </w:ins>
      <w:del w:id="3415" w:author="Kuba Fa" w:date="2023-03-11T19:38:00Z">
        <w:r w:rsidR="00D56D5E" w:rsidRPr="00A36E0A" w:rsidDel="00FD366F">
          <w:rPr>
            <w:sz w:val="24"/>
            <w:szCs w:val="24"/>
            <w:lang w:eastAsia="pl-PL"/>
          </w:rPr>
          <w:delText>może sprawić, że osobisty skrypt będzie dawał równie dobre, lub nawet lepsze przewidywania</w:delText>
        </w:r>
      </w:del>
      <w:del w:id="3416" w:author="Kuba Fa" w:date="2023-03-11T19:39:00Z">
        <w:r w:rsidR="00D56D5E" w:rsidRPr="00A36E0A" w:rsidDel="00FD366F">
          <w:rPr>
            <w:sz w:val="24"/>
            <w:szCs w:val="24"/>
            <w:lang w:eastAsia="pl-PL"/>
          </w:rPr>
          <w:delText>. Patrząc na testowanie wszystkich źródeł z rzeczywistością można wysnuć wnioski, że przewidywanie dokładnych wyników za pomocą matematycznych algorytmów jest bardziej opłacalne od typowania zwycięzcy spotkania. Wynika to z atrakcyjności kursów i niskiego prawdopodobieństwa u bukmacherów na konkretny wysokobramkowy rezultat</w:delText>
        </w:r>
      </w:del>
      <w:r w:rsidR="00D56D5E" w:rsidRPr="00A36E0A">
        <w:rPr>
          <w:sz w:val="24"/>
          <w:szCs w:val="24"/>
          <w:lang w:eastAsia="pl-PL"/>
        </w:rPr>
        <w:t xml:space="preserve">. Oczywiście </w:t>
      </w:r>
      <w:del w:id="3417" w:author="Kuba Fa" w:date="2023-03-11T19:40:00Z">
        <w:r w:rsidR="00D56D5E" w:rsidRPr="00A36E0A" w:rsidDel="00FD366F">
          <w:rPr>
            <w:sz w:val="24"/>
            <w:szCs w:val="24"/>
            <w:lang w:eastAsia="pl-PL"/>
          </w:rPr>
          <w:delText xml:space="preserve">jest to często kwestia szczęścia bo </w:delText>
        </w:r>
      </w:del>
      <w:r w:rsidR="00D56D5E" w:rsidRPr="00A36E0A">
        <w:rPr>
          <w:sz w:val="24"/>
          <w:szCs w:val="24"/>
          <w:lang w:eastAsia="pl-PL"/>
        </w:rPr>
        <w:t>żaden system nie jest w stanie idealnie przewidywać wynik</w:t>
      </w:r>
      <w:ins w:id="3418" w:author="Kuba Fa" w:date="2023-03-11T19:40:00Z">
        <w:r w:rsidR="00FD366F">
          <w:rPr>
            <w:sz w:val="24"/>
            <w:szCs w:val="24"/>
            <w:lang w:eastAsia="pl-PL"/>
          </w:rPr>
          <w:t>ów</w:t>
        </w:r>
      </w:ins>
      <w:r w:rsidR="00D56D5E" w:rsidRPr="00A36E0A">
        <w:rPr>
          <w:sz w:val="24"/>
          <w:szCs w:val="24"/>
          <w:lang w:eastAsia="pl-PL"/>
        </w:rPr>
        <w:t xml:space="preserve"> każdego meczu</w:t>
      </w:r>
      <w:ins w:id="3419" w:author="Kuba Fa" w:date="2023-03-11T19:40:00Z">
        <w:r w:rsidR="00FD366F">
          <w:rPr>
            <w:sz w:val="24"/>
            <w:szCs w:val="24"/>
            <w:lang w:eastAsia="pl-PL"/>
          </w:rPr>
          <w:t>, lecz sprawdzane metody są użyteczne przy analizie</w:t>
        </w:r>
      </w:ins>
      <w:del w:id="3420" w:author="Kuba Fa" w:date="2023-03-11T19:40:00Z">
        <w:r w:rsidR="00D56D5E" w:rsidRPr="00A36E0A" w:rsidDel="00FD366F">
          <w:rPr>
            <w:sz w:val="24"/>
            <w:szCs w:val="24"/>
            <w:lang w:eastAsia="pl-PL"/>
          </w:rPr>
          <w:delText>.</w:delText>
        </w:r>
      </w:del>
    </w:p>
    <w:p w14:paraId="48684DD9" w14:textId="77F8F0CE" w:rsidR="00D125D1" w:rsidRPr="00A36E0A" w:rsidRDefault="00D125D1">
      <w:pPr>
        <w:rPr>
          <w:sz w:val="24"/>
          <w:szCs w:val="24"/>
          <w:lang w:eastAsia="pl-PL"/>
        </w:rPr>
      </w:pPr>
    </w:p>
    <w:p w14:paraId="653920E7" w14:textId="5216B595" w:rsidR="00EB4DBF" w:rsidRPr="00B94741" w:rsidRDefault="000E4162">
      <w:pPr>
        <w:rPr>
          <w:b/>
          <w:bCs/>
          <w:sz w:val="40"/>
          <w:szCs w:val="40"/>
          <w:lang w:eastAsia="pl-PL"/>
        </w:rPr>
      </w:pPr>
      <w:ins w:id="3421" w:author="Kuba Fa" w:date="2023-02-02T19:03:00Z">
        <w:r>
          <w:rPr>
            <w:b/>
            <w:bCs/>
            <w:sz w:val="40"/>
            <w:szCs w:val="40"/>
            <w:lang w:eastAsia="pl-PL"/>
          </w:rPr>
          <w:t xml:space="preserve">Bibliogragia i </w:t>
        </w:r>
      </w:ins>
      <w:commentRangeStart w:id="3422"/>
      <w:r w:rsidR="00CA4A4A">
        <w:rPr>
          <w:b/>
          <w:bCs/>
          <w:sz w:val="40"/>
          <w:szCs w:val="40"/>
          <w:lang w:eastAsia="pl-PL"/>
        </w:rPr>
        <w:t>Netografia</w:t>
      </w:r>
      <w:commentRangeEnd w:id="3422"/>
      <w:r w:rsidR="00B028BA">
        <w:rPr>
          <w:rStyle w:val="Odwoaniedokomentarza"/>
        </w:rPr>
        <w:commentReference w:id="3422"/>
      </w:r>
    </w:p>
    <w:p w14:paraId="5E14418F" w14:textId="6FAFFFB6" w:rsidR="008C198E" w:rsidRDefault="008C198E">
      <w:pPr>
        <w:pStyle w:val="MojNormalny2"/>
        <w:tabs>
          <w:tab w:val="left" w:pos="1470"/>
        </w:tabs>
        <w:ind w:firstLine="0"/>
        <w:jc w:val="left"/>
        <w:rPr>
          <w:ins w:id="3423" w:author="Kuba Fa" w:date="2023-03-08T11:39:00Z"/>
        </w:rPr>
      </w:pPr>
      <w:ins w:id="3424" w:author="Kuba Fa" w:date="2023-03-08T11:34:00Z">
        <w:r>
          <w:t xml:space="preserve">[1] </w:t>
        </w:r>
      </w:ins>
      <w:ins w:id="3425" w:author="Kuba Fa" w:date="2023-03-08T11:35:00Z">
        <w:r>
          <w:fldChar w:fldCharType="begin"/>
        </w:r>
        <w:r>
          <w:instrText xml:space="preserve"> HYPERLINK "</w:instrText>
        </w:r>
        <w:r w:rsidRPr="008C198E">
          <w:instrText>https://sportowefakty.wp.pl/pilka-nozna/558431/200-tys-kibicow-na-meczu-pilkarskim-oto-spotkania-z-najwieksza-liczba-widzow</w:instrText>
        </w:r>
        <w:r>
          <w:instrText xml:space="preserve">" </w:instrText>
        </w:r>
        <w:r>
          <w:fldChar w:fldCharType="separate"/>
        </w:r>
        <w:r w:rsidRPr="00CB38B5">
          <w:rPr>
            <w:rStyle w:val="Hipercze"/>
          </w:rPr>
          <w:t>https://sportowefakty.wp.pl/pilka-nozna/558431/200-tys-kibicow-na-meczu-pilkarskim-oto-spotkania-z-najwieksza-liczba-widzow</w:t>
        </w:r>
        <w:r>
          <w:fldChar w:fldCharType="end"/>
        </w:r>
      </w:ins>
    </w:p>
    <w:p w14:paraId="51DA9E3D" w14:textId="177D4A3B" w:rsidR="008C198E" w:rsidRDefault="008C198E">
      <w:pPr>
        <w:pStyle w:val="MojNormalny2"/>
        <w:tabs>
          <w:tab w:val="left" w:pos="1470"/>
        </w:tabs>
        <w:ind w:firstLine="0"/>
        <w:jc w:val="left"/>
        <w:rPr>
          <w:ins w:id="3426" w:author="Kuba Fa" w:date="2023-03-08T11:49:00Z"/>
        </w:rPr>
      </w:pPr>
      <w:ins w:id="3427" w:author="Kuba Fa" w:date="2023-03-08T11:39:00Z">
        <w:r>
          <w:lastRenderedPageBreak/>
          <w:t xml:space="preserve">[2] </w:t>
        </w:r>
      </w:ins>
      <w:ins w:id="3428" w:author="Kuba Fa" w:date="2023-03-08T11:49:00Z">
        <w:r w:rsidR="00D600F0">
          <w:fldChar w:fldCharType="begin"/>
        </w:r>
        <w:r w:rsidR="00D600F0">
          <w:instrText xml:space="preserve"> HYPERLINK "</w:instrText>
        </w:r>
      </w:ins>
      <w:ins w:id="3429" w:author="Kuba Fa" w:date="2023-03-08T11:39:00Z">
        <w:r w:rsidR="00D600F0" w:rsidRPr="008C198E">
          <w:instrText>https://transfery.info/aktualnosci/mistrzostwa-swiata-tvp-pochwalilo-sie-wynikami-ogladalnosci-meczu-polska-argentyna-sa-rekordy/176688</w:instrText>
        </w:r>
      </w:ins>
      <w:ins w:id="3430" w:author="Kuba Fa" w:date="2023-03-08T11:49:00Z">
        <w:r w:rsidR="00D600F0">
          <w:instrText xml:space="preserve">" </w:instrText>
        </w:r>
        <w:r w:rsidR="00D600F0">
          <w:fldChar w:fldCharType="separate"/>
        </w:r>
      </w:ins>
      <w:ins w:id="3431" w:author="Kuba Fa" w:date="2023-03-08T11:39:00Z">
        <w:r w:rsidR="00D600F0" w:rsidRPr="00CB38B5">
          <w:rPr>
            <w:rStyle w:val="Hipercze"/>
          </w:rPr>
          <w:t>https://transfery.info/aktualnosci/mistrzostwa-swiata-tvp-pochwalilo-sie-wynikami-ogladalnosci-meczu-polska-argentyna-sa-rekordy/176688</w:t>
        </w:r>
      </w:ins>
      <w:ins w:id="3432" w:author="Kuba Fa" w:date="2023-03-08T11:49:00Z">
        <w:r w:rsidR="00D600F0">
          <w:fldChar w:fldCharType="end"/>
        </w:r>
      </w:ins>
    </w:p>
    <w:p w14:paraId="313DE518" w14:textId="714E0C1D" w:rsidR="00D600F0" w:rsidRDefault="00D600F0">
      <w:pPr>
        <w:pStyle w:val="MojNormalny2"/>
        <w:tabs>
          <w:tab w:val="left" w:pos="1470"/>
        </w:tabs>
        <w:ind w:firstLine="0"/>
        <w:jc w:val="left"/>
        <w:rPr>
          <w:ins w:id="3433" w:author="Kuba Fa" w:date="2023-03-08T12:10:00Z"/>
        </w:rPr>
      </w:pPr>
      <w:ins w:id="3434" w:author="Kuba Fa" w:date="2023-03-08T11:49:00Z">
        <w:r>
          <w:t xml:space="preserve">[3] </w:t>
        </w:r>
      </w:ins>
      <w:ins w:id="3435" w:author="Kuba Fa" w:date="2023-03-08T12:10:00Z">
        <w:r w:rsidR="00A90B48">
          <w:fldChar w:fldCharType="begin"/>
        </w:r>
        <w:r w:rsidR="00A90B48">
          <w:instrText xml:space="preserve"> HYPERLINK "</w:instrText>
        </w:r>
      </w:ins>
      <w:ins w:id="3436" w:author="Kuba Fa" w:date="2023-03-08T11:49:00Z">
        <w:r w:rsidR="00A90B48" w:rsidRPr="00D600F0">
          <w:instrText>https://arc.com.pl/juz-jest-najnowszy-raport-sponsoring-monitor/</w:instrText>
        </w:r>
      </w:ins>
      <w:ins w:id="3437" w:author="Kuba Fa" w:date="2023-03-08T12:10:00Z">
        <w:r w:rsidR="00A90B48">
          <w:instrText xml:space="preserve">" </w:instrText>
        </w:r>
        <w:r w:rsidR="00A90B48">
          <w:fldChar w:fldCharType="separate"/>
        </w:r>
      </w:ins>
      <w:ins w:id="3438" w:author="Kuba Fa" w:date="2023-03-08T11:49:00Z">
        <w:r w:rsidR="00A90B48" w:rsidRPr="00CB38B5">
          <w:rPr>
            <w:rStyle w:val="Hipercze"/>
          </w:rPr>
          <w:t>https://arc.com.pl/juz-jest-najnowszy-raport-sponsoring-monitor/</w:t>
        </w:r>
      </w:ins>
      <w:ins w:id="3439" w:author="Kuba Fa" w:date="2023-03-08T12:10:00Z">
        <w:r w:rsidR="00A90B48">
          <w:fldChar w:fldCharType="end"/>
        </w:r>
      </w:ins>
    </w:p>
    <w:p w14:paraId="5EC843D0" w14:textId="5844CC37" w:rsidR="008C198E" w:rsidRDefault="00A90B48">
      <w:pPr>
        <w:pStyle w:val="MojNormalny2"/>
        <w:tabs>
          <w:tab w:val="left" w:pos="1470"/>
        </w:tabs>
        <w:ind w:firstLine="0"/>
        <w:jc w:val="left"/>
        <w:rPr>
          <w:ins w:id="3440" w:author="Kuba Fa" w:date="2023-03-08T11:34:00Z"/>
        </w:rPr>
      </w:pPr>
      <w:ins w:id="3441" w:author="Kuba Fa" w:date="2023-03-08T12:10:00Z">
        <w:r>
          <w:t xml:space="preserve">[4] </w:t>
        </w:r>
        <w:r w:rsidRPr="00A90B48">
          <w:t>https://cbos.pl/SPISKOM.POL/2016/K_097_16.PDF</w:t>
        </w:r>
      </w:ins>
    </w:p>
    <w:p w14:paraId="207B8885" w14:textId="55619801" w:rsidR="00FC057C" w:rsidRDefault="00FC057C">
      <w:pPr>
        <w:pStyle w:val="MojNormalny2"/>
        <w:tabs>
          <w:tab w:val="left" w:pos="1470"/>
        </w:tabs>
        <w:ind w:firstLine="0"/>
        <w:jc w:val="left"/>
        <w:rPr>
          <w:ins w:id="3442" w:author="Kuba Fa" w:date="2023-03-09T11:31:00Z"/>
        </w:rPr>
      </w:pPr>
      <w:ins w:id="3443" w:author="Kuba Fa" w:date="2023-02-02T14:18:00Z">
        <w:r>
          <w:t>[</w:t>
        </w:r>
      </w:ins>
      <w:ins w:id="3444" w:author="Kuba Fa" w:date="2023-03-09T11:30:00Z">
        <w:r w:rsidR="009B0BE0">
          <w:t>5</w:t>
        </w:r>
      </w:ins>
      <w:ins w:id="3445" w:author="Kuba Fa" w:date="2023-02-02T14:18:00Z">
        <w:r>
          <w:t>]</w:t>
        </w:r>
      </w:ins>
      <w:ins w:id="3446" w:author="Kuba Fa" w:date="2023-02-02T14:48:00Z">
        <w:r w:rsidR="00F55A3A">
          <w:t xml:space="preserve"> Grady Booch, James Rumbaugh, Ivar Jacobson</w:t>
        </w:r>
      </w:ins>
      <w:ins w:id="3447" w:author="Kuba Fa" w:date="2023-02-02T14:52:00Z">
        <w:r w:rsidR="000017CB">
          <w:t xml:space="preserve"> </w:t>
        </w:r>
      </w:ins>
      <w:ins w:id="3448" w:author="Kuba Fa" w:date="2023-02-02T14:48:00Z">
        <w:r w:rsidR="00F55A3A">
          <w:t>„</w:t>
        </w:r>
      </w:ins>
      <w:ins w:id="3449" w:author="Kuba Fa" w:date="2023-02-02T14:49:00Z">
        <w:r w:rsidR="00F55A3A">
          <w:t>UML przewodnik użytkownika”</w:t>
        </w:r>
      </w:ins>
      <w:ins w:id="3450" w:author="Kuba Fa" w:date="2023-02-02T14:52:00Z">
        <w:r w:rsidR="000017CB">
          <w:t xml:space="preserve"> tłum: Krzysztof Stencel, 200</w:t>
        </w:r>
      </w:ins>
      <w:ins w:id="3451" w:author="Kuba Fa" w:date="2023-02-02T14:53:00Z">
        <w:r w:rsidR="000017CB">
          <w:t>2</w:t>
        </w:r>
      </w:ins>
    </w:p>
    <w:p w14:paraId="1C113B47" w14:textId="07FBD0DB" w:rsidR="009B0BE0" w:rsidRDefault="009B0BE0">
      <w:pPr>
        <w:pStyle w:val="MojNormalny2"/>
        <w:tabs>
          <w:tab w:val="left" w:pos="1470"/>
        </w:tabs>
        <w:ind w:firstLine="0"/>
        <w:jc w:val="left"/>
        <w:rPr>
          <w:ins w:id="3452" w:author="Kuba Fa" w:date="2023-03-09T12:28:00Z"/>
        </w:rPr>
      </w:pPr>
      <w:ins w:id="3453" w:author="Kuba Fa" w:date="2023-03-09T11:31:00Z">
        <w:r>
          <w:t>[6]</w:t>
        </w:r>
      </w:ins>
      <w:ins w:id="3454" w:author="Kuba Fa" w:date="2023-03-09T11:32:00Z">
        <w:r>
          <w:t xml:space="preserve"> Borys Struski, Piotr Sebastian „Encyklopedia Football Managera 2023”, 2022</w:t>
        </w:r>
      </w:ins>
    </w:p>
    <w:p w14:paraId="130A3DC8" w14:textId="6840FE8A" w:rsidR="00B23C56" w:rsidRDefault="00B23C56" w:rsidP="00B23C56">
      <w:pPr>
        <w:pStyle w:val="MojNormalny2"/>
        <w:ind w:firstLine="0"/>
        <w:jc w:val="left"/>
        <w:rPr>
          <w:ins w:id="3455" w:author="Kuba Fa" w:date="2023-03-09T16:36:00Z"/>
        </w:rPr>
      </w:pPr>
      <w:ins w:id="3456" w:author="Kuba Fa" w:date="2023-03-09T12:28:00Z">
        <w:r>
          <w:t>[7] Źródło danych, z którego dane są pozyskiwane informacje o statystykach piłkarzy w F</w:t>
        </w:r>
      </w:ins>
      <w:ins w:id="3457" w:author="Kuba Fa" w:date="2023-03-12T09:48:00Z">
        <w:r w:rsidR="00AC533F">
          <w:t>IFIE</w:t>
        </w:r>
      </w:ins>
      <w:ins w:id="3458" w:author="Kuba Fa" w:date="2023-03-09T12:28:00Z">
        <w:r>
          <w:t xml:space="preserve">, </w:t>
        </w:r>
        <w:r>
          <w:fldChar w:fldCharType="begin"/>
        </w:r>
        <w:r>
          <w:instrText xml:space="preserve"> HYPERLINK "</w:instrText>
        </w:r>
        <w:r w:rsidRPr="00AC35DB">
          <w:instrText>https://www.futhead.com/21/players/?level=all_nif&amp;league=13&amp;club=all&amp;bin_platform=ps</w:instrText>
        </w:r>
        <w:r>
          <w:instrText xml:space="preserve">" </w:instrText>
        </w:r>
        <w:r>
          <w:fldChar w:fldCharType="separate"/>
        </w:r>
        <w:r w:rsidRPr="00C327FF">
          <w:rPr>
            <w:rStyle w:val="Hipercze"/>
          </w:rPr>
          <w:t>https://www.futhead.com/21/players/?level=all_nif&amp;league=13&amp;club=all&amp;bin_platform=ps</w:t>
        </w:r>
        <w:r>
          <w:fldChar w:fldCharType="end"/>
        </w:r>
      </w:ins>
    </w:p>
    <w:p w14:paraId="17127F70" w14:textId="22780E52" w:rsidR="003A7E87" w:rsidRPr="003A7E87" w:rsidRDefault="003A7E87" w:rsidP="00B23C56">
      <w:pPr>
        <w:pStyle w:val="MojNormalny2"/>
        <w:ind w:firstLine="0"/>
        <w:jc w:val="left"/>
        <w:rPr>
          <w:ins w:id="3459" w:author="Kuba Fa" w:date="2023-03-09T12:28:00Z"/>
          <w:color w:val="0563C1" w:themeColor="hyperlink"/>
          <w:u w:val="single"/>
          <w:rPrChange w:id="3460" w:author="Kuba Fa" w:date="2023-03-09T16:36:00Z">
            <w:rPr>
              <w:ins w:id="3461" w:author="Kuba Fa" w:date="2023-03-09T12:28:00Z"/>
            </w:rPr>
          </w:rPrChange>
        </w:rPr>
      </w:pPr>
      <w:ins w:id="3462" w:author="Kuba Fa" w:date="2023-03-09T16:36:00Z">
        <w:r>
          <w:rPr>
            <w:rStyle w:val="Hipercze"/>
          </w:rPr>
          <w:t xml:space="preserve">[8] Współczynnik UEFA, </w:t>
        </w:r>
        <w:r>
          <w:rPr>
            <w:rStyle w:val="Hipercze"/>
          </w:rPr>
          <w:fldChar w:fldCharType="begin"/>
        </w:r>
        <w:r>
          <w:rPr>
            <w:rStyle w:val="Hipercze"/>
          </w:rPr>
          <w:instrText xml:space="preserve"> HYPERLINK "</w:instrText>
        </w:r>
        <w:r w:rsidRPr="00481F89">
          <w:rPr>
            <w:rStyle w:val="Hipercze"/>
          </w:rPr>
          <w:instrText>https://www.transfermarkt.pl/statistik/5jahreswertung</w:instrText>
        </w:r>
        <w:r>
          <w:rPr>
            <w:rStyle w:val="Hipercze"/>
          </w:rPr>
          <w:instrText xml:space="preserve">" </w:instrText>
        </w:r>
        <w:r>
          <w:rPr>
            <w:rStyle w:val="Hipercze"/>
          </w:rPr>
        </w:r>
        <w:r>
          <w:rPr>
            <w:rStyle w:val="Hipercze"/>
          </w:rPr>
          <w:fldChar w:fldCharType="separate"/>
        </w:r>
        <w:r w:rsidRPr="00797B24">
          <w:rPr>
            <w:rStyle w:val="Hipercze"/>
          </w:rPr>
          <w:t>https://www.transfermarkt.pl/statistik/5jahreswertung</w:t>
        </w:r>
        <w:r>
          <w:rPr>
            <w:rStyle w:val="Hipercze"/>
          </w:rPr>
          <w:fldChar w:fldCharType="end"/>
        </w:r>
      </w:ins>
    </w:p>
    <w:p w14:paraId="5A1C2905" w14:textId="2A572456" w:rsidR="00BD060F" w:rsidRDefault="00BD060F" w:rsidP="00BD060F">
      <w:pPr>
        <w:pStyle w:val="MojNormalny2"/>
        <w:ind w:firstLine="0"/>
        <w:jc w:val="left"/>
        <w:rPr>
          <w:ins w:id="3463" w:author="Kuba Fa" w:date="2023-03-10T18:55:00Z"/>
          <w:rStyle w:val="Hipercze"/>
        </w:rPr>
      </w:pPr>
      <w:ins w:id="3464" w:author="Kuba Fa" w:date="2023-03-09T14:31:00Z">
        <w:r>
          <w:t>[</w:t>
        </w:r>
      </w:ins>
      <w:ins w:id="3465" w:author="Kuba Fa" w:date="2023-03-09T16:36:00Z">
        <w:r w:rsidR="003A7E87">
          <w:t>9</w:t>
        </w:r>
      </w:ins>
      <w:ins w:id="3466" w:author="Kuba Fa" w:date="2023-03-09T14:31:00Z">
        <w:r>
          <w:t xml:space="preserve">] Źródło danych, z którego dane są pozyskiwane informacje o statystykach piłkarzy w Football Managerze, </w:t>
        </w:r>
        <w:r>
          <w:fldChar w:fldCharType="begin"/>
        </w:r>
        <w:r>
          <w:instrText>HYPERLINK "https://fmdataba.com/21/l/2613/premier-league/best-players/"</w:instrText>
        </w:r>
        <w:r>
          <w:fldChar w:fldCharType="separate"/>
        </w:r>
        <w:r w:rsidRPr="002D058B">
          <w:rPr>
            <w:rStyle w:val="Hipercze"/>
          </w:rPr>
          <w:t>https://fmdataba.com/21/l/2613/premier-league/best-players/</w:t>
        </w:r>
        <w:r>
          <w:rPr>
            <w:rStyle w:val="Hipercze"/>
          </w:rPr>
          <w:fldChar w:fldCharType="end"/>
        </w:r>
      </w:ins>
    </w:p>
    <w:p w14:paraId="6C19D14E" w14:textId="51CD2DDA" w:rsidR="002C64BC" w:rsidRDefault="002C64BC" w:rsidP="00BD060F">
      <w:pPr>
        <w:pStyle w:val="MojNormalny2"/>
        <w:ind w:firstLine="0"/>
        <w:jc w:val="left"/>
        <w:rPr>
          <w:ins w:id="3467" w:author="Kuba Fa" w:date="2023-03-10T19:20:00Z"/>
          <w:rStyle w:val="Hipercze"/>
        </w:rPr>
      </w:pPr>
      <w:ins w:id="3468" w:author="Kuba Fa" w:date="2023-03-10T18:57:00Z">
        <w:r>
          <w:rPr>
            <w:rStyle w:val="Hipercze"/>
          </w:rPr>
          <w:t>[10] Zasada działania kursów bukmacherskich</w:t>
        </w:r>
      </w:ins>
      <w:ins w:id="3469" w:author="Kuba Fa" w:date="2023-03-10T19:46:00Z">
        <w:r w:rsidR="001424EA">
          <w:rPr>
            <w:rStyle w:val="Hipercze"/>
          </w:rPr>
          <w:t>,</w:t>
        </w:r>
      </w:ins>
      <w:ins w:id="3470" w:author="Kuba Fa" w:date="2023-03-10T18:57:00Z">
        <w:r>
          <w:rPr>
            <w:rStyle w:val="Hipercze"/>
          </w:rPr>
          <w:t xml:space="preserve"> </w:t>
        </w:r>
      </w:ins>
      <w:ins w:id="3471" w:author="Kuba Fa" w:date="2023-03-10T19:20:00Z">
        <w:r w:rsidR="00CC7F51">
          <w:rPr>
            <w:rStyle w:val="Hipercze"/>
          </w:rPr>
          <w:fldChar w:fldCharType="begin"/>
        </w:r>
        <w:r w:rsidR="00CC7F51">
          <w:rPr>
            <w:rStyle w:val="Hipercze"/>
          </w:rPr>
          <w:instrText xml:space="preserve"> HYPERLINK "</w:instrText>
        </w:r>
      </w:ins>
      <w:ins w:id="3472" w:author="Kuba Fa" w:date="2023-03-10T18:55:00Z">
        <w:r w:rsidR="00CC7F51" w:rsidRPr="002C64BC">
          <w:rPr>
            <w:rStyle w:val="Hipercze"/>
          </w:rPr>
          <w:instrText>https://legalbuk.pl/jak-dzialaja-kursy-bukmacherskie/</w:instrText>
        </w:r>
      </w:ins>
      <w:ins w:id="3473" w:author="Kuba Fa" w:date="2023-03-10T19:20:00Z">
        <w:r w:rsidR="00CC7F51">
          <w:rPr>
            <w:rStyle w:val="Hipercze"/>
          </w:rPr>
          <w:instrText xml:space="preserve">" </w:instrText>
        </w:r>
        <w:r w:rsidR="00CC7F51">
          <w:rPr>
            <w:rStyle w:val="Hipercze"/>
          </w:rPr>
        </w:r>
        <w:r w:rsidR="00CC7F51">
          <w:rPr>
            <w:rStyle w:val="Hipercze"/>
          </w:rPr>
          <w:fldChar w:fldCharType="separate"/>
        </w:r>
      </w:ins>
      <w:ins w:id="3474" w:author="Kuba Fa" w:date="2023-03-10T18:55:00Z">
        <w:r w:rsidR="00CC7F51" w:rsidRPr="002967A4">
          <w:rPr>
            <w:rStyle w:val="Hipercze"/>
          </w:rPr>
          <w:t>https://legalbuk.pl/jak-dzialaja-kursy-bukmacherskie/</w:t>
        </w:r>
      </w:ins>
      <w:ins w:id="3475" w:author="Kuba Fa" w:date="2023-03-10T19:20:00Z">
        <w:r w:rsidR="00CC7F51">
          <w:rPr>
            <w:rStyle w:val="Hipercze"/>
          </w:rPr>
          <w:fldChar w:fldCharType="end"/>
        </w:r>
      </w:ins>
    </w:p>
    <w:p w14:paraId="0FE35500" w14:textId="19AF4644" w:rsidR="00CC7F51" w:rsidRDefault="00CC7F51" w:rsidP="00CC7F51">
      <w:pPr>
        <w:pStyle w:val="MojNormalny2"/>
        <w:ind w:firstLine="0"/>
        <w:jc w:val="left"/>
        <w:rPr>
          <w:ins w:id="3476" w:author="Kuba Fa" w:date="2023-03-10T20:04:00Z"/>
          <w:rStyle w:val="czeinternetowe"/>
        </w:rPr>
      </w:pPr>
      <w:ins w:id="3477" w:author="Kuba Fa" w:date="2023-03-10T19:20:00Z">
        <w:r>
          <w:rPr>
            <w:rStyle w:val="Hipercze"/>
          </w:rPr>
          <w:t xml:space="preserve">[11] Współczynnik remisów w zależności od ligi, </w:t>
        </w:r>
        <w:r>
          <w:fldChar w:fldCharType="begin"/>
        </w:r>
        <w:r>
          <w:instrText>HYPERLINK "https://www.eprogresja.pl/statystyki/pilkarskie/remisy_w_ligach/" \h</w:instrText>
        </w:r>
        <w:r>
          <w:fldChar w:fldCharType="separate"/>
        </w:r>
        <w:r>
          <w:rPr>
            <w:rStyle w:val="czeinternetowe"/>
          </w:rPr>
          <w:t>https://www.eprogresja.pl/statystyki/pilkarskie/remisy_w_ligach/</w:t>
        </w:r>
        <w:r>
          <w:rPr>
            <w:rStyle w:val="czeinternetowe"/>
          </w:rPr>
          <w:fldChar w:fldCharType="end"/>
        </w:r>
      </w:ins>
    </w:p>
    <w:p w14:paraId="66F0BCFF" w14:textId="3D134409" w:rsidR="009F3513" w:rsidRDefault="009F3513" w:rsidP="009F3513">
      <w:pPr>
        <w:pStyle w:val="MojNormalny2"/>
        <w:ind w:firstLine="0"/>
        <w:jc w:val="left"/>
        <w:rPr>
          <w:ins w:id="3478" w:author="Kuba Fa" w:date="2023-03-10T20:32:00Z"/>
          <w:rStyle w:val="Hipercze"/>
        </w:rPr>
      </w:pPr>
      <w:ins w:id="3479" w:author="Kuba Fa" w:date="2023-03-10T20:04:00Z">
        <w:r>
          <w:rPr>
            <w:rStyle w:val="czeinternetowe"/>
          </w:rPr>
          <w:t xml:space="preserve">[12] Klasyfikacja narodowości według rankingu ELO, </w:t>
        </w:r>
        <w:r>
          <w:fldChar w:fldCharType="begin"/>
        </w:r>
        <w:r>
          <w:instrText>HYPERLINK "https://eloratings.net/"</w:instrText>
        </w:r>
        <w:r>
          <w:fldChar w:fldCharType="separate"/>
        </w:r>
        <w:r w:rsidRPr="002D058B">
          <w:rPr>
            <w:rStyle w:val="Hipercze"/>
          </w:rPr>
          <w:t>https://eloratings.net/</w:t>
        </w:r>
        <w:r>
          <w:rPr>
            <w:rStyle w:val="Hipercze"/>
          </w:rPr>
          <w:fldChar w:fldCharType="end"/>
        </w:r>
      </w:ins>
    </w:p>
    <w:p w14:paraId="2725D26E" w14:textId="02BC3F4A" w:rsidR="002420F2" w:rsidRDefault="002420F2" w:rsidP="009F3513">
      <w:pPr>
        <w:pStyle w:val="MojNormalny2"/>
        <w:ind w:firstLine="0"/>
        <w:jc w:val="left"/>
        <w:rPr>
          <w:ins w:id="3480" w:author="Kuba Fa" w:date="2023-03-10T22:02:00Z"/>
          <w:rStyle w:val="Hipercze"/>
        </w:rPr>
      </w:pPr>
      <w:ins w:id="3481" w:author="Kuba Fa" w:date="2023-03-10T20:32:00Z">
        <w:r>
          <w:rPr>
            <w:rStyle w:val="Hipercze"/>
          </w:rPr>
          <w:t xml:space="preserve">[13] Tabela Ekstraklasy według dat, </w:t>
        </w:r>
      </w:ins>
      <w:ins w:id="3482" w:author="Kuba Fa" w:date="2023-03-10T22:02:00Z">
        <w:r w:rsidR="00813B29">
          <w:rPr>
            <w:rStyle w:val="Hipercze"/>
          </w:rPr>
          <w:fldChar w:fldCharType="begin"/>
        </w:r>
        <w:r w:rsidR="00813B29">
          <w:rPr>
            <w:rStyle w:val="Hipercze"/>
          </w:rPr>
          <w:instrText xml:space="preserve"> HYPERLINK "</w:instrText>
        </w:r>
      </w:ins>
      <w:ins w:id="3483" w:author="Kuba Fa" w:date="2023-03-10T20:32:00Z">
        <w:r w:rsidR="00813B29" w:rsidRPr="002420F2">
          <w:rPr>
            <w:rStyle w:val="Hipercze"/>
          </w:rPr>
          <w:instrText>http://www.90minut.pl/stats.php?id=12330</w:instrText>
        </w:r>
      </w:ins>
      <w:ins w:id="3484" w:author="Kuba Fa" w:date="2023-03-10T22:02:00Z">
        <w:r w:rsidR="00813B29">
          <w:rPr>
            <w:rStyle w:val="Hipercze"/>
          </w:rPr>
          <w:instrText xml:space="preserve">" </w:instrText>
        </w:r>
        <w:r w:rsidR="00813B29">
          <w:rPr>
            <w:rStyle w:val="Hipercze"/>
          </w:rPr>
        </w:r>
        <w:r w:rsidR="00813B29">
          <w:rPr>
            <w:rStyle w:val="Hipercze"/>
          </w:rPr>
          <w:fldChar w:fldCharType="separate"/>
        </w:r>
      </w:ins>
      <w:ins w:id="3485" w:author="Kuba Fa" w:date="2023-03-10T20:32:00Z">
        <w:r w:rsidR="00813B29" w:rsidRPr="00BF5B5E">
          <w:rPr>
            <w:rStyle w:val="Hipercze"/>
          </w:rPr>
          <w:t>http://www.90minut.pl/stats.php?id=12330</w:t>
        </w:r>
      </w:ins>
      <w:ins w:id="3486" w:author="Kuba Fa" w:date="2023-03-10T22:02:00Z">
        <w:r w:rsidR="00813B29">
          <w:rPr>
            <w:rStyle w:val="Hipercze"/>
          </w:rPr>
          <w:fldChar w:fldCharType="end"/>
        </w:r>
      </w:ins>
    </w:p>
    <w:p w14:paraId="0FB71D75" w14:textId="16A076B9" w:rsidR="00813B29" w:rsidRDefault="00813B29" w:rsidP="00813B29">
      <w:pPr>
        <w:pStyle w:val="MojNormalny2"/>
        <w:ind w:firstLine="0"/>
        <w:jc w:val="left"/>
        <w:rPr>
          <w:ins w:id="3487" w:author="Kuba Fa" w:date="2023-03-10T22:29:00Z"/>
          <w:rStyle w:val="Hipercze"/>
        </w:rPr>
      </w:pPr>
      <w:ins w:id="3488" w:author="Kuba Fa" w:date="2023-03-10T22:02:00Z">
        <w:r>
          <w:rPr>
            <w:rStyle w:val="Hipercze"/>
          </w:rPr>
          <w:t xml:space="preserve">[14] Algorytm obliczania rankingu ELO, </w:t>
        </w:r>
        <w:r>
          <w:rPr>
            <w:rStyle w:val="Hipercze"/>
          </w:rPr>
          <w:fldChar w:fldCharType="begin"/>
        </w:r>
        <w:r>
          <w:rPr>
            <w:rStyle w:val="Hipercze"/>
          </w:rPr>
          <w:instrText xml:space="preserve"> HYPERLINK "</w:instrText>
        </w:r>
        <w:r w:rsidRPr="006A4AF4">
          <w:rPr>
            <w:rStyle w:val="Hipercze"/>
          </w:rPr>
          <w:instrText>https://pl.wikipedia.org/wiki/Ranking_Elo_(pi%C5%82ka_no%C5%BCna)</w:instrText>
        </w:r>
        <w:r>
          <w:rPr>
            <w:rStyle w:val="Hipercze"/>
          </w:rPr>
          <w:instrText xml:space="preserve">" </w:instrText>
        </w:r>
        <w:r>
          <w:rPr>
            <w:rStyle w:val="Hipercze"/>
          </w:rPr>
        </w:r>
        <w:r>
          <w:rPr>
            <w:rStyle w:val="Hipercze"/>
          </w:rPr>
          <w:fldChar w:fldCharType="separate"/>
        </w:r>
        <w:r w:rsidRPr="00797B24">
          <w:rPr>
            <w:rStyle w:val="Hipercze"/>
          </w:rPr>
          <w:t>https://pl.wikipedia.org/wiki/Ranking_Elo_(pi%C5%82ka_no%C5%BCna)</w:t>
        </w:r>
        <w:r>
          <w:rPr>
            <w:rStyle w:val="Hipercze"/>
          </w:rPr>
          <w:fldChar w:fldCharType="end"/>
        </w:r>
      </w:ins>
    </w:p>
    <w:p w14:paraId="6CB18F14" w14:textId="633C2158" w:rsidR="00B12AC4" w:rsidRDefault="00B12AC4" w:rsidP="00B12AC4">
      <w:pPr>
        <w:pStyle w:val="MojNormalny2"/>
        <w:ind w:firstLine="0"/>
        <w:jc w:val="left"/>
        <w:rPr>
          <w:ins w:id="3489" w:author="Kuba Fa" w:date="2023-03-10T22:47:00Z"/>
        </w:rPr>
      </w:pPr>
      <w:ins w:id="3490" w:author="Kuba Fa" w:date="2023-03-10T22:29:00Z">
        <w:r>
          <w:rPr>
            <w:rStyle w:val="Hipercze"/>
          </w:rPr>
          <w:t>[1</w:t>
        </w:r>
      </w:ins>
      <w:ins w:id="3491" w:author="Kuba Fa" w:date="2023-03-10T22:30:00Z">
        <w:r>
          <w:rPr>
            <w:rStyle w:val="Hipercze"/>
          </w:rPr>
          <w:t>5</w:t>
        </w:r>
      </w:ins>
      <w:ins w:id="3492" w:author="Kuba Fa" w:date="2023-03-10T22:29:00Z">
        <w:r>
          <w:rPr>
            <w:rStyle w:val="Hipercze"/>
          </w:rPr>
          <w:t xml:space="preserve">] Statystyki dotyczące wyników w Ekstraklasie w rundzie wiosennej sezonu 2021/2022, </w:t>
        </w:r>
        <w:r>
          <w:fldChar w:fldCharType="begin"/>
        </w:r>
        <w:r>
          <w:instrText xml:space="preserve"> HYPERLINK "</w:instrText>
        </w:r>
        <w:r w:rsidRPr="008A20F3">
          <w:instrText>http://img.90minut.pl/misc/stats-ekstraklasa-2021-22-wiosna.html</w:instrText>
        </w:r>
        <w:r>
          <w:instrText xml:space="preserve">" </w:instrText>
        </w:r>
        <w:r>
          <w:fldChar w:fldCharType="separate"/>
        </w:r>
        <w:r w:rsidRPr="009678F7">
          <w:rPr>
            <w:rStyle w:val="Hipercze"/>
          </w:rPr>
          <w:t>http://img.90minut.pl/misc/stats-ekstraklasa-2021-22-wiosna.html</w:t>
        </w:r>
        <w:r>
          <w:fldChar w:fldCharType="end"/>
        </w:r>
      </w:ins>
    </w:p>
    <w:p w14:paraId="6628ADDE" w14:textId="6F112FA9" w:rsidR="003716A6" w:rsidRDefault="003716A6" w:rsidP="003716A6">
      <w:pPr>
        <w:pStyle w:val="MojNormalny2"/>
        <w:ind w:firstLine="0"/>
        <w:jc w:val="left"/>
        <w:rPr>
          <w:ins w:id="3493" w:author="Kuba Fa" w:date="2023-03-11T18:07:00Z"/>
          <w:rStyle w:val="czeinternetowe"/>
        </w:rPr>
      </w:pPr>
      <w:ins w:id="3494" w:author="Kuba Fa" w:date="2023-03-10T22:47:00Z">
        <w:r>
          <w:t>[1</w:t>
        </w:r>
      </w:ins>
      <w:ins w:id="3495" w:author="Kuba Fa" w:date="2023-03-10T22:50:00Z">
        <w:r>
          <w:t>6</w:t>
        </w:r>
      </w:ins>
      <w:ins w:id="3496" w:author="Kuba Fa" w:date="2023-03-10T22:47:00Z">
        <w:r>
          <w:t xml:space="preserve">] Prywatny kontakt ze specjalistą od matematycznych analiz piłkarskich, </w:t>
        </w:r>
        <w:r>
          <w:rPr>
            <w:rStyle w:val="czeinternetowe"/>
          </w:rPr>
          <w:fldChar w:fldCharType="begin"/>
        </w:r>
        <w:r>
          <w:rPr>
            <w:rStyle w:val="czeinternetowe"/>
          </w:rPr>
          <w:instrText xml:space="preserve"> HYPERLINK "https://twitter.com/pklimek99" </w:instrText>
        </w:r>
        <w:r>
          <w:rPr>
            <w:rStyle w:val="czeinternetowe"/>
          </w:rPr>
        </w:r>
        <w:r>
          <w:rPr>
            <w:rStyle w:val="czeinternetowe"/>
          </w:rPr>
          <w:fldChar w:fldCharType="separate"/>
        </w:r>
        <w:r w:rsidRPr="00797B24">
          <w:rPr>
            <w:rStyle w:val="Hipercze"/>
          </w:rPr>
          <w:t>https://twitter.com/pklimek99</w:t>
        </w:r>
        <w:r>
          <w:rPr>
            <w:rStyle w:val="czeinternetowe"/>
          </w:rPr>
          <w:fldChar w:fldCharType="end"/>
        </w:r>
      </w:ins>
    </w:p>
    <w:p w14:paraId="19E5D58F" w14:textId="625AA45F" w:rsidR="00445DB1" w:rsidRDefault="00445DB1" w:rsidP="00445DB1">
      <w:pPr>
        <w:pStyle w:val="MojNormalny2"/>
        <w:ind w:firstLine="0"/>
        <w:jc w:val="left"/>
        <w:rPr>
          <w:ins w:id="3497" w:author="Kuba Fa" w:date="2023-03-11T18:07:00Z"/>
          <w:rStyle w:val="Hipercze"/>
        </w:rPr>
      </w:pPr>
      <w:ins w:id="3498" w:author="Kuba Fa" w:date="2023-03-11T18:07:00Z">
        <w:r>
          <w:rPr>
            <w:rStyle w:val="Hipercze"/>
          </w:rPr>
          <w:t xml:space="preserve">[17] Serwis umożliwiający przeglądanie kursów bukmacherskich, również tych meczy, które już się odbyły, </w:t>
        </w:r>
        <w:r>
          <w:fldChar w:fldCharType="begin"/>
        </w:r>
        <w:r>
          <w:instrText>HYPERLINK "https://www.oddsportal.com/soccer/poland/ekstraklasa/results/"</w:instrText>
        </w:r>
        <w:r>
          <w:fldChar w:fldCharType="separate"/>
        </w:r>
        <w:r w:rsidRPr="002D058B">
          <w:rPr>
            <w:rStyle w:val="Hipercze"/>
          </w:rPr>
          <w:t>https://www.oddsportal.com/soccer/poland/ekstraklasa/results/</w:t>
        </w:r>
        <w:r>
          <w:rPr>
            <w:rStyle w:val="Hipercze"/>
          </w:rPr>
          <w:fldChar w:fldCharType="end"/>
        </w:r>
      </w:ins>
    </w:p>
    <w:p w14:paraId="015E4735" w14:textId="77777777" w:rsidR="00445DB1" w:rsidRPr="003C0B03" w:rsidRDefault="00445DB1" w:rsidP="003716A6">
      <w:pPr>
        <w:pStyle w:val="MojNormalny2"/>
        <w:ind w:firstLine="0"/>
        <w:jc w:val="left"/>
        <w:rPr>
          <w:ins w:id="3499" w:author="Kuba Fa" w:date="2023-03-10T22:47:00Z"/>
          <w:rStyle w:val="Hipercze"/>
          <w:color w:val="auto"/>
          <w:u w:val="none"/>
        </w:rPr>
      </w:pPr>
    </w:p>
    <w:p w14:paraId="14D825FB" w14:textId="77777777" w:rsidR="003716A6" w:rsidRDefault="003716A6" w:rsidP="00B12AC4">
      <w:pPr>
        <w:pStyle w:val="MojNormalny2"/>
        <w:ind w:firstLine="0"/>
        <w:jc w:val="left"/>
        <w:rPr>
          <w:ins w:id="3500" w:author="Kuba Fa" w:date="2023-03-10T22:29:00Z"/>
        </w:rPr>
      </w:pPr>
    </w:p>
    <w:p w14:paraId="24F74DE8" w14:textId="77777777" w:rsidR="00B12AC4" w:rsidRDefault="00B12AC4" w:rsidP="00813B29">
      <w:pPr>
        <w:pStyle w:val="MojNormalny2"/>
        <w:ind w:firstLine="0"/>
        <w:jc w:val="left"/>
        <w:rPr>
          <w:ins w:id="3501" w:author="Kuba Fa" w:date="2023-03-10T22:02:00Z"/>
          <w:rStyle w:val="Hipercze"/>
        </w:rPr>
      </w:pPr>
    </w:p>
    <w:p w14:paraId="35FE505D" w14:textId="77777777" w:rsidR="00813B29" w:rsidRDefault="00813B29" w:rsidP="009F3513">
      <w:pPr>
        <w:pStyle w:val="MojNormalny2"/>
        <w:ind w:firstLine="0"/>
        <w:jc w:val="left"/>
        <w:rPr>
          <w:ins w:id="3502" w:author="Kuba Fa" w:date="2023-03-10T20:04:00Z"/>
          <w:rStyle w:val="Hipercze"/>
        </w:rPr>
      </w:pPr>
    </w:p>
    <w:p w14:paraId="7427632F" w14:textId="77777777" w:rsidR="009F3513" w:rsidRDefault="009F3513" w:rsidP="00CC7F51">
      <w:pPr>
        <w:pStyle w:val="MojNormalny2"/>
        <w:ind w:firstLine="0"/>
        <w:jc w:val="left"/>
        <w:rPr>
          <w:ins w:id="3503" w:author="Kuba Fa" w:date="2023-03-10T19:20:00Z"/>
          <w:rStyle w:val="czeinternetowe"/>
        </w:rPr>
      </w:pPr>
    </w:p>
    <w:p w14:paraId="7DE27E0E" w14:textId="77777777" w:rsidR="00CC7F51" w:rsidRDefault="00CC7F51" w:rsidP="00BD060F">
      <w:pPr>
        <w:pStyle w:val="MojNormalny2"/>
        <w:ind w:firstLine="0"/>
        <w:jc w:val="left"/>
        <w:rPr>
          <w:ins w:id="3504" w:author="Kuba Fa" w:date="2023-03-09T14:31:00Z"/>
          <w:rStyle w:val="Hipercze"/>
        </w:rPr>
      </w:pPr>
    </w:p>
    <w:p w14:paraId="6288212C" w14:textId="77777777" w:rsidR="00B23C56" w:rsidRDefault="00B23C56">
      <w:pPr>
        <w:pStyle w:val="MojNormalny2"/>
        <w:tabs>
          <w:tab w:val="left" w:pos="1470"/>
        </w:tabs>
        <w:ind w:firstLine="0"/>
        <w:jc w:val="left"/>
        <w:rPr>
          <w:ins w:id="3505" w:author="Kuba Fa" w:date="2023-02-02T14:55:00Z"/>
        </w:rPr>
        <w:pPrChange w:id="3506" w:author="Kuba Fa" w:date="2023-02-02T18:22:00Z">
          <w:pPr>
            <w:pStyle w:val="MojNormalny2"/>
            <w:tabs>
              <w:tab w:val="left" w:pos="1470"/>
            </w:tabs>
            <w:ind w:firstLine="0"/>
          </w:pPr>
        </w:pPrChange>
      </w:pPr>
    </w:p>
    <w:p w14:paraId="1F2EF338" w14:textId="27832F60" w:rsidR="000017CB" w:rsidRDefault="000017CB">
      <w:pPr>
        <w:pStyle w:val="MojNormalny2"/>
        <w:tabs>
          <w:tab w:val="left" w:pos="3150"/>
        </w:tabs>
        <w:ind w:firstLine="0"/>
        <w:jc w:val="left"/>
        <w:rPr>
          <w:ins w:id="3507" w:author="Kuba Fa" w:date="2023-02-02T17:55:00Z"/>
        </w:rPr>
        <w:pPrChange w:id="3508" w:author="Kuba Fa" w:date="2023-02-02T18:22:00Z">
          <w:pPr>
            <w:pStyle w:val="MojNormalny2"/>
            <w:tabs>
              <w:tab w:val="left" w:pos="3150"/>
            </w:tabs>
            <w:ind w:firstLine="0"/>
          </w:pPr>
        </w:pPrChange>
      </w:pPr>
      <w:ins w:id="3509" w:author="Kuba Fa" w:date="2023-02-02T14:55:00Z">
        <w:r>
          <w:t>[</w:t>
        </w:r>
      </w:ins>
      <w:ins w:id="3510" w:author="Kuba Fa" w:date="2023-03-11T19:41:00Z">
        <w:r w:rsidR="00FD366F">
          <w:t>18</w:t>
        </w:r>
      </w:ins>
      <w:ins w:id="3511" w:author="Kuba Fa" w:date="2023-02-02T14:56:00Z">
        <w:r>
          <w:t>] Adam Roman, Karolina Zmitrowicz</w:t>
        </w:r>
      </w:ins>
      <w:ins w:id="3512" w:author="Kuba Fa" w:date="2023-02-02T14:57:00Z">
        <w:r>
          <w:t xml:space="preserve"> „Testowanie oprogramowania w praktyce: studium przypadków”, 2017</w:t>
        </w:r>
      </w:ins>
    </w:p>
    <w:p w14:paraId="6BCE0348" w14:textId="71697C1F" w:rsidR="00C327FF" w:rsidRPr="00C327FF" w:rsidDel="00A128AF" w:rsidRDefault="00A128AF">
      <w:pPr>
        <w:pStyle w:val="MojNormalny2"/>
        <w:tabs>
          <w:tab w:val="left" w:pos="3150"/>
        </w:tabs>
        <w:ind w:firstLine="0"/>
        <w:jc w:val="left"/>
        <w:rPr>
          <w:del w:id="3513" w:author="Kuba Fa" w:date="2023-02-02T17:58:00Z"/>
          <w:moveTo w:id="3514" w:author="Kuba Fa" w:date="2023-02-02T15:08:00Z"/>
          <w:rStyle w:val="Hipercze"/>
          <w:color w:val="auto"/>
          <w:u w:val="none"/>
          <w:rPrChange w:id="3515" w:author="Kuba Fa" w:date="2023-02-02T15:08:00Z">
            <w:rPr>
              <w:del w:id="3516" w:author="Kuba Fa" w:date="2023-02-02T17:58:00Z"/>
              <w:moveTo w:id="3517" w:author="Kuba Fa" w:date="2023-02-02T15:08:00Z"/>
              <w:rStyle w:val="Hipercze"/>
            </w:rPr>
          </w:rPrChange>
        </w:rPr>
        <w:pPrChange w:id="3518" w:author="Kuba Fa" w:date="2023-02-02T18:22:00Z">
          <w:pPr>
            <w:pStyle w:val="MojNormalny2"/>
            <w:ind w:firstLine="0"/>
          </w:pPr>
        </w:pPrChange>
      </w:pPr>
      <w:ins w:id="3519" w:author="Kuba Fa" w:date="2023-02-02T17:56:00Z">
        <w:r>
          <w:t>[</w:t>
        </w:r>
      </w:ins>
      <w:ins w:id="3520" w:author="Kuba Fa" w:date="2023-03-11T19:41:00Z">
        <w:r w:rsidR="00FD366F">
          <w:t>19</w:t>
        </w:r>
      </w:ins>
      <w:ins w:id="3521" w:author="Kuba Fa" w:date="2023-02-02T17:56:00Z">
        <w:r>
          <w:t>] Alex MacCaw</w:t>
        </w:r>
      </w:ins>
      <w:ins w:id="3522" w:author="Kuba Fa" w:date="2023-02-02T17:57:00Z">
        <w:r>
          <w:t xml:space="preserve"> „Javascript</w:t>
        </w:r>
      </w:ins>
      <w:ins w:id="3523" w:author="Kuba Fa" w:date="2023-02-02T17:58:00Z">
        <w:r>
          <w:t>.</w:t>
        </w:r>
      </w:ins>
      <w:ins w:id="3524" w:author="Kuba Fa" w:date="2023-02-02T17:57:00Z">
        <w:r>
          <w:t xml:space="preserve"> </w:t>
        </w:r>
      </w:ins>
      <w:ins w:id="3525" w:author="Kuba Fa" w:date="2023-02-02T17:58:00Z">
        <w:r>
          <w:t>A</w:t>
        </w:r>
      </w:ins>
      <w:ins w:id="3526" w:author="Kuba Fa" w:date="2023-02-02T17:57:00Z">
        <w:r>
          <w:t>plikacje WWW</w:t>
        </w:r>
      </w:ins>
      <w:ins w:id="3527" w:author="Kuba Fa" w:date="2023-02-02T17:58:00Z">
        <w:r>
          <w:t>” Helion, 2021</w:t>
        </w:r>
      </w:ins>
      <w:moveToRangeStart w:id="3528" w:author="Kuba Fa" w:date="2023-02-02T15:08:00Z" w:name="move126242917"/>
    </w:p>
    <w:moveToRangeStart w:id="3529" w:author="Kuba Fa" w:date="2023-02-02T15:14:00Z" w:name="move126243291"/>
    <w:moveToRangeEnd w:id="3528"/>
    <w:p w14:paraId="3E5FA6F3" w14:textId="4A8F5876" w:rsidR="00C327FF" w:rsidDel="00BD060F" w:rsidRDefault="00C327FF">
      <w:pPr>
        <w:pStyle w:val="MojNormalny2"/>
        <w:ind w:firstLine="0"/>
        <w:jc w:val="left"/>
        <w:rPr>
          <w:del w:id="3530" w:author="Kuba Fa" w:date="2023-03-09T14:31:00Z"/>
          <w:moveTo w:id="3531" w:author="Kuba Fa" w:date="2023-02-02T15:14:00Z"/>
          <w:rStyle w:val="Hipercze"/>
          <w:rFonts w:asciiTheme="minorHAnsi" w:hAnsiTheme="minorHAnsi" w:cstheme="minorBidi"/>
          <w:sz w:val="22"/>
          <w:szCs w:val="22"/>
        </w:rPr>
        <w:pPrChange w:id="3532" w:author="Kuba Fa" w:date="2023-02-02T18:22:00Z">
          <w:pPr>
            <w:pStyle w:val="MojNormalny2"/>
            <w:ind w:firstLine="0"/>
          </w:pPr>
        </w:pPrChange>
      </w:pPr>
      <w:moveTo w:id="3533" w:author="Kuba Fa" w:date="2023-02-02T15:14:00Z">
        <w:del w:id="3534" w:author="Kuba Fa" w:date="2023-03-09T14:31:00Z">
          <w:r w:rsidDel="00BD060F">
            <w:fldChar w:fldCharType="begin"/>
          </w:r>
          <w:r w:rsidDel="00BD060F">
            <w:delInstrText>HYPERLINK "https://fmdataba.com/21/l/2613/premier-league/best-players/"</w:delInstrText>
          </w:r>
        </w:del>
      </w:moveTo>
      <w:ins w:id="3535" w:author="Kuba Fa" w:date="2023-02-02T15:14:00Z">
        <w:del w:id="3536" w:author="Kuba Fa" w:date="2023-03-09T14:31:00Z"/>
      </w:ins>
      <w:moveTo w:id="3537" w:author="Kuba Fa" w:date="2023-02-02T15:14:00Z">
        <w:del w:id="3538" w:author="Kuba Fa" w:date="2023-03-09T14:31:00Z">
          <w:r w:rsidDel="00BD060F">
            <w:fldChar w:fldCharType="separate"/>
          </w:r>
          <w:r w:rsidRPr="002D058B" w:rsidDel="00BD060F">
            <w:rPr>
              <w:rStyle w:val="Hipercze"/>
            </w:rPr>
            <w:delText>https://fmdataba.com/21/l/2613/premier-league/best-players/</w:delText>
          </w:r>
          <w:r w:rsidDel="00BD060F">
            <w:rPr>
              <w:rStyle w:val="Hipercze"/>
            </w:rPr>
            <w:fldChar w:fldCharType="end"/>
          </w:r>
        </w:del>
      </w:moveTo>
    </w:p>
    <w:moveToRangeStart w:id="3539" w:author="Kuba Fa" w:date="2023-02-02T15:18:00Z" w:name="move126243519"/>
    <w:moveToRangeEnd w:id="3529"/>
    <w:p w14:paraId="5B63938A" w14:textId="71F6B1BB" w:rsidR="009E0A85" w:rsidRDefault="009E0A85">
      <w:pPr>
        <w:pStyle w:val="MojNormalny2"/>
        <w:ind w:firstLine="0"/>
        <w:jc w:val="left"/>
        <w:rPr>
          <w:ins w:id="3540" w:author="Kuba Fa" w:date="2023-02-02T15:20:00Z"/>
          <w:rStyle w:val="Hipercze"/>
        </w:rPr>
        <w:pPrChange w:id="3541" w:author="Kuba Fa" w:date="2023-02-02T18:22:00Z">
          <w:pPr>
            <w:pStyle w:val="MojNormalny2"/>
            <w:ind w:firstLine="0"/>
          </w:pPr>
        </w:pPrChange>
      </w:pPr>
      <w:moveTo w:id="3542" w:author="Kuba Fa" w:date="2023-02-02T15:18:00Z">
        <w:del w:id="3543" w:author="Kuba Fa" w:date="2023-03-10T19:20:00Z">
          <w:r w:rsidDel="00CC7F51">
            <w:fldChar w:fldCharType="begin"/>
          </w:r>
          <w:r w:rsidDel="00CC7F51">
            <w:delInstrText>HYPERLINK "https://www.eprogresja.pl/statystyki/pilkarskie/remisy_w_ligach/" \h</w:delInstrText>
          </w:r>
        </w:del>
      </w:moveTo>
      <w:ins w:id="3544" w:author="Kuba Fa" w:date="2023-02-02T15:18:00Z">
        <w:del w:id="3545" w:author="Kuba Fa" w:date="2023-03-10T19:20:00Z"/>
      </w:ins>
      <w:moveTo w:id="3546" w:author="Kuba Fa" w:date="2023-02-02T15:18:00Z">
        <w:del w:id="3547" w:author="Kuba Fa" w:date="2023-03-10T19:20:00Z">
          <w:r w:rsidDel="00CC7F51">
            <w:fldChar w:fldCharType="separate"/>
          </w:r>
          <w:r w:rsidDel="00CC7F51">
            <w:rPr>
              <w:rStyle w:val="czeinternetowe"/>
            </w:rPr>
            <w:delText>https://www.eprogresja.pl/statystyki/pilkarskie/remisy_w_ligach/</w:delText>
          </w:r>
          <w:r w:rsidDel="00CC7F51">
            <w:rPr>
              <w:rStyle w:val="czeinternetowe"/>
            </w:rPr>
            <w:fldChar w:fldCharType="end"/>
          </w:r>
        </w:del>
      </w:moveTo>
    </w:p>
    <w:p w14:paraId="608ACE53" w14:textId="77777777" w:rsidR="00A128AF" w:rsidRDefault="00A128AF" w:rsidP="00E91482">
      <w:pPr>
        <w:pStyle w:val="MojNormalny2"/>
        <w:ind w:firstLine="0"/>
        <w:rPr>
          <w:ins w:id="3548" w:author="Kuba Fa" w:date="2023-02-02T15:27:00Z"/>
          <w:rStyle w:val="Hipercze"/>
        </w:rPr>
      </w:pPr>
    </w:p>
    <w:p w14:paraId="44DA548E" w14:textId="39E17DB1" w:rsidR="009E0A85" w:rsidRDefault="009E0A85" w:rsidP="009E0A85">
      <w:pPr>
        <w:pStyle w:val="MojNormalny2"/>
        <w:ind w:firstLine="0"/>
        <w:rPr>
          <w:ins w:id="3549" w:author="Kuba Fa" w:date="2023-02-02T15:25:00Z"/>
          <w:rStyle w:val="Hipercze"/>
        </w:rPr>
      </w:pPr>
    </w:p>
    <w:p w14:paraId="2C69F352" w14:textId="66D7273B" w:rsidR="009E0A85" w:rsidRDefault="009E0A85" w:rsidP="009E0A85">
      <w:pPr>
        <w:pStyle w:val="MojNormalny2"/>
        <w:ind w:firstLine="0"/>
        <w:rPr>
          <w:ins w:id="3550" w:author="Kuba Fa" w:date="2023-02-02T15:21:00Z"/>
          <w:rStyle w:val="Hipercze"/>
        </w:rPr>
      </w:pPr>
    </w:p>
    <w:p w14:paraId="046BC6E7" w14:textId="161FEE73" w:rsidR="009E0A85" w:rsidRDefault="009E0A85" w:rsidP="009E0A85">
      <w:pPr>
        <w:pStyle w:val="MojNormalny2"/>
        <w:ind w:firstLine="0"/>
        <w:rPr>
          <w:moveTo w:id="3551" w:author="Kuba Fa" w:date="2023-02-02T15:18:00Z"/>
        </w:rPr>
      </w:pPr>
    </w:p>
    <w:moveToRangeEnd w:id="3539"/>
    <w:p w14:paraId="35A044CE" w14:textId="3936D9FF" w:rsidR="009E0A85" w:rsidRDefault="009E0A85" w:rsidP="00C327FF">
      <w:pPr>
        <w:pStyle w:val="MojNormalny2"/>
        <w:ind w:firstLine="0"/>
        <w:rPr>
          <w:ins w:id="3552" w:author="Kuba Fa" w:date="2023-02-02T15:15:00Z"/>
          <w:rStyle w:val="Hipercze"/>
        </w:rPr>
      </w:pPr>
    </w:p>
    <w:p w14:paraId="6DAE80C2" w14:textId="08118EFF" w:rsidR="00C327FF" w:rsidRDefault="00C327FF" w:rsidP="00C327FF">
      <w:pPr>
        <w:pStyle w:val="MojNormalny2"/>
        <w:ind w:firstLine="0"/>
        <w:rPr>
          <w:ins w:id="3553" w:author="Kuba Fa" w:date="2023-02-02T15:12:00Z"/>
          <w:rStyle w:val="Hipercze"/>
        </w:rPr>
      </w:pPr>
    </w:p>
    <w:p w14:paraId="1C19FA95" w14:textId="4FA301C7" w:rsidR="00C327FF" w:rsidRDefault="00C327FF" w:rsidP="00541943">
      <w:pPr>
        <w:pStyle w:val="MojNormalny2"/>
        <w:ind w:firstLine="0"/>
        <w:rPr>
          <w:ins w:id="3554" w:author="Kuba Fa" w:date="2023-02-02T15:08:00Z"/>
        </w:rPr>
      </w:pPr>
    </w:p>
    <w:p w14:paraId="739D64C8" w14:textId="77777777" w:rsidR="00C327FF" w:rsidRDefault="00C327FF" w:rsidP="00541943">
      <w:pPr>
        <w:pStyle w:val="MojNormalny2"/>
        <w:ind w:firstLine="0"/>
        <w:rPr>
          <w:ins w:id="3555" w:author="Kuba Fa" w:date="2023-02-02T15:06:00Z"/>
        </w:rPr>
      </w:pPr>
    </w:p>
    <w:p w14:paraId="73A2F067" w14:textId="05552F82" w:rsidR="00DC2777" w:rsidDel="00C327FF" w:rsidRDefault="00DC2777" w:rsidP="00541943">
      <w:pPr>
        <w:pStyle w:val="MojNormalny2"/>
        <w:ind w:firstLine="0"/>
        <w:rPr>
          <w:del w:id="3556" w:author="Kuba Fa" w:date="2023-02-02T15:12:00Z"/>
          <w:rStyle w:val="Hipercze"/>
        </w:rPr>
      </w:pPr>
    </w:p>
    <w:moveFromRangeStart w:id="3557" w:author="Kuba Fa" w:date="2023-02-02T15:14:00Z" w:name="move126243291"/>
    <w:p w14:paraId="3521E684" w14:textId="75EB9F85" w:rsidR="00C23071" w:rsidDel="00C327FF" w:rsidRDefault="00000000" w:rsidP="00541943">
      <w:pPr>
        <w:pStyle w:val="MojNormalny2"/>
        <w:ind w:firstLine="0"/>
        <w:rPr>
          <w:moveFrom w:id="3558" w:author="Kuba Fa" w:date="2023-02-02T15:14:00Z"/>
          <w:rStyle w:val="Hipercze"/>
        </w:rPr>
      </w:pPr>
      <w:moveFrom w:id="3559" w:author="Kuba Fa" w:date="2023-02-02T15:14:00Z">
        <w:r w:rsidDel="00C327FF">
          <w:fldChar w:fldCharType="begin"/>
        </w:r>
        <w:r w:rsidDel="00C327FF">
          <w:instrText>HYPERLINK "https://fmdataba.com/21/l/2613/premier-league/best-players/"</w:instrText>
        </w:r>
      </w:moveFrom>
      <w:del w:id="3560" w:author="Kuba Fa" w:date="2023-02-02T15:14:00Z"/>
      <w:moveFrom w:id="3561" w:author="Kuba Fa" w:date="2023-02-02T15:14:00Z">
        <w:r w:rsidDel="00C327FF">
          <w:fldChar w:fldCharType="separate"/>
        </w:r>
        <w:r w:rsidR="00C23071" w:rsidRPr="002D058B" w:rsidDel="00C327FF">
          <w:rPr>
            <w:rStyle w:val="Hipercze"/>
          </w:rPr>
          <w:t>https://fmdataba.com/21/l/2613/premier-league/best-players/</w:t>
        </w:r>
        <w:r w:rsidDel="00C327FF">
          <w:rPr>
            <w:rStyle w:val="Hipercze"/>
          </w:rPr>
          <w:fldChar w:fldCharType="end"/>
        </w:r>
      </w:moveFrom>
    </w:p>
    <w:moveFromRangeEnd w:id="3557"/>
    <w:p w14:paraId="51EB16A7" w14:textId="02854530" w:rsidR="00481F89" w:rsidDel="009E0A85" w:rsidRDefault="00481F89" w:rsidP="00541943">
      <w:pPr>
        <w:pStyle w:val="MojNormalny2"/>
        <w:ind w:firstLine="0"/>
        <w:rPr>
          <w:del w:id="3562" w:author="Kuba Fa" w:date="2023-02-02T15:23:00Z"/>
          <w:rStyle w:val="Hipercze"/>
        </w:rPr>
      </w:pPr>
      <w:del w:id="3563" w:author="Kuba Fa" w:date="2023-02-02T15:23:00Z">
        <w:r w:rsidRPr="00481F89" w:rsidDel="009E0A85">
          <w:rPr>
            <w:rStyle w:val="Hipercze"/>
          </w:rPr>
          <w:delText>https://www.transfermarkt.pl/statistik/5jahreswertung</w:delText>
        </w:r>
      </w:del>
    </w:p>
    <w:moveFromRangeStart w:id="3564" w:author="Kuba Fa" w:date="2023-02-02T15:18:00Z" w:name="move126243519"/>
    <w:p w14:paraId="553B0764" w14:textId="46E0635D" w:rsidR="00C23071" w:rsidDel="009E0A85" w:rsidRDefault="00000000" w:rsidP="00C23071">
      <w:pPr>
        <w:pStyle w:val="MojNormalny2"/>
        <w:ind w:firstLine="0"/>
        <w:rPr>
          <w:moveFrom w:id="3565" w:author="Kuba Fa" w:date="2023-02-02T15:18:00Z"/>
        </w:rPr>
      </w:pPr>
      <w:moveFrom w:id="3566" w:author="Kuba Fa" w:date="2023-02-02T15:18:00Z">
        <w:r w:rsidDel="009E0A85">
          <w:fldChar w:fldCharType="begin"/>
        </w:r>
        <w:r w:rsidDel="009E0A85">
          <w:instrText>HYPERLINK "https://www.eprogresja.pl/statystyki/pilkarskie/remisy_w_ligach/" \h</w:instrText>
        </w:r>
      </w:moveFrom>
      <w:del w:id="3567" w:author="Kuba Fa" w:date="2023-02-02T15:18:00Z"/>
      <w:moveFrom w:id="3568" w:author="Kuba Fa" w:date="2023-02-02T15:18:00Z">
        <w:r w:rsidDel="009E0A85">
          <w:fldChar w:fldCharType="separate"/>
        </w:r>
        <w:r w:rsidR="00C23071" w:rsidDel="009E0A85">
          <w:rPr>
            <w:rStyle w:val="czeinternetowe"/>
          </w:rPr>
          <w:t>https://www.eprogresja.pl/statystyki/pilkarskie/remisy_w_ligach/</w:t>
        </w:r>
        <w:r w:rsidDel="009E0A85">
          <w:rPr>
            <w:rStyle w:val="czeinternetowe"/>
          </w:rPr>
          <w:fldChar w:fldCharType="end"/>
        </w:r>
      </w:moveFrom>
    </w:p>
    <w:moveFromRangeStart w:id="3569" w:author="Kuba Fa" w:date="2023-02-02T15:08:00Z" w:name="move126242917"/>
    <w:moveFromRangeEnd w:id="3564"/>
    <w:p w14:paraId="58CC4E1E" w14:textId="6A155E6A" w:rsidR="00C23071" w:rsidDel="00C327FF" w:rsidRDefault="00000000" w:rsidP="00541943">
      <w:pPr>
        <w:pStyle w:val="MojNormalny2"/>
        <w:ind w:firstLine="0"/>
        <w:rPr>
          <w:moveFrom w:id="3570" w:author="Kuba Fa" w:date="2023-02-02T15:08:00Z"/>
          <w:rStyle w:val="Hipercze"/>
        </w:rPr>
      </w:pPr>
      <w:moveFrom w:id="3571" w:author="Kuba Fa" w:date="2023-02-02T15:08:00Z">
        <w:r w:rsidDel="00C327FF">
          <w:fldChar w:fldCharType="begin"/>
        </w:r>
        <w:r w:rsidDel="00C327FF">
          <w:instrText>HYPERLINK "https://twitter.com/pklimek99" \h</w:instrText>
        </w:r>
      </w:moveFrom>
      <w:del w:id="3572" w:author="Kuba Fa" w:date="2023-02-02T15:08:00Z"/>
      <w:moveFrom w:id="3573" w:author="Kuba Fa" w:date="2023-02-02T15:08:00Z">
        <w:r w:rsidDel="00C327FF">
          <w:fldChar w:fldCharType="separate"/>
        </w:r>
        <w:r w:rsidR="00C23071" w:rsidDel="00C327FF">
          <w:rPr>
            <w:rStyle w:val="czeinternetowe"/>
          </w:rPr>
          <w:t>https://twitter.com/pklimek99</w:t>
        </w:r>
        <w:r w:rsidDel="00C327FF">
          <w:rPr>
            <w:rStyle w:val="czeinternetowe"/>
          </w:rPr>
          <w:fldChar w:fldCharType="end"/>
        </w:r>
      </w:moveFrom>
    </w:p>
    <w:moveFromRangeEnd w:id="3569"/>
    <w:p w14:paraId="2288CE20" w14:textId="1DFD133A" w:rsidR="00D24BD9" w:rsidDel="009E0A85" w:rsidRDefault="00000000" w:rsidP="00541943">
      <w:pPr>
        <w:pStyle w:val="MojNormalny2"/>
        <w:ind w:firstLine="0"/>
        <w:rPr>
          <w:del w:id="3574" w:author="Kuba Fa" w:date="2023-02-02T15:20:00Z"/>
          <w:rStyle w:val="Hipercze"/>
        </w:rPr>
      </w:pPr>
      <w:del w:id="3575" w:author="Kuba Fa" w:date="2023-02-02T15:20:00Z">
        <w:r w:rsidDel="009E0A85">
          <w:lastRenderedPageBreak/>
          <w:fldChar w:fldCharType="begin"/>
        </w:r>
        <w:r w:rsidDel="009E0A85">
          <w:delInstrText>HYPERLINK "https://eloratings.net/"</w:delInstrText>
        </w:r>
        <w:r w:rsidDel="009E0A85">
          <w:fldChar w:fldCharType="separate"/>
        </w:r>
        <w:r w:rsidR="00D24BD9" w:rsidRPr="002D058B" w:rsidDel="009E0A85">
          <w:rPr>
            <w:rStyle w:val="Hipercze"/>
          </w:rPr>
          <w:delText>https://eloratings.net/</w:delText>
        </w:r>
        <w:r w:rsidDel="009E0A85">
          <w:rPr>
            <w:rStyle w:val="Hipercze"/>
          </w:rPr>
          <w:fldChar w:fldCharType="end"/>
        </w:r>
      </w:del>
    </w:p>
    <w:p w14:paraId="5A20FA45" w14:textId="46C90BA4" w:rsidR="00D24BD9" w:rsidDel="009E0A85" w:rsidRDefault="00000000" w:rsidP="00541943">
      <w:pPr>
        <w:pStyle w:val="MojNormalny2"/>
        <w:ind w:firstLine="0"/>
        <w:rPr>
          <w:del w:id="3576" w:author="Kuba Fa" w:date="2023-02-02T15:27:00Z"/>
          <w:rStyle w:val="Hipercze"/>
        </w:rPr>
      </w:pPr>
      <w:del w:id="3577" w:author="Kuba Fa" w:date="2023-02-02T15:27:00Z">
        <w:r w:rsidDel="009E0A85">
          <w:fldChar w:fldCharType="begin"/>
        </w:r>
        <w:r w:rsidDel="009E0A85">
          <w:delInstrText>HYPERLINK "http://img.90minut.pl/misc/stats-ekstraklasa-2021-22-wiosna.html"</w:delInstrText>
        </w:r>
        <w:r w:rsidDel="009E0A85">
          <w:fldChar w:fldCharType="separate"/>
        </w:r>
        <w:r w:rsidR="00D24BD9" w:rsidRPr="002D058B" w:rsidDel="009E0A85">
          <w:rPr>
            <w:rStyle w:val="Hipercze"/>
          </w:rPr>
          <w:delText>http://img.90minut.pl/misc/stats-ekstraklasa-2021-22-wiosna.html</w:delText>
        </w:r>
        <w:r w:rsidDel="009E0A85">
          <w:rPr>
            <w:rStyle w:val="Hipercze"/>
          </w:rPr>
          <w:fldChar w:fldCharType="end"/>
        </w:r>
      </w:del>
    </w:p>
    <w:p w14:paraId="1BD96EA7" w14:textId="7FC8195F" w:rsidR="00D24BD9" w:rsidDel="009E0A85" w:rsidRDefault="00000000" w:rsidP="00541943">
      <w:pPr>
        <w:pStyle w:val="MojNormalny2"/>
        <w:ind w:firstLine="0"/>
        <w:rPr>
          <w:del w:id="3578" w:author="Kuba Fa" w:date="2023-02-02T15:23:00Z"/>
          <w:rStyle w:val="Hipercze"/>
        </w:rPr>
      </w:pPr>
      <w:del w:id="3579" w:author="Kuba Fa" w:date="2023-02-02T15:23:00Z">
        <w:r w:rsidDel="009E0A85">
          <w:fldChar w:fldCharType="begin"/>
        </w:r>
        <w:r w:rsidDel="009E0A85">
          <w:delInstrText>HYPERLINK "https://www.oddsportal.com/soccer/poland/ekstraklasa/results/"</w:delInstrText>
        </w:r>
        <w:r w:rsidDel="009E0A85">
          <w:fldChar w:fldCharType="separate"/>
        </w:r>
        <w:r w:rsidR="00D24BD9" w:rsidRPr="002D058B" w:rsidDel="009E0A85">
          <w:rPr>
            <w:rStyle w:val="Hipercze"/>
          </w:rPr>
          <w:delText>https://www.oddsportal.com/soccer/poland/ekstraklasa/results/</w:delText>
        </w:r>
        <w:r w:rsidDel="009E0A85">
          <w:rPr>
            <w:rStyle w:val="Hipercze"/>
          </w:rPr>
          <w:fldChar w:fldCharType="end"/>
        </w:r>
      </w:del>
    </w:p>
    <w:p w14:paraId="003166EC" w14:textId="265E35F5" w:rsidR="006A4AF4" w:rsidDel="009E0A85" w:rsidRDefault="006A4AF4" w:rsidP="00541943">
      <w:pPr>
        <w:pStyle w:val="MojNormalny2"/>
        <w:ind w:firstLine="0"/>
        <w:rPr>
          <w:del w:id="3580" w:author="Kuba Fa" w:date="2023-02-02T15:21:00Z"/>
          <w:rStyle w:val="Hipercze"/>
        </w:rPr>
      </w:pPr>
      <w:del w:id="3581" w:author="Kuba Fa" w:date="2023-02-02T15:21:00Z">
        <w:r w:rsidRPr="006A4AF4" w:rsidDel="009E0A85">
          <w:rPr>
            <w:rStyle w:val="Hipercze"/>
          </w:rPr>
          <w:delText>https://pl.wikipedia.org/wiki/Ranking_Elo_(pi%C5%82ka_no%C5%BCna)</w:delText>
        </w:r>
      </w:del>
    </w:p>
    <w:p w14:paraId="58C3CFBB" w14:textId="2943A41B" w:rsidR="006A6168" w:rsidRPr="00435688" w:rsidRDefault="006A6168" w:rsidP="00541943">
      <w:pPr>
        <w:pStyle w:val="MojNormalny2"/>
        <w:ind w:firstLine="0"/>
        <w:rPr>
          <w:b/>
          <w:bCs/>
          <w:color w:val="000000" w:themeColor="text1"/>
          <w:sz w:val="36"/>
          <w:szCs w:val="36"/>
        </w:rPr>
      </w:pPr>
    </w:p>
    <w:sectPr w:rsidR="006A6168" w:rsidRPr="00435688" w:rsidSect="0085336F">
      <w:pgSz w:w="11906" w:h="16838" w:code="9"/>
      <w:pgMar w:top="1417" w:right="1417" w:bottom="1417" w:left="1417" w:header="0" w:footer="0" w:gutter="0"/>
      <w:cols w:space="708"/>
      <w:formProt w:val="0"/>
      <w:titlePg/>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56" w:author="Marcin Ochab" w:date="2023-02-01T14:18:00Z" w:initials="MO">
    <w:p w14:paraId="12F925B6" w14:textId="18658372" w:rsidR="00501865" w:rsidRDefault="00501865">
      <w:pPr>
        <w:pStyle w:val="Tekstkomentarza"/>
      </w:pPr>
      <w:r>
        <w:rPr>
          <w:rStyle w:val="Odwoaniedokomentarza"/>
        </w:rPr>
        <w:annotationRef/>
      </w:r>
      <w:r>
        <w:t>Proszę używać punktowania worda z wcięciem jak wyżej – jest to czytelniejsze (może być „-„ jeżeli Pan tak woli, dałem kropki bo tak było szybciej)</w:t>
      </w:r>
    </w:p>
  </w:comment>
  <w:comment w:id="853" w:author="Marcin Ochab" w:date="2023-02-01T14:20:00Z" w:initials="MO">
    <w:p w14:paraId="4A7FD2A3" w14:textId="77777777" w:rsidR="00501865" w:rsidRDefault="00501865">
      <w:pPr>
        <w:pStyle w:val="Tekstkomentarza"/>
      </w:pPr>
      <w:r>
        <w:rPr>
          <w:rStyle w:val="Odwoaniedokomentarza"/>
        </w:rPr>
        <w:annotationRef/>
      </w:r>
      <w:r>
        <w:t>Proszę wszędzie wyjustować tekst</w:t>
      </w:r>
    </w:p>
    <w:p w14:paraId="47A12522" w14:textId="1EE15F5D" w:rsidR="00501865" w:rsidRDefault="00501865">
      <w:pPr>
        <w:pStyle w:val="Tekstkomentarza"/>
      </w:pPr>
      <w:r>
        <w:t>- tu jest to szczególnie widoczne i nieładnie wygląda</w:t>
      </w:r>
    </w:p>
  </w:comment>
  <w:comment w:id="900" w:author="Marcin Ochab" w:date="2023-02-01T14:21:00Z" w:initials="MO">
    <w:p w14:paraId="2C71851A" w14:textId="21E11EDA" w:rsidR="00501865" w:rsidRDefault="00501865">
      <w:pPr>
        <w:pStyle w:val="Tekstkomentarza"/>
      </w:pPr>
      <w:r>
        <w:rPr>
          <w:rStyle w:val="Odwoaniedokomentarza"/>
        </w:rPr>
        <w:annotationRef/>
      </w:r>
      <w:r>
        <w:t>Proszę włączyć poprawianie pisowni – wiele sugestii słownika jest prawidłowych jak tu</w:t>
      </w:r>
    </w:p>
  </w:comment>
  <w:comment w:id="1078" w:author="Marcin Ochab" w:date="2023-02-01T14:24:00Z" w:initials="MO">
    <w:p w14:paraId="14035D93" w14:textId="5C541421" w:rsidR="003A3545" w:rsidRDefault="003A3545">
      <w:pPr>
        <w:pStyle w:val="Tekstkomentarza"/>
      </w:pPr>
      <w:r>
        <w:rPr>
          <w:rStyle w:val="Odwoaniedokomentarza"/>
        </w:rPr>
        <w:annotationRef/>
      </w:r>
      <w:r>
        <w:t>Wzory proponuję poprzesuwać na środek dla czytelności jak tu</w:t>
      </w:r>
    </w:p>
  </w:comment>
  <w:comment w:id="1178" w:author="Marcin Ochab" w:date="2023-02-01T14:28:00Z" w:initials="MO">
    <w:p w14:paraId="6A325C1F" w14:textId="602CFE76" w:rsidR="003A3545" w:rsidRDefault="003A3545">
      <w:pPr>
        <w:pStyle w:val="Tekstkomentarza"/>
      </w:pPr>
      <w:r>
        <w:rPr>
          <w:rStyle w:val="Odwoaniedokomentarza"/>
        </w:rPr>
        <w:annotationRef/>
      </w:r>
      <w:r>
        <w:t>Może dałoby się tu dobrać lepsze słowa</w:t>
      </w:r>
    </w:p>
  </w:comment>
  <w:comment w:id="1179" w:author="Marcin Ochab" w:date="2023-02-01T14:29:00Z" w:initials="MO">
    <w:p w14:paraId="2F8EBBBC" w14:textId="2692187E" w:rsidR="003A3545" w:rsidRDefault="003A3545">
      <w:pPr>
        <w:pStyle w:val="Tekstkomentarza"/>
      </w:pPr>
      <w:r>
        <w:rPr>
          <w:rStyle w:val="Odwoaniedokomentarza"/>
        </w:rPr>
        <w:annotationRef/>
      </w:r>
      <w:r>
        <w:t>To chyba wymaga wyjaśnienia</w:t>
      </w:r>
    </w:p>
  </w:comment>
  <w:comment w:id="1428" w:author="Marcin Ochab" w:date="2023-02-01T14:32:00Z" w:initials="MO">
    <w:p w14:paraId="32C33E1E" w14:textId="388D0884" w:rsidR="003A3545" w:rsidRDefault="003A3545">
      <w:pPr>
        <w:pStyle w:val="Tekstkomentarza"/>
      </w:pPr>
      <w:r>
        <w:rPr>
          <w:rStyle w:val="Odwoaniedokomentarza"/>
        </w:rPr>
        <w:annotationRef/>
      </w:r>
      <w:r>
        <w:t>Bardziej na środek (raczej tab nic centrowanie bo się rozjedzie)</w:t>
      </w:r>
    </w:p>
  </w:comment>
  <w:comment w:id="2059" w:author="Marcin Ochab" w:date="2023-02-01T14:34:00Z" w:initials="MO">
    <w:p w14:paraId="107C6AA4" w14:textId="2E986B2F" w:rsidR="003B6D6F" w:rsidRDefault="003B6D6F">
      <w:pPr>
        <w:pStyle w:val="Tekstkomentarza"/>
      </w:pPr>
      <w:r>
        <w:rPr>
          <w:rStyle w:val="Odwoaniedokomentarza"/>
        </w:rPr>
        <w:annotationRef/>
      </w:r>
      <w:r>
        <w:t>Też do środka</w:t>
      </w:r>
    </w:p>
  </w:comment>
  <w:comment w:id="3003" w:author="Marcin Ochab" w:date="2023-02-01T21:55:00Z" w:initials="MO">
    <w:p w14:paraId="0511DF9D" w14:textId="0861D91F" w:rsidR="00B028BA" w:rsidRDefault="00B028BA">
      <w:pPr>
        <w:pStyle w:val="Tekstkomentarza"/>
      </w:pPr>
      <w:r>
        <w:rPr>
          <w:rStyle w:val="Odwoaniedokomentarza"/>
        </w:rPr>
        <w:annotationRef/>
      </w:r>
      <w:r>
        <w:t>Tak to nie można pisać. Jeżeli chce Pan to oceniać w kategorii predykcji to trzeba zrobić tyle eksperymentów, żeby móc oszacować prawdopodobieństwo wygranej. Jak dla mnie wniosek tu raczej byłby taki że trzeba wykonać więcej prób</w:t>
      </w:r>
    </w:p>
  </w:comment>
  <w:comment w:id="3422" w:author="Marcin Ochab" w:date="2023-02-01T22:00:00Z" w:initials="MO">
    <w:p w14:paraId="5BE8569D" w14:textId="77777777" w:rsidR="00B028BA" w:rsidRDefault="00B028BA">
      <w:pPr>
        <w:pStyle w:val="Tekstkomentarza"/>
      </w:pPr>
      <w:r>
        <w:rPr>
          <w:rStyle w:val="Odwoaniedokomentarza"/>
        </w:rPr>
        <w:annotationRef/>
      </w:r>
      <w:r>
        <w:t>Brak odnośników w tekście typu [1]</w:t>
      </w:r>
    </w:p>
    <w:p w14:paraId="15A37E4E" w14:textId="790A30F8" w:rsidR="00B028BA" w:rsidRDefault="00B028BA">
      <w:pPr>
        <w:pStyle w:val="Tekstkomentarza"/>
      </w:pPr>
      <w:r>
        <w:t>Nie mogą być same źródła z internetu, musza by ćjakieś książki lub artykuły, z tego co pamiętam miał Pan tez jakąs komunikację prywatną z autorem – tutaj tez trzeba to wpisac i podlinkować.</w:t>
      </w:r>
    </w:p>
    <w:p w14:paraId="2F25074D" w14:textId="04719D12" w:rsidR="00B028BA" w:rsidRDefault="00B028BA">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F925B6" w15:done="0"/>
  <w15:commentEx w15:paraId="47A12522" w15:done="0"/>
  <w15:commentEx w15:paraId="2C71851A" w15:done="0"/>
  <w15:commentEx w15:paraId="14035D93" w15:done="0"/>
  <w15:commentEx w15:paraId="6A325C1F" w15:done="0"/>
  <w15:commentEx w15:paraId="2F8EBBBC" w15:done="0"/>
  <w15:commentEx w15:paraId="32C33E1E" w15:done="0"/>
  <w15:commentEx w15:paraId="107C6AA4" w15:done="0"/>
  <w15:commentEx w15:paraId="0511DF9D" w15:done="0"/>
  <w15:commentEx w15:paraId="2F2507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4F34C" w16cex:dateUtc="2023-02-01T13:18:00Z"/>
  <w16cex:commentExtensible w16cex:durableId="2784F3C3" w16cex:dateUtc="2023-02-01T13:20:00Z"/>
  <w16cex:commentExtensible w16cex:durableId="2784F3FA" w16cex:dateUtc="2023-02-01T13:21:00Z"/>
  <w16cex:commentExtensible w16cex:durableId="2784F48A" w16cex:dateUtc="2023-02-01T13:24:00Z"/>
  <w16cex:commentExtensible w16cex:durableId="2784F593" w16cex:dateUtc="2023-02-01T13:28:00Z"/>
  <w16cex:commentExtensible w16cex:durableId="2784F5AE" w16cex:dateUtc="2023-02-01T13:29:00Z"/>
  <w16cex:commentExtensible w16cex:durableId="2784F66A" w16cex:dateUtc="2023-02-01T13:32:00Z"/>
  <w16cex:commentExtensible w16cex:durableId="2784F6ED" w16cex:dateUtc="2023-02-01T13:34:00Z"/>
  <w16cex:commentExtensible w16cex:durableId="27855E68" w16cex:dateUtc="2023-02-01T20:55:00Z"/>
  <w16cex:commentExtensible w16cex:durableId="27855F8A" w16cex:dateUtc="2023-02-01T2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F925B6" w16cid:durableId="2784F34C"/>
  <w16cid:commentId w16cid:paraId="47A12522" w16cid:durableId="2784F3C3"/>
  <w16cid:commentId w16cid:paraId="2C71851A" w16cid:durableId="2784F3FA"/>
  <w16cid:commentId w16cid:paraId="14035D93" w16cid:durableId="2784F48A"/>
  <w16cid:commentId w16cid:paraId="6A325C1F" w16cid:durableId="2784F593"/>
  <w16cid:commentId w16cid:paraId="2F8EBBBC" w16cid:durableId="2784F5AE"/>
  <w16cid:commentId w16cid:paraId="32C33E1E" w16cid:durableId="2784F66A"/>
  <w16cid:commentId w16cid:paraId="107C6AA4" w16cid:durableId="2784F6ED"/>
  <w16cid:commentId w16cid:paraId="0511DF9D" w16cid:durableId="27855E68"/>
  <w16cid:commentId w16cid:paraId="2F25074D" w16cid:durableId="27855F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62581" w14:textId="77777777" w:rsidR="00155D57" w:rsidRDefault="00155D57" w:rsidP="00D95BF0">
      <w:pPr>
        <w:spacing w:after="0" w:line="240" w:lineRule="auto"/>
      </w:pPr>
      <w:r>
        <w:separator/>
      </w:r>
    </w:p>
  </w:endnote>
  <w:endnote w:type="continuationSeparator" w:id="0">
    <w:p w14:paraId="03771B0E" w14:textId="77777777" w:rsidR="00155D57" w:rsidRDefault="00155D57"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C6B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2F53CBE" w14:textId="77777777" w:rsidR="00E947C2" w:rsidRDefault="00E947C2">
    <w:pPr>
      <w:spacing w:after="0"/>
    </w:pPr>
    <w:r>
      <w:rPr>
        <w:rFonts w:eastAsia="Calibri" w:cs="Calibri"/>
        <w:sz w:val="2"/>
      </w:rPr>
      <w:t xml:space="preserve"> </w:t>
    </w: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37214" w14:textId="77777777" w:rsidR="00155D57" w:rsidRDefault="00155D57" w:rsidP="00D95BF0">
      <w:pPr>
        <w:spacing w:after="0" w:line="240" w:lineRule="auto"/>
      </w:pPr>
      <w:r>
        <w:separator/>
      </w:r>
    </w:p>
  </w:footnote>
  <w:footnote w:type="continuationSeparator" w:id="0">
    <w:p w14:paraId="72F07193" w14:textId="77777777" w:rsidR="00155D57" w:rsidRDefault="00155D57"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26473194" id="Group 15333"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ba Fa">
    <w15:presenceInfo w15:providerId="Windows Live" w15:userId="93f611e48be3d8a3"/>
  </w15:person>
  <w15:person w15:author="Marcin Ochab">
    <w15:presenceInfo w15:providerId="AD" w15:userId="S::maochab@prac.ur.edu.pl::d8a5a9ef-b6d4-42cf-a4d0-960e78bf4d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496A"/>
    <w:rsid w:val="00005840"/>
    <w:rsid w:val="0001038A"/>
    <w:rsid w:val="00012021"/>
    <w:rsid w:val="00021851"/>
    <w:rsid w:val="00021EB0"/>
    <w:rsid w:val="000244FD"/>
    <w:rsid w:val="000269A1"/>
    <w:rsid w:val="00034D4B"/>
    <w:rsid w:val="00050E9D"/>
    <w:rsid w:val="00054A7A"/>
    <w:rsid w:val="00055FF6"/>
    <w:rsid w:val="0006555B"/>
    <w:rsid w:val="000706CD"/>
    <w:rsid w:val="00074B75"/>
    <w:rsid w:val="00076DFA"/>
    <w:rsid w:val="000910DA"/>
    <w:rsid w:val="00091EC7"/>
    <w:rsid w:val="00096C11"/>
    <w:rsid w:val="000A4EA8"/>
    <w:rsid w:val="000B0519"/>
    <w:rsid w:val="000B0D71"/>
    <w:rsid w:val="000B2191"/>
    <w:rsid w:val="000B47BA"/>
    <w:rsid w:val="000B51CD"/>
    <w:rsid w:val="000C13E8"/>
    <w:rsid w:val="000D3FB2"/>
    <w:rsid w:val="000D5A7E"/>
    <w:rsid w:val="000D6622"/>
    <w:rsid w:val="000E23BA"/>
    <w:rsid w:val="000E30FF"/>
    <w:rsid w:val="000E4162"/>
    <w:rsid w:val="000E45F6"/>
    <w:rsid w:val="000E6E42"/>
    <w:rsid w:val="000F1653"/>
    <w:rsid w:val="000F2355"/>
    <w:rsid w:val="000F2462"/>
    <w:rsid w:val="000F275B"/>
    <w:rsid w:val="000F3141"/>
    <w:rsid w:val="001017F7"/>
    <w:rsid w:val="0010792B"/>
    <w:rsid w:val="0011633E"/>
    <w:rsid w:val="00121657"/>
    <w:rsid w:val="001224AC"/>
    <w:rsid w:val="00124527"/>
    <w:rsid w:val="001336FF"/>
    <w:rsid w:val="001424EA"/>
    <w:rsid w:val="00143FCF"/>
    <w:rsid w:val="00144978"/>
    <w:rsid w:val="00145086"/>
    <w:rsid w:val="001532F2"/>
    <w:rsid w:val="00155D57"/>
    <w:rsid w:val="001569F0"/>
    <w:rsid w:val="00163782"/>
    <w:rsid w:val="00164C62"/>
    <w:rsid w:val="00165433"/>
    <w:rsid w:val="00172EAA"/>
    <w:rsid w:val="00175A14"/>
    <w:rsid w:val="00175ADF"/>
    <w:rsid w:val="00187B9A"/>
    <w:rsid w:val="0019123A"/>
    <w:rsid w:val="001917AE"/>
    <w:rsid w:val="001A208B"/>
    <w:rsid w:val="001A569E"/>
    <w:rsid w:val="001E04D6"/>
    <w:rsid w:val="001E553D"/>
    <w:rsid w:val="001E7367"/>
    <w:rsid w:val="001F0FF2"/>
    <w:rsid w:val="001F3FCF"/>
    <w:rsid w:val="00201796"/>
    <w:rsid w:val="0020420B"/>
    <w:rsid w:val="00213E34"/>
    <w:rsid w:val="00222D7F"/>
    <w:rsid w:val="00237E94"/>
    <w:rsid w:val="00240D71"/>
    <w:rsid w:val="002420F2"/>
    <w:rsid w:val="002457A2"/>
    <w:rsid w:val="00246641"/>
    <w:rsid w:val="002667D1"/>
    <w:rsid w:val="002670A5"/>
    <w:rsid w:val="00267365"/>
    <w:rsid w:val="00267892"/>
    <w:rsid w:val="0027353A"/>
    <w:rsid w:val="00273F98"/>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7BC0"/>
    <w:rsid w:val="002E247C"/>
    <w:rsid w:val="002E48F6"/>
    <w:rsid w:val="002E782A"/>
    <w:rsid w:val="0030102B"/>
    <w:rsid w:val="003136BC"/>
    <w:rsid w:val="00317FC7"/>
    <w:rsid w:val="0032245A"/>
    <w:rsid w:val="0033054C"/>
    <w:rsid w:val="0033235B"/>
    <w:rsid w:val="00335985"/>
    <w:rsid w:val="0033631B"/>
    <w:rsid w:val="00340EF4"/>
    <w:rsid w:val="0034455E"/>
    <w:rsid w:val="00352DB7"/>
    <w:rsid w:val="00364696"/>
    <w:rsid w:val="00367B71"/>
    <w:rsid w:val="00367EF4"/>
    <w:rsid w:val="003716A6"/>
    <w:rsid w:val="00373395"/>
    <w:rsid w:val="003733B3"/>
    <w:rsid w:val="00374C19"/>
    <w:rsid w:val="00376C78"/>
    <w:rsid w:val="003819A7"/>
    <w:rsid w:val="00394E74"/>
    <w:rsid w:val="003975C6"/>
    <w:rsid w:val="003A2CBC"/>
    <w:rsid w:val="003A3545"/>
    <w:rsid w:val="003A7E87"/>
    <w:rsid w:val="003B0E53"/>
    <w:rsid w:val="003B6D6F"/>
    <w:rsid w:val="003C5AB6"/>
    <w:rsid w:val="003D7764"/>
    <w:rsid w:val="003E2317"/>
    <w:rsid w:val="003E34F3"/>
    <w:rsid w:val="003F1E42"/>
    <w:rsid w:val="003F65CC"/>
    <w:rsid w:val="00401F1D"/>
    <w:rsid w:val="00411771"/>
    <w:rsid w:val="00421375"/>
    <w:rsid w:val="00432010"/>
    <w:rsid w:val="0043355F"/>
    <w:rsid w:val="00435688"/>
    <w:rsid w:val="00442F06"/>
    <w:rsid w:val="00445DB1"/>
    <w:rsid w:val="00451766"/>
    <w:rsid w:val="004537DC"/>
    <w:rsid w:val="00461124"/>
    <w:rsid w:val="00464212"/>
    <w:rsid w:val="00464C1F"/>
    <w:rsid w:val="00471DA7"/>
    <w:rsid w:val="004800F7"/>
    <w:rsid w:val="00481F89"/>
    <w:rsid w:val="004A1909"/>
    <w:rsid w:val="004A2153"/>
    <w:rsid w:val="004A2B69"/>
    <w:rsid w:val="004B2594"/>
    <w:rsid w:val="004B7270"/>
    <w:rsid w:val="004C2FE9"/>
    <w:rsid w:val="004C7101"/>
    <w:rsid w:val="004D1BF0"/>
    <w:rsid w:val="004D225F"/>
    <w:rsid w:val="004E0563"/>
    <w:rsid w:val="004E4053"/>
    <w:rsid w:val="005010B9"/>
    <w:rsid w:val="00501865"/>
    <w:rsid w:val="0050294D"/>
    <w:rsid w:val="00523DEE"/>
    <w:rsid w:val="00524BEB"/>
    <w:rsid w:val="00533A78"/>
    <w:rsid w:val="00540482"/>
    <w:rsid w:val="00541943"/>
    <w:rsid w:val="00547449"/>
    <w:rsid w:val="00553669"/>
    <w:rsid w:val="00555905"/>
    <w:rsid w:val="00562703"/>
    <w:rsid w:val="00564B96"/>
    <w:rsid w:val="005673A3"/>
    <w:rsid w:val="00570ED7"/>
    <w:rsid w:val="00586748"/>
    <w:rsid w:val="00590C0C"/>
    <w:rsid w:val="0059462E"/>
    <w:rsid w:val="005B3734"/>
    <w:rsid w:val="005B723E"/>
    <w:rsid w:val="005C4115"/>
    <w:rsid w:val="005C4F08"/>
    <w:rsid w:val="005C7CFB"/>
    <w:rsid w:val="005D1260"/>
    <w:rsid w:val="005E70B0"/>
    <w:rsid w:val="005E7BE9"/>
    <w:rsid w:val="005F18F9"/>
    <w:rsid w:val="005F27FB"/>
    <w:rsid w:val="005F46DD"/>
    <w:rsid w:val="005F4971"/>
    <w:rsid w:val="00610D86"/>
    <w:rsid w:val="00616BAE"/>
    <w:rsid w:val="00617D23"/>
    <w:rsid w:val="0062181D"/>
    <w:rsid w:val="00622535"/>
    <w:rsid w:val="00646412"/>
    <w:rsid w:val="00646F58"/>
    <w:rsid w:val="00662706"/>
    <w:rsid w:val="00662B92"/>
    <w:rsid w:val="00664A7D"/>
    <w:rsid w:val="00671DF8"/>
    <w:rsid w:val="006721D1"/>
    <w:rsid w:val="00673B8C"/>
    <w:rsid w:val="00684572"/>
    <w:rsid w:val="006913DD"/>
    <w:rsid w:val="006A4AF4"/>
    <w:rsid w:val="006A6168"/>
    <w:rsid w:val="006A651F"/>
    <w:rsid w:val="006B74F2"/>
    <w:rsid w:val="006C2CD0"/>
    <w:rsid w:val="006C63AE"/>
    <w:rsid w:val="006D6768"/>
    <w:rsid w:val="006E0874"/>
    <w:rsid w:val="006F3D53"/>
    <w:rsid w:val="00725C84"/>
    <w:rsid w:val="007312D1"/>
    <w:rsid w:val="00734070"/>
    <w:rsid w:val="00742603"/>
    <w:rsid w:val="007443E7"/>
    <w:rsid w:val="00745650"/>
    <w:rsid w:val="00747253"/>
    <w:rsid w:val="00747295"/>
    <w:rsid w:val="007472B6"/>
    <w:rsid w:val="007506FE"/>
    <w:rsid w:val="00750B7A"/>
    <w:rsid w:val="00755377"/>
    <w:rsid w:val="00763DC5"/>
    <w:rsid w:val="00764647"/>
    <w:rsid w:val="00764DB8"/>
    <w:rsid w:val="007701CE"/>
    <w:rsid w:val="007707B5"/>
    <w:rsid w:val="00770D8B"/>
    <w:rsid w:val="0077176C"/>
    <w:rsid w:val="00772BA5"/>
    <w:rsid w:val="007A30A3"/>
    <w:rsid w:val="007B0A94"/>
    <w:rsid w:val="007B1012"/>
    <w:rsid w:val="007D7ED6"/>
    <w:rsid w:val="007E57BF"/>
    <w:rsid w:val="007F34F6"/>
    <w:rsid w:val="00801614"/>
    <w:rsid w:val="008027F5"/>
    <w:rsid w:val="0080544F"/>
    <w:rsid w:val="00806158"/>
    <w:rsid w:val="00806586"/>
    <w:rsid w:val="00806CA5"/>
    <w:rsid w:val="00813B29"/>
    <w:rsid w:val="00816F70"/>
    <w:rsid w:val="008313EB"/>
    <w:rsid w:val="00832E2D"/>
    <w:rsid w:val="00844015"/>
    <w:rsid w:val="00846074"/>
    <w:rsid w:val="0085336F"/>
    <w:rsid w:val="00853E53"/>
    <w:rsid w:val="008664A7"/>
    <w:rsid w:val="0087517F"/>
    <w:rsid w:val="00877661"/>
    <w:rsid w:val="00884A2A"/>
    <w:rsid w:val="00886280"/>
    <w:rsid w:val="00886F83"/>
    <w:rsid w:val="00891F48"/>
    <w:rsid w:val="008A2CE5"/>
    <w:rsid w:val="008B0B0A"/>
    <w:rsid w:val="008B503B"/>
    <w:rsid w:val="008C024B"/>
    <w:rsid w:val="008C07DB"/>
    <w:rsid w:val="008C198E"/>
    <w:rsid w:val="008C2CBC"/>
    <w:rsid w:val="008C3110"/>
    <w:rsid w:val="008C40A8"/>
    <w:rsid w:val="008C7F2A"/>
    <w:rsid w:val="008D1D0D"/>
    <w:rsid w:val="008D3293"/>
    <w:rsid w:val="008E305A"/>
    <w:rsid w:val="008E7C27"/>
    <w:rsid w:val="008F70DB"/>
    <w:rsid w:val="00900FFE"/>
    <w:rsid w:val="009051CC"/>
    <w:rsid w:val="009110A8"/>
    <w:rsid w:val="009166A9"/>
    <w:rsid w:val="00921BD2"/>
    <w:rsid w:val="00924C9D"/>
    <w:rsid w:val="00935325"/>
    <w:rsid w:val="00936A1A"/>
    <w:rsid w:val="00937080"/>
    <w:rsid w:val="00946B94"/>
    <w:rsid w:val="0095217D"/>
    <w:rsid w:val="00953164"/>
    <w:rsid w:val="00954288"/>
    <w:rsid w:val="00956EB1"/>
    <w:rsid w:val="009571CC"/>
    <w:rsid w:val="009678F7"/>
    <w:rsid w:val="00970EB2"/>
    <w:rsid w:val="00992B9D"/>
    <w:rsid w:val="0099490A"/>
    <w:rsid w:val="009B0BE0"/>
    <w:rsid w:val="009B5DA8"/>
    <w:rsid w:val="009C053D"/>
    <w:rsid w:val="009C3957"/>
    <w:rsid w:val="009D5C65"/>
    <w:rsid w:val="009D7962"/>
    <w:rsid w:val="009E0A85"/>
    <w:rsid w:val="009E2800"/>
    <w:rsid w:val="009E3056"/>
    <w:rsid w:val="009E4D8B"/>
    <w:rsid w:val="009F016F"/>
    <w:rsid w:val="009F2F5C"/>
    <w:rsid w:val="009F3513"/>
    <w:rsid w:val="009F67B6"/>
    <w:rsid w:val="00A00656"/>
    <w:rsid w:val="00A01FF6"/>
    <w:rsid w:val="00A07D7A"/>
    <w:rsid w:val="00A128AF"/>
    <w:rsid w:val="00A16BC9"/>
    <w:rsid w:val="00A3272A"/>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E66F3"/>
    <w:rsid w:val="00AF6879"/>
    <w:rsid w:val="00B028BA"/>
    <w:rsid w:val="00B1110D"/>
    <w:rsid w:val="00B12AC4"/>
    <w:rsid w:val="00B12ECA"/>
    <w:rsid w:val="00B15AF3"/>
    <w:rsid w:val="00B23C56"/>
    <w:rsid w:val="00B27A27"/>
    <w:rsid w:val="00B3264A"/>
    <w:rsid w:val="00B52FAA"/>
    <w:rsid w:val="00B55386"/>
    <w:rsid w:val="00B71772"/>
    <w:rsid w:val="00B851E2"/>
    <w:rsid w:val="00B94741"/>
    <w:rsid w:val="00B974A2"/>
    <w:rsid w:val="00BA4016"/>
    <w:rsid w:val="00BC1154"/>
    <w:rsid w:val="00BC4FBC"/>
    <w:rsid w:val="00BC63D5"/>
    <w:rsid w:val="00BD060F"/>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4A4A"/>
    <w:rsid w:val="00CA5793"/>
    <w:rsid w:val="00CA6650"/>
    <w:rsid w:val="00CA754D"/>
    <w:rsid w:val="00CB54DA"/>
    <w:rsid w:val="00CB5D6E"/>
    <w:rsid w:val="00CB7FBF"/>
    <w:rsid w:val="00CC7F51"/>
    <w:rsid w:val="00CD188A"/>
    <w:rsid w:val="00CE76B7"/>
    <w:rsid w:val="00CF30D5"/>
    <w:rsid w:val="00CF6850"/>
    <w:rsid w:val="00CF6B0D"/>
    <w:rsid w:val="00D041DD"/>
    <w:rsid w:val="00D046B8"/>
    <w:rsid w:val="00D05000"/>
    <w:rsid w:val="00D12361"/>
    <w:rsid w:val="00D125D1"/>
    <w:rsid w:val="00D219AD"/>
    <w:rsid w:val="00D23B4F"/>
    <w:rsid w:val="00D2489B"/>
    <w:rsid w:val="00D24BD9"/>
    <w:rsid w:val="00D42200"/>
    <w:rsid w:val="00D4261D"/>
    <w:rsid w:val="00D42F1E"/>
    <w:rsid w:val="00D44264"/>
    <w:rsid w:val="00D51742"/>
    <w:rsid w:val="00D550CA"/>
    <w:rsid w:val="00D56D5E"/>
    <w:rsid w:val="00D57D26"/>
    <w:rsid w:val="00D600F0"/>
    <w:rsid w:val="00D86992"/>
    <w:rsid w:val="00D90E27"/>
    <w:rsid w:val="00D94611"/>
    <w:rsid w:val="00D9470A"/>
    <w:rsid w:val="00D95BF0"/>
    <w:rsid w:val="00DC2777"/>
    <w:rsid w:val="00DC2EC7"/>
    <w:rsid w:val="00DC5725"/>
    <w:rsid w:val="00DC640B"/>
    <w:rsid w:val="00DD0B6D"/>
    <w:rsid w:val="00DD7752"/>
    <w:rsid w:val="00E100CB"/>
    <w:rsid w:val="00E14A1F"/>
    <w:rsid w:val="00E25620"/>
    <w:rsid w:val="00E266C9"/>
    <w:rsid w:val="00E41B9B"/>
    <w:rsid w:val="00E42E68"/>
    <w:rsid w:val="00E46B6A"/>
    <w:rsid w:val="00E47A81"/>
    <w:rsid w:val="00E52A8A"/>
    <w:rsid w:val="00E573AD"/>
    <w:rsid w:val="00E60DC2"/>
    <w:rsid w:val="00E60ED3"/>
    <w:rsid w:val="00E65E28"/>
    <w:rsid w:val="00E66A51"/>
    <w:rsid w:val="00E71AAF"/>
    <w:rsid w:val="00E770B3"/>
    <w:rsid w:val="00E77321"/>
    <w:rsid w:val="00E8652B"/>
    <w:rsid w:val="00E91482"/>
    <w:rsid w:val="00E947C2"/>
    <w:rsid w:val="00EA6397"/>
    <w:rsid w:val="00EA76B6"/>
    <w:rsid w:val="00EB14F9"/>
    <w:rsid w:val="00EB3BA4"/>
    <w:rsid w:val="00EB4514"/>
    <w:rsid w:val="00EB4DBF"/>
    <w:rsid w:val="00EB6E3C"/>
    <w:rsid w:val="00EC06FA"/>
    <w:rsid w:val="00EC0F2C"/>
    <w:rsid w:val="00EC5202"/>
    <w:rsid w:val="00EC6D00"/>
    <w:rsid w:val="00ED1661"/>
    <w:rsid w:val="00EE1B08"/>
    <w:rsid w:val="00EE2427"/>
    <w:rsid w:val="00EE2599"/>
    <w:rsid w:val="00EE3996"/>
    <w:rsid w:val="00EE4B3A"/>
    <w:rsid w:val="00F10C9E"/>
    <w:rsid w:val="00F10F40"/>
    <w:rsid w:val="00F1245E"/>
    <w:rsid w:val="00F15AE5"/>
    <w:rsid w:val="00F20133"/>
    <w:rsid w:val="00F25AA5"/>
    <w:rsid w:val="00F2797C"/>
    <w:rsid w:val="00F425E5"/>
    <w:rsid w:val="00F45E46"/>
    <w:rsid w:val="00F5114F"/>
    <w:rsid w:val="00F55A3A"/>
    <w:rsid w:val="00F57322"/>
    <w:rsid w:val="00F60C78"/>
    <w:rsid w:val="00F627AD"/>
    <w:rsid w:val="00F66B35"/>
    <w:rsid w:val="00F75EE9"/>
    <w:rsid w:val="00F766CC"/>
    <w:rsid w:val="00F8792D"/>
    <w:rsid w:val="00F90749"/>
    <w:rsid w:val="00F92F41"/>
    <w:rsid w:val="00FA102F"/>
    <w:rsid w:val="00FA3851"/>
    <w:rsid w:val="00FA5875"/>
    <w:rsid w:val="00FC057C"/>
    <w:rsid w:val="00FC206A"/>
    <w:rsid w:val="00FC2C70"/>
    <w:rsid w:val="00FC38DF"/>
    <w:rsid w:val="00FD16DD"/>
    <w:rsid w:val="00FD366F"/>
    <w:rsid w:val="00FE1A87"/>
    <w:rsid w:val="00FF517B"/>
    <w:rsid w:val="00FF7A8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microsoft.com/office/2018/08/relationships/commentsExtensible" Target="commentsExtensible.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www.90minut.pl/mecz.php?id_mecz=1677667"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www.90minut.pl/mecz.php?id_mecz=1677843"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microsoft.com/office/2016/09/relationships/commentsIds" Target="commentsIds.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68</Pages>
  <Words>13789</Words>
  <Characters>82740</Characters>
  <Application>Microsoft Office Word</Application>
  <DocSecurity>0</DocSecurity>
  <Lines>689</Lines>
  <Paragraphs>192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44</cp:revision>
  <cp:lastPrinted>2023-03-08T10:53:00Z</cp:lastPrinted>
  <dcterms:created xsi:type="dcterms:W3CDTF">2023-02-01T11:02:00Z</dcterms:created>
  <dcterms:modified xsi:type="dcterms:W3CDTF">2023-03-12T08:54:00Z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